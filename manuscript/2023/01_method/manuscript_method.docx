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BB697" w14:textId="282CDBDB" w:rsidR="009875A5"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t>Estimating Child Supplemental Security Income (SSI) Participation Rate from Public Data</w:t>
      </w:r>
    </w:p>
    <w:p w14:paraId="5F4F8608" w14:textId="08D5D86C" w:rsidR="00D04409" w:rsidRPr="00CD3AC5" w:rsidRDefault="00D04409" w:rsidP="00D04409">
      <w:pPr>
        <w:spacing w:after="0"/>
        <w:rPr>
          <w:rFonts w:ascii="Times New Roman" w:hAnsi="Times New Roman" w:cs="Times New Roman"/>
          <w:sz w:val="24"/>
          <w:szCs w:val="24"/>
        </w:rPr>
      </w:pPr>
    </w:p>
    <w:p w14:paraId="0EDC4FD9" w14:textId="2E6CE906" w:rsidR="00D04409" w:rsidRPr="00CD3AC5" w:rsidRDefault="00D04409" w:rsidP="00D04409">
      <w:pPr>
        <w:spacing w:after="0"/>
        <w:rPr>
          <w:rFonts w:ascii="Times New Roman" w:hAnsi="Times New Roman" w:cs="Times New Roman"/>
          <w:sz w:val="24"/>
          <w:szCs w:val="24"/>
          <w:vertAlign w:val="superscript"/>
        </w:rPr>
      </w:pPr>
      <w:r w:rsidRPr="00CD3AC5">
        <w:rPr>
          <w:rFonts w:ascii="Times New Roman" w:hAnsi="Times New Roman" w:cs="Times New Roman"/>
          <w:sz w:val="24"/>
          <w:szCs w:val="24"/>
        </w:rPr>
        <w:t xml:space="preserve">Andrew </w:t>
      </w:r>
      <w:r w:rsidR="00F07E95" w:rsidRPr="00CD3AC5">
        <w:rPr>
          <w:rFonts w:ascii="Times New Roman" w:hAnsi="Times New Roman" w:cs="Times New Roman"/>
          <w:sz w:val="24"/>
          <w:szCs w:val="24"/>
        </w:rPr>
        <w:t xml:space="preserve">K. </w:t>
      </w:r>
      <w:r w:rsidRPr="00CD3AC5">
        <w:rPr>
          <w:rFonts w:ascii="Times New Roman" w:hAnsi="Times New Roman" w:cs="Times New Roman"/>
          <w:sz w:val="24"/>
          <w:szCs w:val="24"/>
        </w:rPr>
        <w:t xml:space="preserve">ElHabr, </w:t>
      </w:r>
      <w:ins w:id="0" w:author="Andrew Elhabr" w:date="2023-07-17T19:40:00Z">
        <w:r w:rsidR="002361DE">
          <w:rPr>
            <w:rFonts w:ascii="Times New Roman" w:hAnsi="Times New Roman" w:cs="Times New Roman"/>
            <w:sz w:val="24"/>
            <w:szCs w:val="24"/>
          </w:rPr>
          <w:t>PhD</w:t>
        </w:r>
      </w:ins>
      <w:del w:id="1" w:author="Andrew Elhabr" w:date="2023-07-17T19:40:00Z">
        <w:r w:rsidR="00381081" w:rsidRPr="00CD3AC5" w:rsidDel="002361DE">
          <w:rPr>
            <w:rFonts w:ascii="Times New Roman" w:hAnsi="Times New Roman" w:cs="Times New Roman"/>
            <w:sz w:val="24"/>
            <w:szCs w:val="24"/>
          </w:rPr>
          <w:delText>B</w:delText>
        </w:r>
        <w:r w:rsidRPr="00CD3AC5" w:rsidDel="002361DE">
          <w:rPr>
            <w:rFonts w:ascii="Times New Roman" w:hAnsi="Times New Roman" w:cs="Times New Roman"/>
            <w:sz w:val="24"/>
            <w:szCs w:val="24"/>
          </w:rPr>
          <w:delText>S</w:delText>
        </w:r>
      </w:del>
      <w:r w:rsidR="0027271F">
        <w:rPr>
          <w:rFonts w:ascii="Times New Roman" w:hAnsi="Times New Roman" w:cs="Times New Roman"/>
          <w:sz w:val="24"/>
          <w:szCs w:val="24"/>
          <w:vertAlign w:val="superscript"/>
        </w:rPr>
        <w:t>1</w:t>
      </w:r>
      <w:ins w:id="2" w:author="Andrew Elhabr" w:date="2023-07-17T19:40:00Z">
        <w:r w:rsidR="002361DE">
          <w:rPr>
            <w:rFonts w:ascii="Times New Roman" w:hAnsi="Times New Roman" w:cs="Times New Roman"/>
            <w:sz w:val="24"/>
            <w:szCs w:val="24"/>
            <w:vertAlign w:val="superscript"/>
          </w:rPr>
          <w:t>, 2</w:t>
        </w:r>
      </w:ins>
      <w:r w:rsidRPr="00CD3AC5">
        <w:rPr>
          <w:rFonts w:ascii="Times New Roman" w:hAnsi="Times New Roman" w:cs="Times New Roman"/>
          <w:sz w:val="24"/>
          <w:szCs w:val="24"/>
        </w:rPr>
        <w:t xml:space="preserve">; </w:t>
      </w:r>
      <w:ins w:id="3" w:author="Andrew Elhabr" w:date="2023-07-17T19:40:00Z">
        <w:r w:rsidR="002361DE">
          <w:rPr>
            <w:rFonts w:ascii="Times New Roman" w:hAnsi="Times New Roman" w:cs="Times New Roman"/>
            <w:sz w:val="24"/>
            <w:szCs w:val="24"/>
          </w:rPr>
          <w:t>Kai Hong, PhD</w:t>
        </w:r>
        <w:r w:rsidR="002361DE">
          <w:rPr>
            <w:rFonts w:ascii="Times New Roman" w:hAnsi="Times New Roman" w:cs="Times New Roman"/>
            <w:sz w:val="24"/>
            <w:szCs w:val="24"/>
            <w:vertAlign w:val="superscript"/>
          </w:rPr>
          <w:t>3</w:t>
        </w:r>
        <w:r w:rsidR="002361DE">
          <w:rPr>
            <w:rFonts w:ascii="Times New Roman" w:hAnsi="Times New Roman" w:cs="Times New Roman"/>
            <w:sz w:val="24"/>
            <w:szCs w:val="24"/>
          </w:rPr>
          <w:t xml:space="preserve">; </w:t>
        </w:r>
      </w:ins>
      <w:commentRangeStart w:id="4"/>
      <w:r w:rsidRPr="00CD3AC5">
        <w:rPr>
          <w:rFonts w:ascii="Times New Roman" w:hAnsi="Times New Roman" w:cs="Times New Roman"/>
          <w:sz w:val="24"/>
          <w:szCs w:val="24"/>
        </w:rPr>
        <w:t>Turgay Ayer, PhD</w:t>
      </w:r>
      <w:r w:rsidR="0027271F">
        <w:rPr>
          <w:rFonts w:ascii="Times New Roman" w:hAnsi="Times New Roman" w:cs="Times New Roman"/>
          <w:sz w:val="24"/>
          <w:szCs w:val="24"/>
          <w:vertAlign w:val="superscript"/>
        </w:rPr>
        <w:t>1</w:t>
      </w:r>
      <w:commentRangeEnd w:id="4"/>
      <w:r w:rsidR="002361DE">
        <w:rPr>
          <w:rStyle w:val="CommentReference"/>
        </w:rPr>
        <w:commentReference w:id="4"/>
      </w:r>
      <w:r w:rsidRPr="00CD3AC5">
        <w:rPr>
          <w:rFonts w:ascii="Times New Roman" w:hAnsi="Times New Roman" w:cs="Times New Roman"/>
          <w:sz w:val="24"/>
          <w:szCs w:val="24"/>
        </w:rPr>
        <w:t xml:space="preserve">; </w:t>
      </w:r>
      <w:r w:rsidR="00381081" w:rsidRPr="00CD3AC5">
        <w:rPr>
          <w:rFonts w:ascii="Times New Roman" w:hAnsi="Times New Roman" w:cs="Times New Roman"/>
          <w:sz w:val="24"/>
          <w:szCs w:val="24"/>
        </w:rPr>
        <w:t>Christian Murray, MS</w:t>
      </w:r>
      <w:ins w:id="5" w:author="Andrew Elhabr" w:date="2023-07-17T19:40:00Z">
        <w:r w:rsidR="002361DE">
          <w:rPr>
            <w:rFonts w:ascii="Times New Roman" w:hAnsi="Times New Roman" w:cs="Times New Roman"/>
            <w:sz w:val="24"/>
            <w:szCs w:val="24"/>
            <w:vertAlign w:val="superscript"/>
          </w:rPr>
          <w:t>3</w:t>
        </w:r>
      </w:ins>
      <w:del w:id="6" w:author="Andrew Elhabr" w:date="2023-07-17T19:40:00Z">
        <w:r w:rsidR="0027271F" w:rsidRPr="00CD3AC5" w:rsidDel="002361DE">
          <w:rPr>
            <w:rFonts w:ascii="Times New Roman" w:hAnsi="Times New Roman" w:cs="Times New Roman"/>
            <w:sz w:val="24"/>
            <w:szCs w:val="24"/>
            <w:vertAlign w:val="superscript"/>
          </w:rPr>
          <w:delText>2</w:delText>
        </w:r>
      </w:del>
      <w:r w:rsidR="00381081" w:rsidRPr="00CD3AC5">
        <w:rPr>
          <w:rFonts w:ascii="Times New Roman" w:hAnsi="Times New Roman" w:cs="Times New Roman"/>
          <w:sz w:val="24"/>
          <w:szCs w:val="24"/>
        </w:rPr>
        <w:t>; Aziza Arifkhanova, PhD</w:t>
      </w:r>
      <w:del w:id="7" w:author="Andrew Elhabr" w:date="2023-07-17T19:40:00Z">
        <w:r w:rsidR="0027271F" w:rsidRPr="00CD3AC5" w:rsidDel="002361DE">
          <w:rPr>
            <w:rFonts w:ascii="Times New Roman" w:hAnsi="Times New Roman" w:cs="Times New Roman"/>
            <w:sz w:val="24"/>
            <w:szCs w:val="24"/>
            <w:vertAlign w:val="superscript"/>
          </w:rPr>
          <w:delText>2</w:delText>
        </w:r>
      </w:del>
      <w:ins w:id="8" w:author="Andrew Elhabr" w:date="2023-07-17T19:40:00Z">
        <w:r w:rsidR="002361DE">
          <w:rPr>
            <w:rFonts w:ascii="Times New Roman" w:hAnsi="Times New Roman" w:cs="Times New Roman"/>
            <w:sz w:val="24"/>
            <w:szCs w:val="24"/>
            <w:vertAlign w:val="superscript"/>
          </w:rPr>
          <w:t>3</w:t>
        </w:r>
      </w:ins>
      <w:r w:rsidR="00381081" w:rsidRPr="00CD3AC5">
        <w:rPr>
          <w:rFonts w:ascii="Times New Roman" w:hAnsi="Times New Roman" w:cs="Times New Roman"/>
          <w:sz w:val="24"/>
          <w:szCs w:val="24"/>
        </w:rPr>
        <w:t xml:space="preserve">; </w:t>
      </w:r>
      <w:r w:rsidR="00381081" w:rsidRPr="00CD3AC5">
        <w:rPr>
          <w:rFonts w:ascii="Times New Roman" w:hAnsi="Times New Roman" w:cs="Times New Roman"/>
          <w:color w:val="FF0000"/>
          <w:sz w:val="24"/>
          <w:szCs w:val="24"/>
        </w:rPr>
        <w:t>(others);</w:t>
      </w:r>
      <w:r w:rsidR="00EC381E" w:rsidRPr="00CD3AC5">
        <w:rPr>
          <w:rFonts w:ascii="Times New Roman" w:hAnsi="Times New Roman" w:cs="Times New Roman"/>
          <w:color w:val="FF0000"/>
          <w:sz w:val="24"/>
          <w:szCs w:val="24"/>
        </w:rPr>
        <w:t xml:space="preserve"> </w:t>
      </w:r>
      <w:r w:rsidRPr="00CD3AC5">
        <w:rPr>
          <w:rFonts w:ascii="Times New Roman" w:hAnsi="Times New Roman" w:cs="Times New Roman"/>
          <w:sz w:val="24"/>
          <w:szCs w:val="24"/>
        </w:rPr>
        <w:t>Jennifer K</w:t>
      </w:r>
      <w:r w:rsidR="008560DB" w:rsidRPr="00CD3AC5">
        <w:rPr>
          <w:rFonts w:ascii="Times New Roman" w:hAnsi="Times New Roman" w:cs="Times New Roman"/>
          <w:sz w:val="24"/>
          <w:szCs w:val="24"/>
        </w:rPr>
        <w:t>amin</w:t>
      </w:r>
      <w:r w:rsidR="002B5C95" w:rsidRPr="00CD3AC5">
        <w:rPr>
          <w:rFonts w:ascii="Times New Roman" w:hAnsi="Times New Roman" w:cs="Times New Roman"/>
          <w:sz w:val="24"/>
          <w:szCs w:val="24"/>
        </w:rPr>
        <w:t>sk</w:t>
      </w:r>
      <w:r w:rsidR="008560DB" w:rsidRPr="00CD3AC5">
        <w:rPr>
          <w:rFonts w:ascii="Times New Roman" w:hAnsi="Times New Roman" w:cs="Times New Roman"/>
          <w:sz w:val="24"/>
          <w:szCs w:val="24"/>
        </w:rPr>
        <w:t>i, PhD</w:t>
      </w:r>
      <w:ins w:id="9" w:author="Andrew Elhabr" w:date="2023-07-17T19:40:00Z">
        <w:r w:rsidR="002361DE">
          <w:rPr>
            <w:rFonts w:ascii="Times New Roman" w:hAnsi="Times New Roman" w:cs="Times New Roman"/>
            <w:sz w:val="24"/>
            <w:szCs w:val="24"/>
            <w:vertAlign w:val="superscript"/>
          </w:rPr>
          <w:t>3</w:t>
        </w:r>
      </w:ins>
      <w:del w:id="10" w:author="Andrew Elhabr" w:date="2023-07-17T19:40:00Z">
        <w:r w:rsidR="008560DB" w:rsidRPr="00CD3AC5" w:rsidDel="002361DE">
          <w:rPr>
            <w:rFonts w:ascii="Times New Roman" w:hAnsi="Times New Roman" w:cs="Times New Roman"/>
            <w:sz w:val="24"/>
            <w:szCs w:val="24"/>
            <w:vertAlign w:val="superscript"/>
          </w:rPr>
          <w:delText>2</w:delText>
        </w:r>
      </w:del>
    </w:p>
    <w:p w14:paraId="5A0D7ECE" w14:textId="78AB78CE" w:rsidR="00D04409" w:rsidRPr="00CD3AC5" w:rsidRDefault="00D04409" w:rsidP="00D04409">
      <w:pPr>
        <w:spacing w:after="0"/>
        <w:rPr>
          <w:rFonts w:ascii="Times New Roman" w:hAnsi="Times New Roman" w:cs="Times New Roman"/>
          <w:sz w:val="24"/>
          <w:szCs w:val="24"/>
        </w:rPr>
      </w:pPr>
    </w:p>
    <w:p w14:paraId="64FE50CB" w14:textId="2802949E" w:rsidR="008560DB" w:rsidRDefault="008560DB" w:rsidP="00D04409">
      <w:pPr>
        <w:spacing w:after="0"/>
        <w:rPr>
          <w:ins w:id="11" w:author="Andrew Elhabr" w:date="2023-07-17T19:41:00Z"/>
          <w:rFonts w:ascii="Times New Roman" w:hAnsi="Times New Roman" w:cs="Times New Roman"/>
          <w:sz w:val="24"/>
          <w:szCs w:val="24"/>
        </w:rPr>
      </w:pPr>
      <w:bookmarkStart w:id="12" w:name="_Hlk104977889"/>
      <w:r w:rsidRPr="00CD3AC5">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615380" w:rsidRPr="00CD3AC5">
        <w:rPr>
          <w:rFonts w:ascii="Times New Roman" w:hAnsi="Times New Roman" w:cs="Times New Roman"/>
          <w:sz w:val="24"/>
          <w:szCs w:val="24"/>
        </w:rPr>
        <w:t xml:space="preserve">Department of Industrial and Systems Engineering, </w:t>
      </w:r>
      <w:r w:rsidRPr="00CD3AC5">
        <w:rPr>
          <w:rFonts w:ascii="Times New Roman" w:hAnsi="Times New Roman" w:cs="Times New Roman"/>
          <w:sz w:val="24"/>
          <w:szCs w:val="24"/>
        </w:rPr>
        <w:t>Georgia Institute of Technology, Atlanta, GA</w:t>
      </w:r>
    </w:p>
    <w:p w14:paraId="6567E342" w14:textId="1F179D9C" w:rsidR="002361DE" w:rsidRPr="00CD3AC5" w:rsidRDefault="002361DE" w:rsidP="00D04409">
      <w:pPr>
        <w:spacing w:after="0"/>
        <w:rPr>
          <w:rFonts w:ascii="Times New Roman" w:hAnsi="Times New Roman" w:cs="Times New Roman"/>
          <w:sz w:val="24"/>
          <w:szCs w:val="24"/>
        </w:rPr>
      </w:pPr>
      <w:ins w:id="13" w:author="Andrew Elhabr" w:date="2023-07-17T19:41:00Z">
        <w:r>
          <w:rPr>
            <w:rFonts w:ascii="Times New Roman" w:hAnsi="Times New Roman" w:cs="Times New Roman"/>
            <w:sz w:val="24"/>
            <w:szCs w:val="24"/>
            <w:vertAlign w:val="superscript"/>
          </w:rPr>
          <w:t>2</w:t>
        </w:r>
        <w:r w:rsidRPr="00CD3AC5">
          <w:rPr>
            <w:rFonts w:ascii="Times New Roman" w:hAnsi="Times New Roman" w:cs="Times New Roman"/>
            <w:sz w:val="24"/>
            <w:szCs w:val="24"/>
          </w:rPr>
          <w:t xml:space="preserve"> </w:t>
        </w:r>
        <w:r>
          <w:rPr>
            <w:rFonts w:ascii="Times New Roman" w:hAnsi="Times New Roman" w:cs="Times New Roman"/>
            <w:sz w:val="24"/>
            <w:szCs w:val="24"/>
          </w:rPr>
          <w:t>Value Analytics Labs</w:t>
        </w:r>
        <w:r w:rsidRPr="00CD3AC5">
          <w:rPr>
            <w:rFonts w:ascii="Times New Roman" w:hAnsi="Times New Roman" w:cs="Times New Roman"/>
            <w:sz w:val="24"/>
            <w:szCs w:val="24"/>
          </w:rPr>
          <w:t xml:space="preserve">, </w:t>
        </w:r>
        <w:r>
          <w:rPr>
            <w:rFonts w:ascii="Times New Roman" w:hAnsi="Times New Roman" w:cs="Times New Roman"/>
            <w:sz w:val="24"/>
            <w:szCs w:val="24"/>
          </w:rPr>
          <w:t>Boston</w:t>
        </w:r>
        <w:r w:rsidRPr="00CD3AC5">
          <w:rPr>
            <w:rFonts w:ascii="Times New Roman" w:hAnsi="Times New Roman" w:cs="Times New Roman"/>
            <w:sz w:val="24"/>
            <w:szCs w:val="24"/>
          </w:rPr>
          <w:t xml:space="preserve">, </w:t>
        </w:r>
        <w:r>
          <w:rPr>
            <w:rFonts w:ascii="Times New Roman" w:hAnsi="Times New Roman" w:cs="Times New Roman"/>
            <w:sz w:val="24"/>
            <w:szCs w:val="24"/>
          </w:rPr>
          <w:t>M</w:t>
        </w:r>
        <w:r w:rsidRPr="00CD3AC5">
          <w:rPr>
            <w:rFonts w:ascii="Times New Roman" w:hAnsi="Times New Roman" w:cs="Times New Roman"/>
            <w:sz w:val="24"/>
            <w:szCs w:val="24"/>
          </w:rPr>
          <w:t>A</w:t>
        </w:r>
      </w:ins>
    </w:p>
    <w:p w14:paraId="74101D66" w14:textId="17AB7CCB" w:rsidR="008560DB" w:rsidRPr="00CD3AC5" w:rsidRDefault="002361DE" w:rsidP="00D04409">
      <w:pPr>
        <w:spacing w:after="0"/>
        <w:rPr>
          <w:rFonts w:ascii="Times New Roman" w:hAnsi="Times New Roman" w:cs="Times New Roman"/>
          <w:sz w:val="24"/>
          <w:szCs w:val="24"/>
        </w:rPr>
      </w:pPr>
      <w:ins w:id="14" w:author="Andrew Elhabr" w:date="2023-07-17T19:41:00Z">
        <w:r>
          <w:rPr>
            <w:rFonts w:ascii="Times New Roman" w:hAnsi="Times New Roman" w:cs="Times New Roman"/>
            <w:sz w:val="24"/>
            <w:szCs w:val="24"/>
            <w:vertAlign w:val="superscript"/>
          </w:rPr>
          <w:t>3</w:t>
        </w:r>
      </w:ins>
      <w:del w:id="15" w:author="Andrew Elhabr" w:date="2023-07-17T19:41:00Z">
        <w:r w:rsidR="008560DB" w:rsidRPr="00CD3AC5" w:rsidDel="002361DE">
          <w:rPr>
            <w:rFonts w:ascii="Times New Roman" w:hAnsi="Times New Roman" w:cs="Times New Roman"/>
            <w:sz w:val="24"/>
            <w:szCs w:val="24"/>
            <w:vertAlign w:val="superscript"/>
          </w:rPr>
          <w:delText>2</w:delText>
        </w:r>
      </w:del>
      <w:r w:rsidR="008560DB" w:rsidRPr="00CD3AC5">
        <w:rPr>
          <w:rFonts w:ascii="Times New Roman" w:hAnsi="Times New Roman" w:cs="Times New Roman"/>
          <w:sz w:val="24"/>
          <w:szCs w:val="24"/>
        </w:rPr>
        <w:t xml:space="preserve"> Center</w:t>
      </w:r>
      <w:r w:rsidR="002B5C95" w:rsidRPr="00CD3AC5">
        <w:rPr>
          <w:rFonts w:ascii="Times New Roman" w:hAnsi="Times New Roman" w:cs="Times New Roman"/>
          <w:sz w:val="24"/>
          <w:szCs w:val="24"/>
        </w:rPr>
        <w:t xml:space="preserve">s for </w:t>
      </w:r>
      <w:r w:rsidR="008560DB" w:rsidRPr="00CD3AC5">
        <w:rPr>
          <w:rFonts w:ascii="Times New Roman" w:hAnsi="Times New Roman" w:cs="Times New Roman"/>
          <w:sz w:val="24"/>
          <w:szCs w:val="24"/>
        </w:rPr>
        <w:t>Disease Control</w:t>
      </w:r>
      <w:r w:rsidR="002B5C95" w:rsidRPr="00CD3AC5">
        <w:rPr>
          <w:rFonts w:ascii="Times New Roman" w:hAnsi="Times New Roman" w:cs="Times New Roman"/>
          <w:sz w:val="24"/>
          <w:szCs w:val="24"/>
        </w:rPr>
        <w:t xml:space="preserve"> and Prevention</w:t>
      </w:r>
      <w:r w:rsidR="00615380" w:rsidRPr="00CD3AC5">
        <w:rPr>
          <w:rFonts w:ascii="Times New Roman" w:hAnsi="Times New Roman" w:cs="Times New Roman"/>
          <w:sz w:val="24"/>
          <w:szCs w:val="24"/>
        </w:rPr>
        <w:t>, Atlanta, GA</w:t>
      </w:r>
    </w:p>
    <w:bookmarkEnd w:id="12"/>
    <w:p w14:paraId="3BFBCC4E" w14:textId="28EF832F" w:rsidR="008560DB" w:rsidRPr="00CD3AC5" w:rsidRDefault="008560DB" w:rsidP="00D04409">
      <w:pPr>
        <w:spacing w:after="0"/>
        <w:rPr>
          <w:rFonts w:ascii="Times New Roman" w:hAnsi="Times New Roman" w:cs="Times New Roman"/>
          <w:sz w:val="24"/>
          <w:szCs w:val="24"/>
        </w:rPr>
      </w:pPr>
    </w:p>
    <w:p w14:paraId="07886B35" w14:textId="38BB7BC4" w:rsidR="00381081" w:rsidRPr="00CD3AC5" w:rsidRDefault="00EB60D8" w:rsidP="00D04409">
      <w:pPr>
        <w:spacing w:after="0"/>
        <w:rPr>
          <w:rFonts w:ascii="Times New Roman" w:hAnsi="Times New Roman" w:cs="Times New Roman"/>
          <w:sz w:val="24"/>
          <w:szCs w:val="24"/>
        </w:rPr>
      </w:pPr>
      <w:bookmarkStart w:id="16" w:name="_Hlk104977921"/>
      <w:r w:rsidRPr="00CD3AC5">
        <w:rPr>
          <w:rFonts w:ascii="Times New Roman" w:hAnsi="Times New Roman" w:cs="Times New Roman"/>
          <w:sz w:val="24"/>
          <w:szCs w:val="24"/>
        </w:rPr>
        <w:t>Manuscript</w:t>
      </w:r>
      <w:r w:rsidR="00381081" w:rsidRPr="00CD3AC5">
        <w:rPr>
          <w:rFonts w:ascii="Times New Roman" w:hAnsi="Times New Roman" w:cs="Times New Roman"/>
          <w:sz w:val="24"/>
          <w:szCs w:val="24"/>
        </w:rPr>
        <w:t xml:space="preserve"> Type: </w:t>
      </w:r>
      <w:r w:rsidR="00C256D2" w:rsidRPr="00CD3AC5">
        <w:rPr>
          <w:rFonts w:ascii="Times New Roman" w:hAnsi="Times New Roman" w:cs="Times New Roman"/>
          <w:sz w:val="24"/>
          <w:szCs w:val="24"/>
        </w:rPr>
        <w:t>Original Article</w:t>
      </w:r>
    </w:p>
    <w:p w14:paraId="28886FE3" w14:textId="7E06F4E8"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Word Count:</w:t>
      </w:r>
      <w:r w:rsidR="00381081" w:rsidRPr="00CD3AC5">
        <w:rPr>
          <w:rFonts w:ascii="Times New Roman" w:hAnsi="Times New Roman" w:cs="Times New Roman"/>
          <w:sz w:val="24"/>
          <w:szCs w:val="24"/>
        </w:rPr>
        <w:t xml:space="preserve"> </w:t>
      </w:r>
      <w:r w:rsidR="00D72F25" w:rsidRPr="00CD3AC5">
        <w:rPr>
          <w:rFonts w:ascii="Times New Roman" w:hAnsi="Times New Roman" w:cs="Times New Roman"/>
          <w:sz w:val="24"/>
          <w:szCs w:val="24"/>
        </w:rPr>
        <w:t>3</w:t>
      </w:r>
      <w:r w:rsidR="00240E3F" w:rsidRPr="00CD3AC5">
        <w:rPr>
          <w:rFonts w:ascii="Times New Roman" w:hAnsi="Times New Roman" w:cs="Times New Roman"/>
          <w:sz w:val="24"/>
          <w:szCs w:val="24"/>
        </w:rPr>
        <w:t>701</w:t>
      </w:r>
      <w:r w:rsidR="00381081" w:rsidRPr="00CD3AC5">
        <w:rPr>
          <w:rFonts w:ascii="Times New Roman" w:hAnsi="Times New Roman" w:cs="Times New Roman"/>
          <w:sz w:val="24"/>
          <w:szCs w:val="24"/>
        </w:rPr>
        <w:t>/</w:t>
      </w:r>
      <w:r w:rsidR="00C256D2" w:rsidRPr="00CD3AC5">
        <w:rPr>
          <w:rFonts w:ascii="Times New Roman" w:hAnsi="Times New Roman" w:cs="Times New Roman"/>
          <w:sz w:val="24"/>
          <w:szCs w:val="24"/>
        </w:rPr>
        <w:t>30</w:t>
      </w:r>
      <w:r w:rsidR="00381081" w:rsidRPr="00CD3AC5">
        <w:rPr>
          <w:rFonts w:ascii="Times New Roman" w:hAnsi="Times New Roman" w:cs="Times New Roman"/>
          <w:sz w:val="24"/>
          <w:szCs w:val="24"/>
        </w:rPr>
        <w:t>00</w:t>
      </w:r>
    </w:p>
    <w:p w14:paraId="4E91FD69" w14:textId="2C0BBC6A"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Abstract Word Count:</w:t>
      </w:r>
      <w:r w:rsidR="00381081"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21</w:t>
      </w:r>
      <w:r w:rsidR="00CD018A" w:rsidRPr="00CD3AC5">
        <w:rPr>
          <w:rFonts w:ascii="Times New Roman" w:hAnsi="Times New Roman" w:cs="Times New Roman"/>
          <w:sz w:val="24"/>
          <w:szCs w:val="24"/>
        </w:rPr>
        <w:t>9</w:t>
      </w:r>
      <w:r w:rsidR="00381081" w:rsidRPr="00CD3AC5">
        <w:rPr>
          <w:rFonts w:ascii="Times New Roman" w:hAnsi="Times New Roman" w:cs="Times New Roman"/>
          <w:sz w:val="24"/>
          <w:szCs w:val="24"/>
        </w:rPr>
        <w:t>/250</w:t>
      </w:r>
    </w:p>
    <w:p w14:paraId="19139C23" w14:textId="6428D000" w:rsidR="00D61FF2" w:rsidRPr="00CD3AC5" w:rsidRDefault="00D61FF2" w:rsidP="00D04409">
      <w:pPr>
        <w:spacing w:after="0"/>
        <w:rPr>
          <w:rFonts w:ascii="Times New Roman" w:hAnsi="Times New Roman" w:cs="Times New Roman"/>
          <w:sz w:val="24"/>
          <w:szCs w:val="24"/>
        </w:rPr>
      </w:pPr>
      <w:r w:rsidRPr="00CD3AC5">
        <w:rPr>
          <w:rFonts w:ascii="Times New Roman" w:hAnsi="Times New Roman" w:cs="Times New Roman"/>
          <w:sz w:val="24"/>
          <w:szCs w:val="24"/>
        </w:rPr>
        <w:t xml:space="preserve">3-Question Summary Box Word Count: </w:t>
      </w:r>
      <w:r w:rsidR="00BC4A7F" w:rsidRPr="00CD3AC5">
        <w:rPr>
          <w:rFonts w:ascii="Times New Roman" w:hAnsi="Times New Roman" w:cs="Times New Roman"/>
          <w:sz w:val="24"/>
          <w:szCs w:val="24"/>
        </w:rPr>
        <w:t>85</w:t>
      </w:r>
      <w:r w:rsidRPr="00CD3AC5">
        <w:rPr>
          <w:rFonts w:ascii="Times New Roman" w:hAnsi="Times New Roman" w:cs="Times New Roman"/>
          <w:sz w:val="24"/>
          <w:szCs w:val="24"/>
        </w:rPr>
        <w:t>/85</w:t>
      </w:r>
    </w:p>
    <w:p w14:paraId="7538845E" w14:textId="450AD0F7"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Figure/Table</w:t>
      </w:r>
      <w:r w:rsidR="009F04AD" w:rsidRPr="00CD3AC5">
        <w:rPr>
          <w:rFonts w:ascii="Times New Roman" w:hAnsi="Times New Roman" w:cs="Times New Roman"/>
          <w:sz w:val="24"/>
          <w:szCs w:val="24"/>
        </w:rPr>
        <w:t xml:space="preserve"> Count</w:t>
      </w:r>
      <w:r w:rsidRPr="00CD3AC5">
        <w:rPr>
          <w:rFonts w:ascii="Times New Roman" w:hAnsi="Times New Roman" w:cs="Times New Roman"/>
          <w:sz w:val="24"/>
          <w:szCs w:val="24"/>
        </w:rPr>
        <w:t xml:space="preserve">: </w:t>
      </w:r>
      <w:r w:rsidR="00C256D2" w:rsidRPr="00CD3AC5">
        <w:rPr>
          <w:rFonts w:ascii="Times New Roman" w:hAnsi="Times New Roman" w:cs="Times New Roman"/>
          <w:sz w:val="24"/>
          <w:szCs w:val="24"/>
        </w:rPr>
        <w:t>5</w:t>
      </w:r>
      <w:r w:rsidR="00D72F25" w:rsidRPr="00CD3AC5">
        <w:rPr>
          <w:rFonts w:ascii="Times New Roman" w:hAnsi="Times New Roman" w:cs="Times New Roman"/>
          <w:sz w:val="24"/>
          <w:szCs w:val="24"/>
        </w:rPr>
        <w:t>/5</w:t>
      </w:r>
    </w:p>
    <w:p w14:paraId="6E819229" w14:textId="671F3D88"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Referenc</w:t>
      </w:r>
      <w:r w:rsidR="009F04AD" w:rsidRPr="00CD3AC5">
        <w:rPr>
          <w:rFonts w:ascii="Times New Roman" w:hAnsi="Times New Roman" w:cs="Times New Roman"/>
          <w:sz w:val="24"/>
          <w:szCs w:val="24"/>
        </w:rPr>
        <w:t>e Count</w:t>
      </w:r>
      <w:r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32</w:t>
      </w:r>
    </w:p>
    <w:p w14:paraId="33E47A06" w14:textId="5F29F5C5" w:rsidR="00D1442D" w:rsidRPr="00CD3AC5" w:rsidRDefault="00D1442D" w:rsidP="00D04409">
      <w:pPr>
        <w:spacing w:after="0"/>
        <w:rPr>
          <w:rFonts w:ascii="Times New Roman" w:hAnsi="Times New Roman" w:cs="Times New Roman"/>
          <w:sz w:val="24"/>
          <w:szCs w:val="24"/>
        </w:rPr>
      </w:pPr>
    </w:p>
    <w:p w14:paraId="67C66C3E" w14:textId="39E6DEC7" w:rsidR="00D1442D" w:rsidRPr="00CD3AC5" w:rsidRDefault="00D1442D" w:rsidP="00D04409">
      <w:pPr>
        <w:spacing w:after="0"/>
        <w:rPr>
          <w:rFonts w:ascii="Times New Roman" w:hAnsi="Times New Roman" w:cs="Times New Roman"/>
          <w:sz w:val="24"/>
          <w:szCs w:val="24"/>
        </w:rPr>
      </w:pPr>
      <w:r w:rsidRPr="00CD3AC5">
        <w:rPr>
          <w:rFonts w:ascii="Times New Roman" w:hAnsi="Times New Roman" w:cs="Times New Roman"/>
          <w:sz w:val="24"/>
          <w:szCs w:val="24"/>
        </w:rPr>
        <w:t>Keywords: State Supplemental Insurance, child poverty,</w:t>
      </w:r>
      <w:r w:rsidR="00CE6714">
        <w:rPr>
          <w:rFonts w:ascii="Times New Roman" w:hAnsi="Times New Roman" w:cs="Times New Roman"/>
          <w:sz w:val="24"/>
          <w:szCs w:val="24"/>
        </w:rPr>
        <w:t xml:space="preserve"> disability,</w:t>
      </w:r>
      <w:r w:rsidRPr="00CD3AC5">
        <w:rPr>
          <w:rFonts w:ascii="Times New Roman" w:hAnsi="Times New Roman" w:cs="Times New Roman"/>
          <w:sz w:val="24"/>
          <w:szCs w:val="24"/>
        </w:rPr>
        <w:t xml:space="preserve"> Medicaid</w:t>
      </w:r>
    </w:p>
    <w:p w14:paraId="425F638F" w14:textId="607B4096" w:rsidR="00292FEA" w:rsidRPr="00CD3AC5" w:rsidRDefault="00292FEA" w:rsidP="00D04409">
      <w:pPr>
        <w:spacing w:after="0"/>
        <w:rPr>
          <w:rFonts w:ascii="Times New Roman" w:hAnsi="Times New Roman" w:cs="Times New Roman"/>
          <w:sz w:val="24"/>
          <w:szCs w:val="24"/>
        </w:rPr>
      </w:pPr>
    </w:p>
    <w:p w14:paraId="736999F3" w14:textId="77D8C9C8" w:rsidR="00292FEA" w:rsidRPr="00CD3AC5" w:rsidRDefault="00292FEA" w:rsidP="00D04409">
      <w:pPr>
        <w:spacing w:after="0"/>
        <w:rPr>
          <w:rFonts w:ascii="Times New Roman" w:hAnsi="Times New Roman" w:cs="Times New Roman"/>
          <w:sz w:val="24"/>
          <w:szCs w:val="24"/>
        </w:rPr>
      </w:pPr>
      <w:r w:rsidRPr="00CD3AC5">
        <w:rPr>
          <w:rFonts w:ascii="Times New Roman" w:hAnsi="Times New Roman" w:cs="Times New Roman"/>
          <w:sz w:val="24"/>
          <w:szCs w:val="24"/>
        </w:rPr>
        <w:t>Corresponding Author:</w:t>
      </w:r>
    </w:p>
    <w:p w14:paraId="52C1FBF2" w14:textId="57A82234" w:rsidR="00292FEA" w:rsidRPr="00CD3AC5" w:rsidRDefault="004E261F" w:rsidP="00D04409">
      <w:pPr>
        <w:spacing w:after="0"/>
        <w:rPr>
          <w:rFonts w:ascii="Times New Roman" w:hAnsi="Times New Roman" w:cs="Times New Roman"/>
          <w:sz w:val="24"/>
          <w:szCs w:val="24"/>
        </w:rPr>
      </w:pPr>
      <w:del w:id="17" w:author="Andrew Elhabr" w:date="2023-07-17T19:43:00Z">
        <w:r w:rsidRPr="00CD3AC5" w:rsidDel="002361DE">
          <w:rPr>
            <w:rFonts w:ascii="Times New Roman" w:hAnsi="Times New Roman" w:cs="Times New Roman"/>
            <w:color w:val="FF0000"/>
            <w:sz w:val="24"/>
            <w:szCs w:val="24"/>
          </w:rPr>
          <w:delText xml:space="preserve">(Me or </w:delText>
        </w:r>
      </w:del>
      <w:r w:rsidRPr="00CD3AC5">
        <w:rPr>
          <w:rFonts w:ascii="Times New Roman" w:hAnsi="Times New Roman" w:cs="Times New Roman"/>
          <w:color w:val="FF0000"/>
          <w:sz w:val="24"/>
          <w:szCs w:val="24"/>
        </w:rPr>
        <w:t>Jennifer</w:t>
      </w:r>
      <w:del w:id="18" w:author="Andrew Elhabr" w:date="2023-07-17T19:43:00Z">
        <w:r w:rsidRPr="00CD3AC5" w:rsidDel="002361DE">
          <w:rPr>
            <w:rFonts w:ascii="Times New Roman" w:hAnsi="Times New Roman" w:cs="Times New Roman"/>
            <w:color w:val="FF0000"/>
            <w:sz w:val="24"/>
            <w:szCs w:val="24"/>
          </w:rPr>
          <w:delText>?)</w:delText>
        </w:r>
      </w:del>
    </w:p>
    <w:p w14:paraId="65BF5F65" w14:textId="7E559FB9" w:rsidR="003B4E1E" w:rsidRPr="00CD3AC5" w:rsidRDefault="003B4E1E" w:rsidP="003B4E1E">
      <w:pPr>
        <w:spacing w:after="0"/>
        <w:rPr>
          <w:rFonts w:ascii="Times New Roman" w:hAnsi="Times New Roman" w:cs="Times New Roman"/>
          <w:sz w:val="24"/>
          <w:szCs w:val="24"/>
        </w:rPr>
      </w:pPr>
    </w:p>
    <w:p w14:paraId="35DD7E49" w14:textId="03477A8D"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 xml:space="preserve">Acknowledgements: </w:t>
      </w:r>
      <w:r w:rsidR="004C035F" w:rsidRPr="00CD3AC5">
        <w:rPr>
          <w:rFonts w:ascii="Times New Roman" w:hAnsi="Times New Roman" w:cs="Times New Roman"/>
          <w:sz w:val="24"/>
          <w:szCs w:val="24"/>
        </w:rPr>
        <w:t xml:space="preserve">The authors acknowledge…for their </w:t>
      </w:r>
      <w:r w:rsidR="00F53B05" w:rsidRPr="00CD3AC5">
        <w:rPr>
          <w:rFonts w:ascii="Times New Roman" w:hAnsi="Times New Roman" w:cs="Times New Roman"/>
          <w:sz w:val="24"/>
          <w:szCs w:val="24"/>
        </w:rPr>
        <w:t xml:space="preserve">valuable </w:t>
      </w:r>
      <w:r w:rsidR="004C035F" w:rsidRPr="00CD3AC5">
        <w:rPr>
          <w:rFonts w:ascii="Times New Roman" w:hAnsi="Times New Roman" w:cs="Times New Roman"/>
          <w:sz w:val="24"/>
          <w:szCs w:val="24"/>
        </w:rPr>
        <w:t>contributions to t</w:t>
      </w:r>
      <w:r w:rsidR="00F53B05" w:rsidRPr="00CD3AC5">
        <w:rPr>
          <w:rFonts w:ascii="Times New Roman" w:hAnsi="Times New Roman" w:cs="Times New Roman"/>
          <w:sz w:val="24"/>
          <w:szCs w:val="24"/>
        </w:rPr>
        <w:t>his study.</w:t>
      </w:r>
      <w:r w:rsidR="004E261F" w:rsidRPr="00CD3AC5">
        <w:rPr>
          <w:rFonts w:ascii="Times New Roman" w:hAnsi="Times New Roman" w:cs="Times New Roman"/>
          <w:sz w:val="24"/>
          <w:szCs w:val="24"/>
        </w:rPr>
        <w:t xml:space="preserve"> </w:t>
      </w:r>
      <w:r w:rsidR="004E261F" w:rsidRPr="00CD3AC5">
        <w:rPr>
          <w:rFonts w:ascii="Times New Roman" w:hAnsi="Times New Roman" w:cs="Times New Roman"/>
          <w:color w:val="FF0000"/>
          <w:sz w:val="24"/>
          <w:szCs w:val="24"/>
        </w:rPr>
        <w:t>(Include this?)</w:t>
      </w:r>
    </w:p>
    <w:p w14:paraId="2641D907" w14:textId="77777777" w:rsidR="00EB60D8" w:rsidRPr="00CD3AC5" w:rsidRDefault="00EB60D8" w:rsidP="003B4E1E">
      <w:pPr>
        <w:spacing w:after="0"/>
        <w:rPr>
          <w:rFonts w:ascii="Times New Roman" w:hAnsi="Times New Roman" w:cs="Times New Roman"/>
          <w:sz w:val="24"/>
          <w:szCs w:val="24"/>
        </w:rPr>
      </w:pPr>
    </w:p>
    <w:p w14:paraId="634890AB" w14:textId="47A48B31"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Disclaimer:</w:t>
      </w:r>
      <w:r w:rsidR="004C035F" w:rsidRPr="00CD3AC5">
        <w:rPr>
          <w:rFonts w:ascii="Times New Roman" w:hAnsi="Times New Roman" w:cs="Times New Roman"/>
          <w:sz w:val="24"/>
          <w:szCs w:val="24"/>
        </w:rPr>
        <w:t xml:space="preserve"> The findings and conclusions in this article are those of the authors and do not necessarily represent the official position of the Centers for Disease Control and Prevention. </w:t>
      </w:r>
      <w:r w:rsidR="004C035F" w:rsidRPr="00CD3AC5">
        <w:rPr>
          <w:rFonts w:ascii="Times New Roman" w:hAnsi="Times New Roman" w:cs="Times New Roman"/>
          <w:color w:val="FF0000"/>
          <w:sz w:val="24"/>
          <w:szCs w:val="24"/>
        </w:rPr>
        <w:t>(Include this?)</w:t>
      </w:r>
    </w:p>
    <w:p w14:paraId="0CEC9383" w14:textId="77777777" w:rsidR="00EB60D8" w:rsidRPr="00CD3AC5" w:rsidRDefault="00EB60D8" w:rsidP="003B4E1E">
      <w:pPr>
        <w:spacing w:after="0"/>
        <w:rPr>
          <w:rFonts w:ascii="Times New Roman" w:hAnsi="Times New Roman" w:cs="Times New Roman"/>
          <w:sz w:val="24"/>
          <w:szCs w:val="24"/>
        </w:rPr>
      </w:pPr>
    </w:p>
    <w:p w14:paraId="2C4011BD" w14:textId="3C557470" w:rsidR="003B4E1E" w:rsidRPr="00CD3AC5" w:rsidRDefault="003B4E1E" w:rsidP="003B4E1E">
      <w:pPr>
        <w:spacing w:after="0"/>
        <w:rPr>
          <w:rFonts w:ascii="Times New Roman" w:hAnsi="Times New Roman" w:cs="Times New Roman"/>
          <w:sz w:val="24"/>
          <w:szCs w:val="24"/>
        </w:rPr>
      </w:pPr>
      <w:r w:rsidRPr="00CD3AC5">
        <w:rPr>
          <w:rFonts w:ascii="Times New Roman" w:hAnsi="Times New Roman" w:cs="Times New Roman"/>
          <w:sz w:val="24"/>
          <w:szCs w:val="24"/>
        </w:rPr>
        <w:t>Declaration of Conflic</w:t>
      </w:r>
      <w:r w:rsidR="00EB60D8" w:rsidRPr="00CD3AC5">
        <w:rPr>
          <w:rFonts w:ascii="Times New Roman" w:hAnsi="Times New Roman" w:cs="Times New Roman"/>
          <w:sz w:val="24"/>
          <w:szCs w:val="24"/>
        </w:rPr>
        <w:t xml:space="preserve">ting </w:t>
      </w:r>
      <w:r w:rsidRPr="00CD3AC5">
        <w:rPr>
          <w:rFonts w:ascii="Times New Roman" w:hAnsi="Times New Roman" w:cs="Times New Roman"/>
          <w:sz w:val="24"/>
          <w:szCs w:val="24"/>
        </w:rPr>
        <w:t>Interest</w:t>
      </w:r>
      <w:r w:rsidR="00EB60D8"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EB60D8" w:rsidRPr="00CD3AC5">
        <w:rPr>
          <w:rFonts w:ascii="Times New Roman" w:hAnsi="Times New Roman" w:cs="Times New Roman"/>
          <w:sz w:val="24"/>
          <w:szCs w:val="24"/>
        </w:rPr>
        <w:t>The authors declared no potential conflicts of interest with respect to the research, authorship, and/or publication of this article.</w:t>
      </w:r>
    </w:p>
    <w:p w14:paraId="3560C87A" w14:textId="77777777" w:rsidR="00EB60D8" w:rsidRPr="00CD3AC5" w:rsidRDefault="00EB60D8" w:rsidP="003B4E1E">
      <w:pPr>
        <w:spacing w:after="0"/>
        <w:rPr>
          <w:rFonts w:ascii="Times New Roman" w:hAnsi="Times New Roman" w:cs="Times New Roman"/>
          <w:sz w:val="24"/>
          <w:szCs w:val="24"/>
        </w:rPr>
      </w:pPr>
    </w:p>
    <w:p w14:paraId="4DE3C010" w14:textId="7123660F" w:rsidR="002670D2" w:rsidRPr="00CD3AC5" w:rsidRDefault="00EB60D8" w:rsidP="002670D2">
      <w:pPr>
        <w:spacing w:after="0"/>
        <w:rPr>
          <w:rFonts w:ascii="Times New Roman" w:hAnsi="Times New Roman" w:cs="Times New Roman"/>
          <w:sz w:val="24"/>
          <w:szCs w:val="24"/>
        </w:rPr>
      </w:pPr>
      <w:r w:rsidRPr="00CD3AC5">
        <w:rPr>
          <w:rFonts w:ascii="Times New Roman" w:hAnsi="Times New Roman" w:cs="Times New Roman"/>
          <w:sz w:val="24"/>
          <w:szCs w:val="24"/>
        </w:rPr>
        <w:t>Funding: The authors received no financial support for the research, authorship, and/or publication of this article.</w:t>
      </w:r>
    </w:p>
    <w:p w14:paraId="760F3CDD" w14:textId="419EEE62" w:rsidR="002670D2" w:rsidRPr="00CD3AC5" w:rsidRDefault="002670D2">
      <w:pPr>
        <w:rPr>
          <w:rFonts w:ascii="Times New Roman" w:hAnsi="Times New Roman" w:cs="Times New Roman"/>
          <w:sz w:val="24"/>
          <w:szCs w:val="24"/>
        </w:rPr>
      </w:pPr>
      <w:r w:rsidRPr="00CD3AC5">
        <w:rPr>
          <w:rFonts w:ascii="Times New Roman" w:hAnsi="Times New Roman" w:cs="Times New Roman"/>
          <w:sz w:val="24"/>
          <w:szCs w:val="24"/>
        </w:rPr>
        <w:br w:type="page"/>
      </w:r>
    </w:p>
    <w:p w14:paraId="3FDD0C48" w14:textId="3C733193" w:rsidR="00105B6F" w:rsidRPr="00CD3AC5" w:rsidRDefault="00105B6F" w:rsidP="00105B6F">
      <w:pPr>
        <w:spacing w:after="0" w:line="480" w:lineRule="auto"/>
        <w:rPr>
          <w:rFonts w:ascii="Times New Roman" w:hAnsi="Times New Roman" w:cs="Times New Roman"/>
          <w:b/>
          <w:bCs/>
          <w:color w:val="FF0000"/>
          <w:sz w:val="24"/>
          <w:szCs w:val="24"/>
        </w:rPr>
      </w:pPr>
      <w:bookmarkStart w:id="19" w:name="_Hlk107004579"/>
      <w:r w:rsidRPr="00CD3AC5">
        <w:rPr>
          <w:rFonts w:ascii="Times New Roman" w:hAnsi="Times New Roman" w:cs="Times New Roman"/>
          <w:b/>
          <w:bCs/>
          <w:color w:val="FF0000"/>
          <w:sz w:val="24"/>
          <w:szCs w:val="24"/>
        </w:rPr>
        <w:lastRenderedPageBreak/>
        <w:t>TARGET JOURNALS</w:t>
      </w:r>
    </w:p>
    <w:p w14:paraId="204B5852" w14:textId="2C4059D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Public Health Reports</w:t>
      </w:r>
    </w:p>
    <w:p w14:paraId="3BC32EF9" w14:textId="720F8355"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Disability and Health Journal</w:t>
      </w:r>
    </w:p>
    <w:p w14:paraId="582E4E9C" w14:textId="0E6EE7FA"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Disability Policy Studies</w:t>
      </w:r>
    </w:p>
    <w:p w14:paraId="4FC61320" w14:textId="61568EC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Public Health Management and Practice</w:t>
      </w:r>
    </w:p>
    <w:p w14:paraId="4BF2E236" w14:textId="5B30AD3F" w:rsidR="00105B6F" w:rsidRPr="00D95CAF" w:rsidRDefault="00105B6F" w:rsidP="00D04409">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Developmental &amp; Behavioral Pediatrics</w:t>
      </w:r>
    </w:p>
    <w:bookmarkEnd w:id="19"/>
    <w:p w14:paraId="6FE3097E" w14:textId="38FAA729" w:rsidR="00105B6F" w:rsidRPr="00CD3AC5" w:rsidRDefault="00105B6F">
      <w:pPr>
        <w:rPr>
          <w:rFonts w:ascii="Times New Roman" w:hAnsi="Times New Roman" w:cs="Times New Roman"/>
          <w:sz w:val="24"/>
          <w:szCs w:val="24"/>
        </w:rPr>
      </w:pPr>
      <w:r w:rsidRPr="00CD3AC5">
        <w:rPr>
          <w:rFonts w:ascii="Times New Roman" w:hAnsi="Times New Roman" w:cs="Times New Roman"/>
          <w:sz w:val="24"/>
          <w:szCs w:val="24"/>
        </w:rPr>
        <w:br w:type="page"/>
      </w:r>
    </w:p>
    <w:bookmarkEnd w:id="16"/>
    <w:p w14:paraId="412E049B" w14:textId="760E39AF" w:rsidR="00D04409"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ABSTRACT</w:t>
      </w:r>
    </w:p>
    <w:p w14:paraId="1AC7E4E3" w14:textId="04240B87" w:rsidR="00D04409" w:rsidRPr="00CD3AC5" w:rsidRDefault="00D04409" w:rsidP="00D04409">
      <w:pPr>
        <w:spacing w:after="0"/>
        <w:rPr>
          <w:rFonts w:ascii="Times New Roman" w:hAnsi="Times New Roman" w:cs="Times New Roman"/>
          <w:sz w:val="24"/>
          <w:szCs w:val="24"/>
        </w:rPr>
      </w:pPr>
    </w:p>
    <w:p w14:paraId="68E1321C" w14:textId="20CD299C"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Objectives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To estimate the child participation rate in the Supplementary State Income (SSI) program among those who are eligible by state</w:t>
      </w:r>
      <w:r w:rsidR="00D149F5"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from 2016 through 2019</w:t>
      </w:r>
      <w:del w:id="20" w:author="Andrew Elhabr" w:date="2023-07-17T19:45:00Z">
        <w:r w:rsidR="006938FB" w:rsidRPr="00CD3AC5" w:rsidDel="00820F52">
          <w:rPr>
            <w:rFonts w:ascii="Times New Roman" w:hAnsi="Times New Roman" w:cs="Times New Roman"/>
            <w:sz w:val="24"/>
            <w:szCs w:val="24"/>
          </w:rPr>
          <w:delText xml:space="preserve">, </w:delText>
        </w:r>
        <w:r w:rsidR="00D149F5" w:rsidRPr="00CD3AC5" w:rsidDel="00820F52">
          <w:rPr>
            <w:rFonts w:ascii="Times New Roman" w:hAnsi="Times New Roman" w:cs="Times New Roman"/>
            <w:sz w:val="24"/>
            <w:szCs w:val="24"/>
          </w:rPr>
          <w:delText xml:space="preserve">and </w:delText>
        </w:r>
        <w:r w:rsidR="006938FB" w:rsidRPr="00CD3AC5" w:rsidDel="00820F52">
          <w:rPr>
            <w:rFonts w:ascii="Times New Roman" w:hAnsi="Times New Roman" w:cs="Times New Roman"/>
            <w:sz w:val="24"/>
            <w:szCs w:val="24"/>
          </w:rPr>
          <w:delText xml:space="preserve">to </w:delText>
        </w:r>
        <w:r w:rsidR="00D149F5" w:rsidRPr="00CD3AC5" w:rsidDel="00820F52">
          <w:rPr>
            <w:rFonts w:ascii="Times New Roman" w:hAnsi="Times New Roman" w:cs="Times New Roman"/>
            <w:sz w:val="24"/>
            <w:szCs w:val="24"/>
          </w:rPr>
          <w:delText>compute correlations with potentially relevant state characteristics and public policies.</w:delText>
        </w:r>
      </w:del>
      <w:ins w:id="21" w:author="Andrew Elhabr" w:date="2023-07-17T19:45:00Z">
        <w:r w:rsidR="00820F52">
          <w:rPr>
            <w:rFonts w:ascii="Times New Roman" w:hAnsi="Times New Roman" w:cs="Times New Roman"/>
            <w:sz w:val="24"/>
            <w:szCs w:val="24"/>
          </w:rPr>
          <w:t>.</w:t>
        </w:r>
      </w:ins>
    </w:p>
    <w:p w14:paraId="0499EDB8" w14:textId="20416ED5" w:rsidR="009F04AD" w:rsidRPr="00CD3AC5" w:rsidRDefault="009F04AD" w:rsidP="009F04AD">
      <w:pPr>
        <w:spacing w:after="0"/>
        <w:rPr>
          <w:rFonts w:ascii="Times New Roman" w:hAnsi="Times New Roman" w:cs="Times New Roman"/>
          <w:sz w:val="24"/>
          <w:szCs w:val="24"/>
        </w:rPr>
      </w:pPr>
    </w:p>
    <w:p w14:paraId="1570DAFA" w14:textId="5BD0FD8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Methods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extracted data from </w:t>
      </w:r>
      <w:r w:rsidR="00D149F5" w:rsidRPr="00CD3AC5">
        <w:rPr>
          <w:rFonts w:ascii="Times New Roman" w:hAnsi="Times New Roman" w:cs="Times New Roman"/>
          <w:sz w:val="24"/>
          <w:szCs w:val="24"/>
        </w:rPr>
        <w:t>the United States Census Bureau’s American Community Survey</w:t>
      </w:r>
      <w:r w:rsidR="00D65EDA" w:rsidRPr="00CD3AC5">
        <w:rPr>
          <w:rFonts w:ascii="Times New Roman" w:hAnsi="Times New Roman" w:cs="Times New Roman"/>
          <w:sz w:val="24"/>
          <w:szCs w:val="24"/>
        </w:rPr>
        <w:t xml:space="preserve">, and </w:t>
      </w:r>
      <w:r w:rsidR="00D149F5" w:rsidRPr="00CD3AC5">
        <w:rPr>
          <w:rFonts w:ascii="Times New Roman" w:hAnsi="Times New Roman" w:cs="Times New Roman"/>
          <w:sz w:val="24"/>
          <w:szCs w:val="24"/>
        </w:rPr>
        <w:t>the National Survey of Children’s Health</w:t>
      </w:r>
      <w:r w:rsidR="00D65EDA" w:rsidRPr="00CD3AC5">
        <w:rPr>
          <w:rFonts w:ascii="Times New Roman" w:hAnsi="Times New Roman" w:cs="Times New Roman"/>
          <w:sz w:val="24"/>
          <w:szCs w:val="24"/>
        </w:rPr>
        <w:t xml:space="preserve"> to estimate </w:t>
      </w:r>
      <w:r w:rsidR="00D149F5" w:rsidRPr="00CD3AC5">
        <w:rPr>
          <w:rFonts w:ascii="Times New Roman" w:hAnsi="Times New Roman" w:cs="Times New Roman"/>
          <w:sz w:val="24"/>
          <w:szCs w:val="24"/>
        </w:rPr>
        <w:t xml:space="preserve">the </w:t>
      </w:r>
      <w:r w:rsidR="00D65EDA" w:rsidRPr="00CD3AC5">
        <w:rPr>
          <w:rFonts w:ascii="Times New Roman" w:hAnsi="Times New Roman" w:cs="Times New Roman"/>
          <w:sz w:val="24"/>
          <w:szCs w:val="24"/>
        </w:rPr>
        <w:t xml:space="preserve">disability prevalence </w:t>
      </w:r>
      <w:r w:rsidR="00D149F5" w:rsidRPr="00CD3AC5">
        <w:rPr>
          <w:rFonts w:ascii="Times New Roman" w:hAnsi="Times New Roman" w:cs="Times New Roman"/>
          <w:sz w:val="24"/>
          <w:szCs w:val="24"/>
        </w:rPr>
        <w:t>of</w:t>
      </w:r>
      <w:r w:rsidR="00D65EDA" w:rsidRPr="00CD3AC5">
        <w:rPr>
          <w:rFonts w:ascii="Times New Roman" w:hAnsi="Times New Roman" w:cs="Times New Roman"/>
          <w:sz w:val="24"/>
          <w:szCs w:val="24"/>
        </w:rPr>
        <w:t xml:space="preserve"> </w:t>
      </w:r>
      <w:r w:rsidR="00D149F5" w:rsidRPr="00CD3AC5">
        <w:rPr>
          <w:rFonts w:ascii="Times New Roman" w:hAnsi="Times New Roman" w:cs="Times New Roman"/>
          <w:sz w:val="24"/>
          <w:szCs w:val="24"/>
        </w:rPr>
        <w:t>financially eligible</w:t>
      </w:r>
      <w:r w:rsidR="00D65EDA" w:rsidRPr="00CD3AC5">
        <w:rPr>
          <w:rFonts w:ascii="Times New Roman" w:hAnsi="Times New Roman" w:cs="Times New Roman"/>
          <w:sz w:val="24"/>
          <w:szCs w:val="24"/>
        </w:rPr>
        <w:t xml:space="preserve"> children</w:t>
      </w:r>
      <w:r w:rsidR="00D149F5" w:rsidRPr="00CD3AC5">
        <w:rPr>
          <w:rFonts w:ascii="Times New Roman" w:hAnsi="Times New Roman" w:cs="Times New Roman"/>
          <w:sz w:val="24"/>
          <w:szCs w:val="24"/>
        </w:rPr>
        <w:t xml:space="preserve"> by SSI program standards.</w:t>
      </w:r>
      <w:r w:rsidR="006938FB" w:rsidRPr="00CD3AC5">
        <w:rPr>
          <w:rFonts w:ascii="Times New Roman" w:hAnsi="Times New Roman" w:cs="Times New Roman"/>
          <w:sz w:val="24"/>
          <w:szCs w:val="24"/>
        </w:rPr>
        <w:t xml:space="preserve"> Then, we used aggregated data from the Social Security Administration’s Supplemental Security Record in combination with these estimated disability prevalences among financially eligible children to estimate child SSI participation rates.</w:t>
      </w:r>
    </w:p>
    <w:p w14:paraId="08D29B5D" w14:textId="033915B7" w:rsidR="00D65EDA" w:rsidRPr="00CD3AC5" w:rsidRDefault="00D65EDA" w:rsidP="009F04AD">
      <w:pPr>
        <w:spacing w:after="0"/>
        <w:rPr>
          <w:rFonts w:ascii="Times New Roman" w:hAnsi="Times New Roman" w:cs="Times New Roman"/>
          <w:sz w:val="24"/>
          <w:szCs w:val="24"/>
        </w:rPr>
      </w:pPr>
    </w:p>
    <w:p w14:paraId="3AE123DE" w14:textId="1F17165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Results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estimate the US child SSI participation rate </w:t>
      </w:r>
      <w:r w:rsidR="00D65EDA" w:rsidRPr="00CD3AC5">
        <w:rPr>
          <w:rFonts w:ascii="Times New Roman" w:hAnsi="Times New Roman" w:cs="Times New Roman"/>
          <w:sz w:val="24"/>
          <w:szCs w:val="24"/>
        </w:rPr>
        <w:t xml:space="preserve">among those who are program eligible </w:t>
      </w:r>
      <w:r w:rsidR="004577D8" w:rsidRPr="00CD3AC5">
        <w:rPr>
          <w:rFonts w:ascii="Times New Roman" w:hAnsi="Times New Roman" w:cs="Times New Roman"/>
          <w:sz w:val="24"/>
          <w:szCs w:val="24"/>
        </w:rPr>
        <w:t>to be 38.</w:t>
      </w:r>
      <w:r w:rsidR="003A1B03" w:rsidRPr="00CD3AC5">
        <w:rPr>
          <w:rFonts w:ascii="Times New Roman" w:hAnsi="Times New Roman" w:cs="Times New Roman"/>
          <w:sz w:val="24"/>
          <w:szCs w:val="24"/>
        </w:rPr>
        <w:t>6</w:t>
      </w:r>
      <w:r w:rsidR="004577D8" w:rsidRPr="00CD3AC5">
        <w:rPr>
          <w:rFonts w:ascii="Times New Roman" w:hAnsi="Times New Roman" w:cs="Times New Roman"/>
          <w:sz w:val="24"/>
          <w:szCs w:val="24"/>
        </w:rPr>
        <w:t>%. The top states are Arkansas</w:t>
      </w:r>
      <w:r w:rsidR="00D65EDA" w:rsidRPr="00CD3AC5">
        <w:rPr>
          <w:rFonts w:ascii="Times New Roman" w:hAnsi="Times New Roman" w:cs="Times New Roman"/>
          <w:sz w:val="24"/>
          <w:szCs w:val="24"/>
        </w:rPr>
        <w:t xml:space="preserve"> (53.4%)</w:t>
      </w:r>
      <w:r w:rsidR="004577D8" w:rsidRPr="00CD3AC5">
        <w:rPr>
          <w:rFonts w:ascii="Times New Roman" w:hAnsi="Times New Roman" w:cs="Times New Roman"/>
          <w:sz w:val="24"/>
          <w:szCs w:val="24"/>
        </w:rPr>
        <w:t>, New York</w:t>
      </w:r>
      <w:r w:rsidR="00D65EDA" w:rsidRPr="00CD3AC5">
        <w:rPr>
          <w:rFonts w:ascii="Times New Roman" w:hAnsi="Times New Roman" w:cs="Times New Roman"/>
          <w:sz w:val="24"/>
          <w:szCs w:val="24"/>
        </w:rPr>
        <w:t xml:space="preserve"> (53.1%)</w:t>
      </w:r>
      <w:r w:rsidR="004577D8" w:rsidRPr="00CD3AC5">
        <w:rPr>
          <w:rFonts w:ascii="Times New Roman" w:hAnsi="Times New Roman" w:cs="Times New Roman"/>
          <w:sz w:val="24"/>
          <w:szCs w:val="24"/>
        </w:rPr>
        <w:t xml:space="preserve">, and </w:t>
      </w:r>
      <w:r w:rsidR="00807535" w:rsidRPr="00CD3AC5">
        <w:rPr>
          <w:rFonts w:ascii="Times New Roman" w:hAnsi="Times New Roman" w:cs="Times New Roman"/>
          <w:sz w:val="24"/>
          <w:szCs w:val="24"/>
        </w:rPr>
        <w:t>Louisiana</w:t>
      </w:r>
      <w:r w:rsidR="00D65EDA" w:rsidRPr="00CD3AC5">
        <w:rPr>
          <w:rFonts w:ascii="Times New Roman" w:hAnsi="Times New Roman" w:cs="Times New Roman"/>
          <w:sz w:val="24"/>
          <w:szCs w:val="24"/>
        </w:rPr>
        <w:t xml:space="preserve"> (51.2%)</w:t>
      </w:r>
      <w:r w:rsidR="004577D8" w:rsidRPr="00CD3AC5">
        <w:rPr>
          <w:rFonts w:ascii="Times New Roman" w:hAnsi="Times New Roman" w:cs="Times New Roman"/>
          <w:sz w:val="24"/>
          <w:szCs w:val="24"/>
        </w:rPr>
        <w:t>, and the bottom states are Wyomin</w:t>
      </w:r>
      <w:r w:rsidR="00AE604D" w:rsidRPr="00CD3AC5">
        <w:rPr>
          <w:rFonts w:ascii="Times New Roman" w:hAnsi="Times New Roman" w:cs="Times New Roman"/>
          <w:sz w:val="24"/>
          <w:szCs w:val="24"/>
        </w:rPr>
        <w:t>g (18.1%)</w:t>
      </w:r>
      <w:r w:rsidR="004577D8"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Montana (19.9%)</w:t>
      </w:r>
      <w:r w:rsidR="004577D8" w:rsidRPr="00CD3AC5">
        <w:rPr>
          <w:rFonts w:ascii="Times New Roman" w:hAnsi="Times New Roman" w:cs="Times New Roman"/>
          <w:sz w:val="24"/>
          <w:szCs w:val="24"/>
        </w:rPr>
        <w:t xml:space="preserve">, and </w:t>
      </w:r>
      <w:r w:rsidR="00AE604D" w:rsidRPr="00CD3AC5">
        <w:rPr>
          <w:rFonts w:ascii="Times New Roman" w:hAnsi="Times New Roman" w:cs="Times New Roman"/>
          <w:sz w:val="24"/>
          <w:szCs w:val="24"/>
        </w:rPr>
        <w:t>Utah (20.8%)</w:t>
      </w:r>
      <w:r w:rsidR="00807535" w:rsidRPr="00CD3AC5">
        <w:rPr>
          <w:rFonts w:ascii="Times New Roman" w:hAnsi="Times New Roman" w:cs="Times New Roman"/>
          <w:sz w:val="24"/>
          <w:szCs w:val="24"/>
        </w:rPr>
        <w:t>.</w:t>
      </w:r>
      <w:r w:rsidR="004577D8" w:rsidRPr="00CD3AC5">
        <w:rPr>
          <w:rFonts w:ascii="Times New Roman" w:hAnsi="Times New Roman" w:cs="Times New Roman"/>
          <w:sz w:val="24"/>
          <w:szCs w:val="24"/>
        </w:rPr>
        <w:t xml:space="preserve"> </w:t>
      </w:r>
      <w:bookmarkStart w:id="22" w:name="_Hlk140515987"/>
      <w:del w:id="23" w:author="Andrew Elhabr" w:date="2023-07-17T19:53:00Z">
        <w:r w:rsidR="004577D8" w:rsidRPr="00CD3AC5" w:rsidDel="007E533B">
          <w:rPr>
            <w:rFonts w:ascii="Times New Roman" w:hAnsi="Times New Roman" w:cs="Times New Roman"/>
            <w:sz w:val="24"/>
            <w:szCs w:val="24"/>
          </w:rPr>
          <w:delText>We found significant positive correlation</w:delText>
        </w:r>
        <w:r w:rsidR="00D65EDA" w:rsidRPr="00CD3AC5" w:rsidDel="007E533B">
          <w:rPr>
            <w:rFonts w:ascii="Times New Roman" w:hAnsi="Times New Roman" w:cs="Times New Roman"/>
            <w:sz w:val="24"/>
            <w:szCs w:val="24"/>
          </w:rPr>
          <w:delText xml:space="preserve"> (p &lt; 0.05)</w:delText>
        </w:r>
        <w:r w:rsidR="004577D8" w:rsidRPr="00CD3AC5" w:rsidDel="007E533B">
          <w:rPr>
            <w:rFonts w:ascii="Times New Roman" w:hAnsi="Times New Roman" w:cs="Times New Roman"/>
            <w:sz w:val="24"/>
            <w:szCs w:val="24"/>
          </w:rPr>
          <w:delText xml:space="preserve"> between </w:delText>
        </w:r>
        <w:r w:rsidR="00AE604D" w:rsidRPr="00CD3AC5" w:rsidDel="007E533B">
          <w:rPr>
            <w:rFonts w:ascii="Times New Roman" w:hAnsi="Times New Roman" w:cs="Times New Roman"/>
            <w:sz w:val="24"/>
            <w:szCs w:val="24"/>
          </w:rPr>
          <w:delText xml:space="preserve">state-level </w:delText>
        </w:r>
        <w:r w:rsidR="004577D8" w:rsidRPr="00CD3AC5" w:rsidDel="007E533B">
          <w:rPr>
            <w:rFonts w:ascii="Times New Roman" w:hAnsi="Times New Roman" w:cs="Times New Roman"/>
            <w:sz w:val="24"/>
            <w:szCs w:val="24"/>
          </w:rPr>
          <w:delText xml:space="preserve">child SSI participation rates and </w:delText>
        </w:r>
        <w:r w:rsidR="00AE604D" w:rsidRPr="00CD3AC5" w:rsidDel="007E533B">
          <w:rPr>
            <w:rFonts w:ascii="Times New Roman" w:hAnsi="Times New Roman" w:cs="Times New Roman"/>
            <w:sz w:val="24"/>
            <w:szCs w:val="24"/>
          </w:rPr>
          <w:delText>states with higher percentages of population in urbanized areas, higher percentages of financially eligible children with health insurance, and that award Medicaid automatically if SSI is awarded.</w:delText>
        </w:r>
      </w:del>
      <w:bookmarkEnd w:id="22"/>
    </w:p>
    <w:p w14:paraId="5CC5B219" w14:textId="274E5548" w:rsidR="009F04AD" w:rsidRPr="00CD3AC5" w:rsidRDefault="009F04AD" w:rsidP="009F04AD">
      <w:pPr>
        <w:spacing w:after="0"/>
        <w:rPr>
          <w:rFonts w:ascii="Times New Roman" w:hAnsi="Times New Roman" w:cs="Times New Roman"/>
          <w:sz w:val="24"/>
          <w:szCs w:val="24"/>
        </w:rPr>
      </w:pPr>
    </w:p>
    <w:p w14:paraId="032A69BA" w14:textId="1AA5E095" w:rsidR="009F04AD" w:rsidRPr="00CD3AC5" w:rsidRDefault="00EB60D8"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Conclusions</w:t>
      </w:r>
      <w:r w:rsidR="009F04AD"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D65EDA" w:rsidRPr="00CD3AC5">
        <w:rPr>
          <w:rFonts w:ascii="Times New Roman" w:hAnsi="Times New Roman" w:cs="Times New Roman"/>
          <w:sz w:val="24"/>
          <w:szCs w:val="24"/>
        </w:rPr>
        <w:t xml:space="preserve">Child SSI participation rates are below 50% for all but four states. The lives of </w:t>
      </w:r>
      <w:r w:rsidR="00CD018A" w:rsidRPr="00CD3AC5">
        <w:rPr>
          <w:rFonts w:ascii="Times New Roman" w:hAnsi="Times New Roman" w:cs="Times New Roman"/>
          <w:sz w:val="24"/>
          <w:szCs w:val="24"/>
        </w:rPr>
        <w:t>just over</w:t>
      </w:r>
      <w:r w:rsidR="00D65EDA" w:rsidRPr="00CD3AC5">
        <w:rPr>
          <w:rFonts w:ascii="Times New Roman" w:hAnsi="Times New Roman" w:cs="Times New Roman"/>
          <w:sz w:val="24"/>
          <w:szCs w:val="24"/>
        </w:rPr>
        <w:t xml:space="preserve"> 120,000 program eligible children would be impacted if state-level participation rates could be brought up to the US estimate of 38.6%</w:t>
      </w:r>
      <w:r w:rsidR="00D149F5" w:rsidRPr="00CD3AC5">
        <w:rPr>
          <w:rFonts w:ascii="Times New Roman" w:hAnsi="Times New Roman" w:cs="Times New Roman"/>
          <w:sz w:val="24"/>
          <w:szCs w:val="24"/>
        </w:rPr>
        <w:t>.</w:t>
      </w:r>
    </w:p>
    <w:p w14:paraId="729F5599" w14:textId="65A3B276" w:rsidR="00B31E77" w:rsidRPr="00CD3AC5" w:rsidRDefault="00B31E77">
      <w:pPr>
        <w:rPr>
          <w:rFonts w:ascii="Times New Roman" w:hAnsi="Times New Roman" w:cs="Times New Roman"/>
          <w:sz w:val="24"/>
          <w:szCs w:val="24"/>
        </w:rPr>
      </w:pPr>
      <w:r w:rsidRPr="00CD3AC5">
        <w:rPr>
          <w:rFonts w:ascii="Times New Roman" w:hAnsi="Times New Roman" w:cs="Times New Roman"/>
          <w:sz w:val="24"/>
          <w:szCs w:val="24"/>
        </w:rPr>
        <w:br w:type="page"/>
      </w:r>
    </w:p>
    <w:p w14:paraId="741DD2E3" w14:textId="70D5A7D0" w:rsidR="00B31E77" w:rsidRPr="00CD3AC5" w:rsidRDefault="00D61FF2" w:rsidP="00B31E77">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3</w:t>
      </w:r>
      <w:r w:rsidR="00B31E77" w:rsidRPr="00CD3AC5">
        <w:rPr>
          <w:rFonts w:ascii="Times New Roman" w:hAnsi="Times New Roman" w:cs="Times New Roman"/>
          <w:b/>
          <w:bCs/>
          <w:sz w:val="24"/>
          <w:szCs w:val="24"/>
        </w:rPr>
        <w:t xml:space="preserve">-QUESTION </w:t>
      </w:r>
      <w:r w:rsidRPr="00CD3AC5">
        <w:rPr>
          <w:rFonts w:ascii="Times New Roman" w:hAnsi="Times New Roman" w:cs="Times New Roman"/>
          <w:b/>
          <w:bCs/>
          <w:sz w:val="24"/>
          <w:szCs w:val="24"/>
        </w:rPr>
        <w:t>SUMMARY</w:t>
      </w:r>
      <w:r w:rsidR="00B31E77" w:rsidRPr="00CD3AC5">
        <w:rPr>
          <w:rFonts w:ascii="Times New Roman" w:hAnsi="Times New Roman" w:cs="Times New Roman"/>
          <w:b/>
          <w:bCs/>
          <w:sz w:val="24"/>
          <w:szCs w:val="24"/>
        </w:rPr>
        <w:t xml:space="preserve"> BOX</w:t>
      </w:r>
    </w:p>
    <w:p w14:paraId="37304AC6" w14:textId="77777777" w:rsidR="00B31E77" w:rsidRPr="00CD3AC5" w:rsidRDefault="00B31E77" w:rsidP="00B31E77">
      <w:pPr>
        <w:spacing w:after="0"/>
        <w:rPr>
          <w:rFonts w:ascii="Times New Roman" w:hAnsi="Times New Roman" w:cs="Times New Roman"/>
          <w:sz w:val="24"/>
          <w:szCs w:val="24"/>
        </w:rPr>
      </w:pPr>
    </w:p>
    <w:p w14:paraId="52B14E98" w14:textId="7F889374"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is the current understanding of this subject</w:t>
      </w:r>
      <w:r w:rsidRPr="00CD3AC5">
        <w:rPr>
          <w:rFonts w:ascii="Times New Roman" w:hAnsi="Times New Roman" w:cs="Times New Roman"/>
          <w:i/>
          <w:iCs/>
          <w:sz w:val="24"/>
          <w:szCs w:val="24"/>
        </w:rPr>
        <w:t>?</w:t>
      </w:r>
    </w:p>
    <w:p w14:paraId="3A31AEEE" w14:textId="77777777" w:rsidR="004E261F" w:rsidRPr="00CD3AC5" w:rsidRDefault="004E261F" w:rsidP="00B31E77">
      <w:pPr>
        <w:spacing w:after="0"/>
        <w:rPr>
          <w:rFonts w:ascii="Times New Roman" w:hAnsi="Times New Roman" w:cs="Times New Roman"/>
          <w:sz w:val="24"/>
          <w:szCs w:val="24"/>
        </w:rPr>
      </w:pPr>
    </w:p>
    <w:p w14:paraId="7720EDB0" w14:textId="169BDDB7" w:rsidR="00B31E77" w:rsidRPr="00CD3AC5" w:rsidRDefault="00023631"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geographic variation in</w:t>
      </w:r>
      <w:r w:rsidR="0093065A" w:rsidRPr="00CD3AC5">
        <w:rPr>
          <w:rFonts w:ascii="Times New Roman" w:hAnsi="Times New Roman" w:cs="Times New Roman"/>
          <w:sz w:val="24"/>
          <w:szCs w:val="24"/>
        </w:rPr>
        <w:t xml:space="preserve"> SSI participation rates</w:t>
      </w:r>
      <w:r w:rsidR="00FD37EA" w:rsidRPr="00CD3AC5">
        <w:rPr>
          <w:rFonts w:ascii="Times New Roman" w:hAnsi="Times New Roman" w:cs="Times New Roman"/>
          <w:sz w:val="24"/>
          <w:szCs w:val="24"/>
        </w:rPr>
        <w:t xml:space="preserve"> among all children</w:t>
      </w:r>
      <w:r w:rsidRPr="00CD3AC5">
        <w:rPr>
          <w:rFonts w:ascii="Times New Roman" w:hAnsi="Times New Roman" w:cs="Times New Roman"/>
          <w:sz w:val="24"/>
          <w:szCs w:val="24"/>
        </w:rPr>
        <w:t>, and higher</w:t>
      </w:r>
      <w:r w:rsidR="0093065A"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 xml:space="preserve">rates </w:t>
      </w:r>
      <w:r w:rsidR="0093065A" w:rsidRPr="00CD3AC5">
        <w:rPr>
          <w:rFonts w:ascii="Times New Roman" w:hAnsi="Times New Roman" w:cs="Times New Roman"/>
          <w:sz w:val="24"/>
          <w:szCs w:val="24"/>
        </w:rPr>
        <w:t>occur in areas with high prevalences of child disability.</w:t>
      </w:r>
    </w:p>
    <w:p w14:paraId="454B7C49" w14:textId="77777777" w:rsidR="00B31E77" w:rsidRPr="00CD3AC5" w:rsidRDefault="00B31E77" w:rsidP="00B31E77">
      <w:pPr>
        <w:spacing w:after="0"/>
        <w:rPr>
          <w:rFonts w:ascii="Times New Roman" w:hAnsi="Times New Roman" w:cs="Times New Roman"/>
          <w:sz w:val="24"/>
          <w:szCs w:val="24"/>
        </w:rPr>
      </w:pPr>
    </w:p>
    <w:p w14:paraId="7BEBE664" w14:textId="295AD830" w:rsidR="00B31E77" w:rsidRPr="00CD3AC5" w:rsidRDefault="00D61FF2"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What does this report add to the literature</w:t>
      </w:r>
      <w:r w:rsidR="00B31E77" w:rsidRPr="00CD3AC5">
        <w:rPr>
          <w:rFonts w:ascii="Times New Roman" w:hAnsi="Times New Roman" w:cs="Times New Roman"/>
          <w:i/>
          <w:iCs/>
          <w:sz w:val="24"/>
          <w:szCs w:val="24"/>
        </w:rPr>
        <w:t>?</w:t>
      </w:r>
    </w:p>
    <w:p w14:paraId="5BEDFA00" w14:textId="77777777" w:rsidR="004E261F" w:rsidRPr="00CD3AC5" w:rsidRDefault="004E261F" w:rsidP="00B31E77">
      <w:pPr>
        <w:spacing w:after="0"/>
        <w:rPr>
          <w:rFonts w:ascii="Times New Roman" w:hAnsi="Times New Roman" w:cs="Times New Roman"/>
          <w:sz w:val="24"/>
          <w:szCs w:val="24"/>
        </w:rPr>
      </w:pPr>
    </w:p>
    <w:p w14:paraId="23F27D6C" w14:textId="74958128"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 xml:space="preserve">A baseline </w:t>
      </w:r>
      <w:r w:rsidR="00023631" w:rsidRPr="00CD3AC5">
        <w:rPr>
          <w:rFonts w:ascii="Times New Roman" w:hAnsi="Times New Roman" w:cs="Times New Roman"/>
          <w:sz w:val="24"/>
          <w:szCs w:val="24"/>
        </w:rPr>
        <w:t>of</w:t>
      </w:r>
      <w:r w:rsidRPr="00CD3AC5">
        <w:rPr>
          <w:rFonts w:ascii="Times New Roman" w:hAnsi="Times New Roman" w:cs="Times New Roman"/>
          <w:sz w:val="24"/>
          <w:szCs w:val="24"/>
        </w:rPr>
        <w:t xml:space="preserve"> </w:t>
      </w:r>
      <w:r w:rsidR="00023631"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SSI participation rates</w:t>
      </w:r>
      <w:r w:rsidR="00023631" w:rsidRPr="00CD3AC5">
        <w:rPr>
          <w:rFonts w:ascii="Times New Roman" w:hAnsi="Times New Roman" w:cs="Times New Roman"/>
          <w:sz w:val="24"/>
          <w:szCs w:val="24"/>
        </w:rPr>
        <w:t xml:space="preserve"> estimates among those who are program eligible </w:t>
      </w:r>
      <w:r w:rsidRPr="00CD3AC5">
        <w:rPr>
          <w:rFonts w:ascii="Times New Roman" w:hAnsi="Times New Roman" w:cs="Times New Roman"/>
          <w:sz w:val="24"/>
          <w:szCs w:val="24"/>
        </w:rPr>
        <w:t xml:space="preserve">for </w:t>
      </w:r>
      <w:r w:rsidR="00FD37EA" w:rsidRPr="00CD3AC5">
        <w:rPr>
          <w:rFonts w:ascii="Times New Roman" w:hAnsi="Times New Roman" w:cs="Times New Roman"/>
          <w:sz w:val="24"/>
          <w:szCs w:val="24"/>
        </w:rPr>
        <w:t>all US</w:t>
      </w:r>
      <w:r w:rsidRPr="00CD3AC5">
        <w:rPr>
          <w:rFonts w:ascii="Times New Roman" w:hAnsi="Times New Roman" w:cs="Times New Roman"/>
          <w:sz w:val="24"/>
          <w:szCs w:val="24"/>
        </w:rPr>
        <w:t xml:space="preserve"> state</w:t>
      </w:r>
      <w:r w:rsidR="00FD37EA" w:rsidRPr="00CD3AC5">
        <w:rPr>
          <w:rFonts w:ascii="Times New Roman" w:hAnsi="Times New Roman" w:cs="Times New Roman"/>
          <w:sz w:val="24"/>
          <w:szCs w:val="24"/>
        </w:rPr>
        <w:t>s</w:t>
      </w:r>
      <w:r w:rsidRPr="00CD3AC5">
        <w:rPr>
          <w:rFonts w:ascii="Times New Roman" w:hAnsi="Times New Roman" w:cs="Times New Roman"/>
          <w:sz w:val="24"/>
          <w:szCs w:val="24"/>
        </w:rPr>
        <w:t>.</w:t>
      </w:r>
    </w:p>
    <w:p w14:paraId="28C24BB6" w14:textId="77777777" w:rsidR="00B31E77" w:rsidRPr="00CD3AC5" w:rsidRDefault="00B31E77" w:rsidP="00B31E77">
      <w:pPr>
        <w:spacing w:after="0"/>
        <w:rPr>
          <w:rFonts w:ascii="Times New Roman" w:hAnsi="Times New Roman" w:cs="Times New Roman"/>
          <w:sz w:val="24"/>
          <w:szCs w:val="24"/>
        </w:rPr>
      </w:pPr>
    </w:p>
    <w:p w14:paraId="40DF56CA" w14:textId="42D8E77C"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are the implications for public health practice</w:t>
      </w:r>
      <w:r w:rsidRPr="00CD3AC5">
        <w:rPr>
          <w:rFonts w:ascii="Times New Roman" w:hAnsi="Times New Roman" w:cs="Times New Roman"/>
          <w:i/>
          <w:iCs/>
          <w:sz w:val="24"/>
          <w:szCs w:val="24"/>
        </w:rPr>
        <w:t>?</w:t>
      </w:r>
    </w:p>
    <w:p w14:paraId="4144918E" w14:textId="77777777" w:rsidR="004E261F" w:rsidRPr="00CD3AC5" w:rsidRDefault="004E261F" w:rsidP="00B31E77">
      <w:pPr>
        <w:spacing w:after="0"/>
        <w:rPr>
          <w:rFonts w:ascii="Times New Roman" w:hAnsi="Times New Roman" w:cs="Times New Roman"/>
          <w:sz w:val="24"/>
          <w:szCs w:val="24"/>
        </w:rPr>
      </w:pPr>
    </w:p>
    <w:p w14:paraId="53115CC5" w14:textId="4955D224"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significant</w:t>
      </w:r>
      <w:r w:rsidR="00CA711B" w:rsidRPr="00CD3AC5">
        <w:rPr>
          <w:rFonts w:ascii="Times New Roman" w:hAnsi="Times New Roman" w:cs="Times New Roman"/>
          <w:sz w:val="24"/>
          <w:szCs w:val="24"/>
        </w:rPr>
        <w:t xml:space="preserve"> positive</w:t>
      </w:r>
      <w:r w:rsidRPr="00CD3AC5">
        <w:rPr>
          <w:rFonts w:ascii="Times New Roman" w:hAnsi="Times New Roman" w:cs="Times New Roman"/>
          <w:sz w:val="24"/>
          <w:szCs w:val="24"/>
        </w:rPr>
        <w:t xml:space="preserve"> correlation between child SSI participation rates</w:t>
      </w:r>
      <w:r w:rsidR="00CA711B" w:rsidRPr="00CD3AC5">
        <w:rPr>
          <w:rFonts w:ascii="Times New Roman" w:hAnsi="Times New Roman" w:cs="Times New Roman"/>
          <w:sz w:val="24"/>
          <w:szCs w:val="24"/>
        </w:rPr>
        <w:t xml:space="preserve"> and states with higher percentages of population in urbanized areas</w:t>
      </w:r>
      <w:r w:rsidR="00023631" w:rsidRPr="00CD3AC5">
        <w:rPr>
          <w:rFonts w:ascii="Times New Roman" w:hAnsi="Times New Roman" w:cs="Times New Roman"/>
          <w:sz w:val="24"/>
          <w:szCs w:val="24"/>
        </w:rPr>
        <w:t xml:space="preserve">, </w:t>
      </w:r>
      <w:r w:rsidR="00CA711B" w:rsidRPr="00CD3AC5">
        <w:rPr>
          <w:rFonts w:ascii="Times New Roman" w:hAnsi="Times New Roman" w:cs="Times New Roman"/>
          <w:sz w:val="24"/>
          <w:szCs w:val="24"/>
        </w:rPr>
        <w:t>higher percentages of financially eligible children with insurance</w:t>
      </w:r>
      <w:r w:rsidR="00023631" w:rsidRPr="00CD3AC5">
        <w:rPr>
          <w:rFonts w:ascii="Times New Roman" w:hAnsi="Times New Roman" w:cs="Times New Roman"/>
          <w:sz w:val="24"/>
          <w:szCs w:val="24"/>
        </w:rPr>
        <w:t>, and Medicaid awards directly tied to SSI awards</w:t>
      </w:r>
      <w:r w:rsidR="00CA711B"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Our framework can be used for future analyses.</w:t>
      </w:r>
    </w:p>
    <w:p w14:paraId="540237A7" w14:textId="77777777" w:rsidR="00B31E77" w:rsidRPr="00CD3AC5" w:rsidRDefault="00B31E77" w:rsidP="009F04AD">
      <w:pPr>
        <w:spacing w:after="0"/>
        <w:rPr>
          <w:rFonts w:ascii="Times New Roman" w:hAnsi="Times New Roman" w:cs="Times New Roman"/>
          <w:sz w:val="24"/>
          <w:szCs w:val="24"/>
        </w:rPr>
      </w:pPr>
    </w:p>
    <w:p w14:paraId="75DAEA5E" w14:textId="7C15BC2E" w:rsidR="0099098E" w:rsidRDefault="0099098E">
      <w:pPr>
        <w:rPr>
          <w:rFonts w:ascii="Times New Roman" w:hAnsi="Times New Roman" w:cs="Times New Roman"/>
        </w:rPr>
      </w:pPr>
      <w:r>
        <w:rPr>
          <w:rFonts w:ascii="Times New Roman" w:hAnsi="Times New Roman" w:cs="Times New Roman"/>
        </w:rPr>
        <w:br w:type="page"/>
      </w:r>
    </w:p>
    <w:p w14:paraId="07DCF70B" w14:textId="485A1F4F" w:rsidR="00D04409" w:rsidRPr="00CD3AC5" w:rsidRDefault="00D04409" w:rsidP="00315151">
      <w:pPr>
        <w:spacing w:after="0" w:line="360" w:lineRule="auto"/>
        <w:rPr>
          <w:rFonts w:ascii="Times New Roman" w:hAnsi="Times New Roman" w:cs="Times New Roman"/>
          <w:b/>
          <w:bCs/>
          <w:sz w:val="24"/>
          <w:szCs w:val="24"/>
        </w:rPr>
      </w:pPr>
      <w:bookmarkStart w:id="24" w:name="_Hlk140516009"/>
      <w:commentRangeStart w:id="25"/>
      <w:r w:rsidRPr="00CD3AC5">
        <w:rPr>
          <w:rFonts w:ascii="Times New Roman" w:hAnsi="Times New Roman" w:cs="Times New Roman"/>
          <w:b/>
          <w:bCs/>
          <w:sz w:val="24"/>
          <w:szCs w:val="24"/>
        </w:rPr>
        <w:lastRenderedPageBreak/>
        <w:t>INTRODUCTION</w:t>
      </w:r>
      <w:commentRangeEnd w:id="25"/>
      <w:r w:rsidR="007E533B">
        <w:rPr>
          <w:rStyle w:val="CommentReference"/>
        </w:rPr>
        <w:commentReference w:id="25"/>
      </w:r>
    </w:p>
    <w:bookmarkEnd w:id="24"/>
    <w:p w14:paraId="40CFAB9C" w14:textId="3943A712" w:rsidR="00F61302" w:rsidRPr="00CD3AC5" w:rsidRDefault="00C7398B"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Supplemental Security Income (SSI) </w:t>
      </w:r>
      <w:r w:rsidR="00663521" w:rsidRPr="00CD3AC5">
        <w:rPr>
          <w:rFonts w:ascii="Times New Roman" w:hAnsi="Times New Roman" w:cs="Times New Roman"/>
          <w:sz w:val="24"/>
          <w:szCs w:val="24"/>
        </w:rPr>
        <w:t xml:space="preserve">is a </w:t>
      </w:r>
      <w:r w:rsidR="00E63C0F" w:rsidRPr="00CD3AC5">
        <w:rPr>
          <w:rFonts w:ascii="Times New Roman" w:hAnsi="Times New Roman" w:cs="Times New Roman"/>
          <w:sz w:val="24"/>
          <w:szCs w:val="24"/>
        </w:rPr>
        <w:t>federal income supplement program</w:t>
      </w:r>
      <w:r w:rsidR="00663521" w:rsidRPr="00CD3AC5">
        <w:rPr>
          <w:rFonts w:ascii="Times New Roman" w:hAnsi="Times New Roman" w:cs="Times New Roman"/>
          <w:sz w:val="24"/>
          <w:szCs w:val="24"/>
        </w:rPr>
        <w:t xml:space="preserve"> administered by the Social Security Administration (SSA)</w:t>
      </w:r>
      <w:r w:rsidR="00E63C0F" w:rsidRPr="00CD3AC5">
        <w:rPr>
          <w:rFonts w:ascii="Times New Roman" w:hAnsi="Times New Roman" w:cs="Times New Roman"/>
          <w:sz w:val="24"/>
          <w:szCs w:val="24"/>
        </w:rPr>
        <w:t xml:space="preserve"> intended to financially support aged (65 and up), blind, and disabled people who have limited income and resources.</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{"citationID":"x20HtZZ9","properties":{"formattedCitation":"\\super 1\\nosupersub{}","plainCitation":"1","noteIndex":0},"citationItems":[{"id":941,"uris":["http://zotero.org/users/6239254/items/CAS672JC"],"itemData":{"id":941,"type":"webpage","abstract":"Apply Online for Disability Benefits.","language":"en","title":"Supplemental Security Income","URL":"https://www.ssa.gov/ssi/","accessed":{"date-parts":[["2022",6,21]]}}}],"schema":"https://github.com/citation-style-language/schema/raw/master/csl-citation.json"}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1</w:t>
      </w:r>
      <w:r w:rsidR="003A1B03" w:rsidRPr="00CD3AC5">
        <w:rPr>
          <w:rFonts w:ascii="Times New Roman" w:hAnsi="Times New Roman" w:cs="Times New Roman"/>
          <w:sz w:val="24"/>
          <w:szCs w:val="24"/>
        </w:rPr>
        <w:fldChar w:fldCharType="end"/>
      </w:r>
      <w:r w:rsidR="00E510B1" w:rsidRPr="00CD3AC5">
        <w:rPr>
          <w:rFonts w:ascii="Times New Roman" w:hAnsi="Times New Roman" w:cs="Times New Roman"/>
          <w:sz w:val="24"/>
          <w:szCs w:val="24"/>
        </w:rPr>
        <w:t xml:space="preserve"> Specifically for children, disability eligibility is </w:t>
      </w:r>
      <w:r w:rsidR="00BB3488" w:rsidRPr="00CD3AC5">
        <w:rPr>
          <w:rFonts w:ascii="Times New Roman" w:hAnsi="Times New Roman" w:cs="Times New Roman"/>
          <w:sz w:val="24"/>
          <w:szCs w:val="24"/>
        </w:rPr>
        <w:t>defined</w:t>
      </w:r>
      <w:r w:rsidR="00E510B1" w:rsidRPr="00CD3AC5">
        <w:rPr>
          <w:rFonts w:ascii="Times New Roman" w:hAnsi="Times New Roman" w:cs="Times New Roman"/>
          <w:sz w:val="24"/>
          <w:szCs w:val="24"/>
        </w:rPr>
        <w:t xml:space="preserve"> by having a medically determinable physical or mental impairment that can lead to severe functional limitations or death, and financial eligibility is </w:t>
      </w:r>
      <w:r w:rsidR="00BB3488" w:rsidRPr="00CD3AC5">
        <w:rPr>
          <w:rFonts w:ascii="Times New Roman" w:hAnsi="Times New Roman" w:cs="Times New Roman"/>
          <w:sz w:val="24"/>
          <w:szCs w:val="24"/>
        </w:rPr>
        <w:t>generally characterized</w:t>
      </w:r>
      <w:r w:rsidR="00E510B1" w:rsidRPr="00CD3AC5">
        <w:rPr>
          <w:rFonts w:ascii="Times New Roman" w:hAnsi="Times New Roman" w:cs="Times New Roman"/>
          <w:sz w:val="24"/>
          <w:szCs w:val="24"/>
        </w:rPr>
        <w:t xml:space="preserve"> by </w:t>
      </w:r>
      <w:r w:rsidR="00BB3488" w:rsidRPr="00CD3AC5">
        <w:rPr>
          <w:rFonts w:ascii="Times New Roman" w:hAnsi="Times New Roman" w:cs="Times New Roman"/>
          <w:sz w:val="24"/>
          <w:szCs w:val="24"/>
        </w:rPr>
        <w:t>living in a household earning less than about $5,000 per month.</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{"citationID":"MZvztsgQ","properties":{"formattedCitation":"\\super 2\\nosupersub{}","plainCitation":"2","noteIndex":0},"citationItems":[{"id":943,"uris":["http://zotero.org/users/6239254/items/HCLG4FYJ"],"itemData":{"id":943,"type":"webpage","abstract":"To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2</w:t>
      </w:r>
      <w:r w:rsidR="003A1B03" w:rsidRPr="00CD3AC5">
        <w:rPr>
          <w:rFonts w:ascii="Times New Roman" w:hAnsi="Times New Roman" w:cs="Times New Roman"/>
          <w:sz w:val="24"/>
          <w:szCs w:val="24"/>
        </w:rPr>
        <w:fldChar w:fldCharType="end"/>
      </w:r>
      <w:r w:rsidR="003A1B03" w:rsidRPr="00CD3AC5">
        <w:rPr>
          <w:rFonts w:ascii="Times New Roman" w:hAnsi="Times New Roman" w:cs="Times New Roman"/>
          <w:sz w:val="24"/>
          <w:szCs w:val="24"/>
        </w:rPr>
        <w:t xml:space="preserve"> </w:t>
      </w:r>
      <w:r w:rsidR="00BB3488" w:rsidRPr="00CD3AC5">
        <w:rPr>
          <w:rFonts w:ascii="Times New Roman" w:hAnsi="Times New Roman" w:cs="Times New Roman"/>
          <w:color w:val="FF0000"/>
          <w:sz w:val="24"/>
          <w:szCs w:val="24"/>
        </w:rPr>
        <w:t xml:space="preserve">(This is almost impossible to define succinctly.) </w:t>
      </w:r>
      <w:r w:rsidR="00942ECE" w:rsidRPr="00CD3AC5">
        <w:rPr>
          <w:rFonts w:ascii="Times New Roman" w:hAnsi="Times New Roman" w:cs="Times New Roman"/>
          <w:sz w:val="24"/>
          <w:szCs w:val="24"/>
        </w:rPr>
        <w:t xml:space="preserve">As of 2022, </w:t>
      </w:r>
      <w:r w:rsidR="005B6EFF" w:rsidRPr="00CD3AC5">
        <w:rPr>
          <w:rFonts w:ascii="Times New Roman" w:hAnsi="Times New Roman" w:cs="Times New Roman"/>
          <w:sz w:val="24"/>
          <w:szCs w:val="24"/>
        </w:rPr>
        <w:t>The maximum federal benefit rate is $841 per month for an individual.</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{"citationID":"CSUFengx","properties":{"formattedCitation":"\\super 3\\nosupersub{}","plainCitation":"3","noteIndex":0},"citationItems":[{"id":945,"uris":["http://zotero.org/users/6239254/items/NW5Z23SQ"],"itemData":{"id":945,"type":"webpage","abstract":"This page provides information on the maximum Federal benefit which changes yearly.","language":"eng","title":"Understanding SSI - SSI Benefits","URL":"https://www.ssa.gov/ssi/text-benefits-ussi.htm","accessed":{"date-parts":[["2022",6,21]]}}}],"schema":"https://github.com/citation-style-language/schema/raw/master/csl-citation.json"}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3</w:t>
      </w:r>
      <w:r w:rsidR="003A1B03" w:rsidRPr="00CD3AC5">
        <w:rPr>
          <w:rFonts w:ascii="Times New Roman" w:hAnsi="Times New Roman" w:cs="Times New Roman"/>
          <w:sz w:val="24"/>
          <w:szCs w:val="24"/>
        </w:rPr>
        <w:fldChar w:fldCharType="end"/>
      </w:r>
      <w:r w:rsidR="005B6EFF"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By</w:t>
      </w:r>
      <w:r w:rsidR="005B6EFF" w:rsidRPr="00CD3AC5">
        <w:rPr>
          <w:rFonts w:ascii="Times New Roman" w:hAnsi="Times New Roman" w:cs="Times New Roman"/>
          <w:sz w:val="24"/>
          <w:szCs w:val="24"/>
        </w:rPr>
        <w:t xml:space="preserve"> 2018, 23 s</w:t>
      </w:r>
      <w:r w:rsidR="007F2A96" w:rsidRPr="00CD3AC5">
        <w:rPr>
          <w:rFonts w:ascii="Times New Roman" w:hAnsi="Times New Roman" w:cs="Times New Roman"/>
          <w:sz w:val="24"/>
          <w:szCs w:val="24"/>
        </w:rPr>
        <w:t xml:space="preserve">tates </w:t>
      </w:r>
      <w:r w:rsidR="005B6EFF" w:rsidRPr="00CD3AC5">
        <w:rPr>
          <w:rFonts w:ascii="Times New Roman" w:hAnsi="Times New Roman" w:cs="Times New Roman"/>
          <w:sz w:val="24"/>
          <w:szCs w:val="24"/>
        </w:rPr>
        <w:t>opted</w:t>
      </w:r>
      <w:r w:rsidR="007F2A96" w:rsidRPr="00CD3AC5">
        <w:rPr>
          <w:rFonts w:ascii="Times New Roman" w:hAnsi="Times New Roman" w:cs="Times New Roman"/>
          <w:sz w:val="24"/>
          <w:szCs w:val="24"/>
        </w:rPr>
        <w:t xml:space="preserve"> to supplement these benefits with </w:t>
      </w:r>
      <w:r w:rsidR="005B6EFF" w:rsidRPr="00CD3AC5">
        <w:rPr>
          <w:rFonts w:ascii="Times New Roman" w:hAnsi="Times New Roman" w:cs="Times New Roman"/>
          <w:sz w:val="24"/>
          <w:szCs w:val="24"/>
        </w:rPr>
        <w:t>State Supplementary Payments</w:t>
      </w:r>
      <w:r w:rsidR="007F2A96" w:rsidRPr="00CD3AC5">
        <w:rPr>
          <w:rFonts w:ascii="Times New Roman" w:hAnsi="Times New Roman" w:cs="Times New Roman"/>
          <w:sz w:val="24"/>
          <w:szCs w:val="24"/>
        </w:rPr>
        <w:t xml:space="preserve"> (SSP)</w:t>
      </w:r>
      <w:r w:rsidR="005B6EFF" w:rsidRPr="00CD3AC5">
        <w:rPr>
          <w:rFonts w:ascii="Times New Roman" w:hAnsi="Times New Roman" w:cs="Times New Roman"/>
          <w:sz w:val="24"/>
          <w:szCs w:val="24"/>
        </w:rPr>
        <w:t xml:space="preserve">, with a maximum benefit amount of </w:t>
      </w:r>
      <w:r w:rsidR="00A84BBC" w:rsidRPr="00CD3AC5">
        <w:rPr>
          <w:rFonts w:ascii="Times New Roman" w:hAnsi="Times New Roman" w:cs="Times New Roman"/>
          <w:sz w:val="24"/>
          <w:szCs w:val="24"/>
        </w:rPr>
        <w:t xml:space="preserve">about </w:t>
      </w:r>
      <w:r w:rsidR="005B6EFF" w:rsidRPr="00CD3AC5">
        <w:rPr>
          <w:rFonts w:ascii="Times New Roman" w:hAnsi="Times New Roman" w:cs="Times New Roman"/>
          <w:sz w:val="24"/>
          <w:szCs w:val="24"/>
        </w:rPr>
        <w:t>$60 for children</w:t>
      </w:r>
      <w:r w:rsidR="00A84BBC" w:rsidRPr="00CD3AC5">
        <w:rPr>
          <w:rFonts w:ascii="Times New Roman" w:hAnsi="Times New Roman" w:cs="Times New Roman"/>
          <w:sz w:val="24"/>
          <w:szCs w:val="24"/>
        </w:rPr>
        <w:t>.</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{"citationID":"1b72Oun4","properties":{"formattedCitation":"\\super 4,5\\nosupersub{}","plainCitation":"4,5","noteIndex":0},"citationItems":[{"id":947,"uris":["http://zotero.org/users/6239254/items/JYF9LBR7"],"itemData":{"id":947,"type":"webpage","title":"State Supplemental Payments for Children with Disabilities","URL":"https://www.lawatlas.org/datasets/supplemental-security-income-for-children-with-disabilities","accessed":{"date-parts":[["2022",6,21]]}}},{"id":936,"uris":["http://zotero.org/users/6239254/items/W26HLKY7"],"itemData":{"id":936,"type":"article-journal","abstract":"CONTEXT: Nearly 1.2 million children with disabilities received federally administered Supplemental Security Income (SSI) payments in 2017. Based on a robust review of research and evaluation evidence and microsimulations, The National Academies of Sciences, Engineering, and Medicine committee identified modifications to SSI (ie, increasing the federal SSI benefit maximum by one-third or two-thirds) as 1 of 10 strategies that could reduce the US child poverty rate, improving child health and well-being on a population level.\nOBJECTIVE: Describing the availability and amount of SSI and State Supplementary Payment (SSP) program benefits to support families of children with disabilities may be a first step toward evaluating The National Academies of Sciences, Engineering, and Medicine-proposed modification to SSI as a potential poverty alleviation and health improvement tool for children with disabilities and their families.\nDESIGN: We used public health law research methods to characterize the laws (statutes and state agency regulations) governing the federal SSI program and SSP programs in the 50 states and District of Columbia from January 1, 1996, through November 1, 2018.\nRESULTS: The number of jurisdictions offering supplementary payments (SSP) was relatively stable between 1996 and 2018. In 2018, 23 US jurisdictions legally mandated that SSP programs were available for children. Among the states with SSP payment amounts in their codified laws, SSP monthly benefit amounts ranged from $8 to $64.35 in 1996 and $3.13 to $60.43 in 2018.\nCONCLUSION: Our initial exploration of SSI-related policies as a tool for improving the economic stability of children with disabilities and their families suggests that current SSPs, in combination with SSI, would not rise to the level of SSI increases proposed by The National Academies of Sciences, Engineering, and Medicine. Understanding more about how SSI and SSP reach children and work in combination with other federal and state income security programs may help identify policies and strategies that better support children with disabilities in low-income households.","container-title":"Journal of public health management and practice: JPHMP","DOI":"10.1097/PHH.0000000000001122","ISSN":"1550-5022","journalAbbreviation":"J Public Health Manag Pract","language":"eng","note":"PMID: 32004222\nPMCID: PMC7268284","page":"S45-S53","source":"PubMed","title":"Trends Over Time and Jurisdiction Variability in Supplemental Security Income and State Supplementary Payment Programs for Children With Disabilities","volume":"26 Suppl 2, Advancing Legal Epidemiology","author":[{"family":"Robinson","given":"Lara R."},{"family":"McCord","given":"Russell F."},{"family":"Cloud","given":"Lindsay K."},{"family":"Kaminski","given":"Jennifer W."},{"family":"Cook","given":"Amy"},{"family":"Amoroso","given":"Jessica"},{"family":"Watts","given":"Maya Hazarika"},{"family":"Kotzky","given":"Kim"},{"family":"Barry","given":"Caroline M."},{"family":"Johnson","given":"Rebecca"},{"family":"Kelleher","given":"Kelly J."}],"issued":{"date-parts":[["2020",4]]}}}],"schema":"https://github.com/citation-style-language/schema/raw/master/csl-citation.json"}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4,5</w:t>
      </w:r>
      <w:r w:rsidR="003A1B03" w:rsidRPr="00CD3AC5">
        <w:rPr>
          <w:rFonts w:ascii="Times New Roman" w:hAnsi="Times New Roman" w:cs="Times New Roman"/>
          <w:sz w:val="24"/>
          <w:szCs w:val="24"/>
        </w:rPr>
        <w:fldChar w:fldCharType="end"/>
      </w:r>
      <w:r w:rsidR="007F2A96"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J</w:t>
      </w:r>
      <w:r w:rsidR="00E00F0C" w:rsidRPr="00CD3AC5">
        <w:rPr>
          <w:rFonts w:ascii="Times New Roman" w:hAnsi="Times New Roman" w:cs="Times New Roman"/>
          <w:sz w:val="24"/>
          <w:szCs w:val="24"/>
        </w:rPr>
        <w:t xml:space="preserve">ust under 8 million people received SSI payment, </w:t>
      </w:r>
      <w:r w:rsidR="00AA3AA0" w:rsidRPr="00CD3AC5">
        <w:rPr>
          <w:rFonts w:ascii="Times New Roman" w:hAnsi="Times New Roman" w:cs="Times New Roman"/>
          <w:sz w:val="24"/>
          <w:szCs w:val="24"/>
        </w:rPr>
        <w:t>85.7% of which qualify through blind/disabled eligibility criteria</w:t>
      </w:r>
      <w:r w:rsidR="00942ECE" w:rsidRPr="00CD3AC5">
        <w:rPr>
          <w:rFonts w:ascii="Times New Roman" w:hAnsi="Times New Roman" w:cs="Times New Roman"/>
          <w:sz w:val="24"/>
          <w:szCs w:val="24"/>
        </w:rPr>
        <w:t>, in 2020</w:t>
      </w:r>
      <w:r w:rsidR="00AA3AA0"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{"citationID":"HyCMumAp","properties":{"formattedCitation":"\\super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AA3AA0" w:rsidRPr="00CD3AC5">
        <w:rPr>
          <w:rFonts w:ascii="Times New Roman" w:hAnsi="Times New Roman" w:cs="Times New Roman"/>
          <w:sz w:val="24"/>
          <w:szCs w:val="24"/>
        </w:rPr>
        <w:t xml:space="preserve"> </w:t>
      </w:r>
      <w:r w:rsidR="00F44AAC" w:rsidRPr="00CD3AC5">
        <w:rPr>
          <w:rFonts w:ascii="Times New Roman" w:hAnsi="Times New Roman" w:cs="Times New Roman"/>
          <w:sz w:val="24"/>
          <w:szCs w:val="24"/>
        </w:rPr>
        <w:t>Approximately</w:t>
      </w:r>
      <w:r w:rsidR="00A84BBC" w:rsidRPr="00CD3AC5">
        <w:rPr>
          <w:rFonts w:ascii="Times New Roman" w:hAnsi="Times New Roman" w:cs="Times New Roman"/>
          <w:sz w:val="24"/>
          <w:szCs w:val="24"/>
        </w:rPr>
        <w:t xml:space="preserve"> 1.</w:t>
      </w:r>
      <w:r w:rsidR="00DE0521" w:rsidRPr="00CD3AC5">
        <w:rPr>
          <w:rFonts w:ascii="Times New Roman" w:hAnsi="Times New Roman" w:cs="Times New Roman"/>
          <w:sz w:val="24"/>
          <w:szCs w:val="24"/>
        </w:rPr>
        <w:t>1</w:t>
      </w:r>
      <w:r w:rsidR="00A84BBC" w:rsidRPr="00CD3AC5">
        <w:rPr>
          <w:rFonts w:ascii="Times New Roman" w:hAnsi="Times New Roman" w:cs="Times New Roman"/>
          <w:sz w:val="24"/>
          <w:szCs w:val="24"/>
        </w:rPr>
        <w:t xml:space="preserve"> million children (</w:t>
      </w:r>
      <w:r w:rsidR="00DE0521" w:rsidRPr="00CD3AC5">
        <w:rPr>
          <w:rFonts w:ascii="Times New Roman" w:hAnsi="Times New Roman" w:cs="Times New Roman"/>
          <w:sz w:val="24"/>
          <w:szCs w:val="24"/>
        </w:rPr>
        <w:t>nearly</w:t>
      </w:r>
      <w:r w:rsidR="00A84BBC" w:rsidRPr="00CD3AC5">
        <w:rPr>
          <w:rFonts w:ascii="Times New Roman" w:hAnsi="Times New Roman" w:cs="Times New Roman"/>
          <w:sz w:val="24"/>
          <w:szCs w:val="24"/>
        </w:rPr>
        <w:t xml:space="preserve"> 2%) </w:t>
      </w:r>
      <w:r w:rsidR="002E6D7C" w:rsidRPr="00CD3AC5">
        <w:rPr>
          <w:rFonts w:ascii="Times New Roman" w:hAnsi="Times New Roman" w:cs="Times New Roman"/>
          <w:sz w:val="24"/>
          <w:szCs w:val="24"/>
        </w:rPr>
        <w:t>of all children in the United States (US)</w:t>
      </w:r>
      <w:r w:rsidR="00A84BBC" w:rsidRPr="00CD3AC5">
        <w:rPr>
          <w:rFonts w:ascii="Times New Roman" w:hAnsi="Times New Roman" w:cs="Times New Roman"/>
          <w:sz w:val="24"/>
          <w:szCs w:val="24"/>
        </w:rPr>
        <w:t xml:space="preserve"> </w:t>
      </w:r>
      <w:r w:rsidR="002E6D7C" w:rsidRPr="00CD3AC5">
        <w:rPr>
          <w:rFonts w:ascii="Times New Roman" w:hAnsi="Times New Roman" w:cs="Times New Roman"/>
          <w:sz w:val="24"/>
          <w:szCs w:val="24"/>
        </w:rPr>
        <w:t>receive support from the SSI program</w:t>
      </w:r>
      <w:r w:rsidR="00DE0521"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 xml:space="preserve">67.7% of which </w:t>
      </w:r>
      <w:r w:rsidR="00F44AAC" w:rsidRPr="00CD3AC5">
        <w:rPr>
          <w:rFonts w:ascii="Times New Roman" w:hAnsi="Times New Roman" w:cs="Times New Roman"/>
          <w:sz w:val="24"/>
          <w:szCs w:val="24"/>
        </w:rPr>
        <w:t>were</w:t>
      </w:r>
      <w:r w:rsidR="00E00F0C" w:rsidRPr="00CD3AC5">
        <w:rPr>
          <w:rFonts w:ascii="Times New Roman" w:hAnsi="Times New Roman" w:cs="Times New Roman"/>
          <w:sz w:val="24"/>
          <w:szCs w:val="24"/>
        </w:rPr>
        <w:t xml:space="preserve"> male and </w:t>
      </w:r>
      <w:r w:rsidR="00DE0521" w:rsidRPr="00CD3AC5">
        <w:rPr>
          <w:rFonts w:ascii="Times New Roman" w:hAnsi="Times New Roman" w:cs="Times New Roman"/>
          <w:sz w:val="24"/>
          <w:szCs w:val="24"/>
        </w:rPr>
        <w:t>68</w:t>
      </w:r>
      <w:r w:rsidR="00E00F0C" w:rsidRPr="00CD3AC5">
        <w:rPr>
          <w:rFonts w:ascii="Times New Roman" w:hAnsi="Times New Roman" w:cs="Times New Roman"/>
          <w:sz w:val="24"/>
          <w:szCs w:val="24"/>
        </w:rPr>
        <w:t>.3</w:t>
      </w:r>
      <w:r w:rsidR="00DE0521" w:rsidRPr="00CD3AC5">
        <w:rPr>
          <w:rFonts w:ascii="Times New Roman" w:hAnsi="Times New Roman" w:cs="Times New Roman"/>
          <w:sz w:val="24"/>
          <w:szCs w:val="24"/>
        </w:rPr>
        <w:t>% of which came from single parent households</w:t>
      </w:r>
      <w:r w:rsidR="00F44AAC"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receiving an average federal payment of $669</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{"citationID":"4F5kTHOk","properties":{"formattedCitation":"\\super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7F2A96" w:rsidRPr="00CD3AC5">
        <w:rPr>
          <w:rFonts w:ascii="Times New Roman" w:hAnsi="Times New Roman" w:cs="Times New Roman"/>
          <w:sz w:val="24"/>
          <w:szCs w:val="24"/>
        </w:rPr>
        <w:t xml:space="preserve">The </w:t>
      </w:r>
      <w:r w:rsidR="00A84BBC" w:rsidRPr="00CD3AC5">
        <w:rPr>
          <w:rFonts w:ascii="Times New Roman" w:hAnsi="Times New Roman" w:cs="Times New Roman"/>
          <w:sz w:val="24"/>
          <w:szCs w:val="24"/>
        </w:rPr>
        <w:t>National Academies of Sciences, Engineering, and Medicine (</w:t>
      </w:r>
      <w:r w:rsidR="007F2A96" w:rsidRPr="00CD3AC5">
        <w:rPr>
          <w:rFonts w:ascii="Times New Roman" w:hAnsi="Times New Roman" w:cs="Times New Roman"/>
          <w:sz w:val="24"/>
          <w:szCs w:val="24"/>
        </w:rPr>
        <w:t>NASEM</w:t>
      </w:r>
      <w:r w:rsidR="00A84BBC" w:rsidRPr="00CD3AC5">
        <w:rPr>
          <w:rFonts w:ascii="Times New Roman" w:hAnsi="Times New Roman" w:cs="Times New Roman"/>
          <w:sz w:val="24"/>
          <w:szCs w:val="24"/>
        </w:rPr>
        <w:t>) have</w:t>
      </w:r>
      <w:r w:rsidR="007F2A96" w:rsidRPr="00CD3AC5">
        <w:rPr>
          <w:rFonts w:ascii="Times New Roman" w:hAnsi="Times New Roman" w:cs="Times New Roman"/>
          <w:sz w:val="24"/>
          <w:szCs w:val="24"/>
        </w:rPr>
        <w:t xml:space="preserve"> estimate</w:t>
      </w:r>
      <w:r w:rsidR="00A84BBC" w:rsidRPr="00CD3AC5">
        <w:rPr>
          <w:rFonts w:ascii="Times New Roman" w:hAnsi="Times New Roman" w:cs="Times New Roman"/>
          <w:sz w:val="24"/>
          <w:szCs w:val="24"/>
        </w:rPr>
        <w:t>d</w:t>
      </w:r>
      <w:r w:rsidR="007F2A96" w:rsidRPr="00CD3AC5">
        <w:rPr>
          <w:rFonts w:ascii="Times New Roman" w:hAnsi="Times New Roman" w:cs="Times New Roman"/>
          <w:sz w:val="24"/>
          <w:szCs w:val="24"/>
        </w:rPr>
        <w:t xml:space="preserve"> that child poverty would rise from 13.0 to 14.8% without the SSI program.</w:t>
      </w:r>
      <w:r w:rsidR="00F44AAC" w:rsidRPr="00CD3AC5">
        <w:rPr>
          <w:rFonts w:ascii="Times New Roman" w:hAnsi="Times New Roman" w:cs="Times New Roman"/>
          <w:sz w:val="24"/>
          <w:szCs w:val="24"/>
        </w:rPr>
        <w:fldChar w:fldCharType="begin"/>
      </w:r>
      <w:r w:rsidR="00F44AAC" w:rsidRPr="00CD3AC5">
        <w:rPr>
          <w:rFonts w:ascii="Times New Roman" w:hAnsi="Times New Roman" w:cs="Times New Roman"/>
          <w:sz w:val="24"/>
          <w:szCs w:val="24"/>
        </w:rPr>
        <w:instrText xml:space="preserve"> ADDIN ZOTERO_ITEM CSL_CITATION {"citationID":"LbHw8z6v","properties":{"formattedCitation":"\\super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7</w:t>
      </w:r>
      <w:r w:rsidR="00F44AAC" w:rsidRPr="00CD3AC5">
        <w:rPr>
          <w:rFonts w:ascii="Times New Roman" w:hAnsi="Times New Roman" w:cs="Times New Roman"/>
          <w:sz w:val="24"/>
          <w:szCs w:val="24"/>
        </w:rPr>
        <w:fldChar w:fldCharType="end"/>
      </w:r>
    </w:p>
    <w:p w14:paraId="1C7F8F40" w14:textId="7B27A583" w:rsidR="004254BA" w:rsidRPr="00CD3AC5" w:rsidRDefault="0076237C"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Whe</w:t>
      </w:r>
      <w:r w:rsidR="00A84BBC" w:rsidRPr="00CD3AC5">
        <w:rPr>
          <w:rFonts w:ascii="Times New Roman" w:hAnsi="Times New Roman" w:cs="Times New Roman"/>
          <w:sz w:val="24"/>
          <w:szCs w:val="24"/>
        </w:rPr>
        <w:t>ther the SSI program has reached its full potential</w:t>
      </w:r>
      <w:r w:rsidR="003614D4" w:rsidRPr="00CD3AC5">
        <w:rPr>
          <w:rFonts w:ascii="Times New Roman" w:hAnsi="Times New Roman" w:cs="Times New Roman"/>
          <w:sz w:val="24"/>
          <w:szCs w:val="24"/>
        </w:rPr>
        <w:t xml:space="preserve"> by assisting all children </w:t>
      </w:r>
      <w:del w:id="26" w:author="Danielson, Melissa (CDC/DDNID/NCBDDD/DHDD)" w:date="2022-06-30T13:59:00Z">
        <w:r w:rsidR="003614D4" w:rsidRPr="00CD3AC5" w:rsidDel="00AD413F">
          <w:rPr>
            <w:rFonts w:ascii="Times New Roman" w:hAnsi="Times New Roman" w:cs="Times New Roman"/>
            <w:sz w:val="24"/>
            <w:szCs w:val="24"/>
          </w:rPr>
          <w:delText xml:space="preserve">that </w:delText>
        </w:r>
      </w:del>
      <w:ins w:id="27" w:author="Danielson, Melissa (CDC/DDNID/NCBDDD/DHDD)" w:date="2022-06-30T13:59:00Z">
        <w:r w:rsidR="00AD413F">
          <w:rPr>
            <w:rFonts w:ascii="Times New Roman" w:hAnsi="Times New Roman" w:cs="Times New Roman"/>
            <w:sz w:val="24"/>
            <w:szCs w:val="24"/>
          </w:rPr>
          <w:t>who</w:t>
        </w:r>
        <w:r w:rsidR="00AD413F" w:rsidRPr="00CD3AC5">
          <w:rPr>
            <w:rFonts w:ascii="Times New Roman" w:hAnsi="Times New Roman" w:cs="Times New Roman"/>
            <w:sz w:val="24"/>
            <w:szCs w:val="24"/>
          </w:rPr>
          <w:t xml:space="preserve"> </w:t>
        </w:r>
      </w:ins>
      <w:r w:rsidR="003614D4" w:rsidRPr="00CD3AC5">
        <w:rPr>
          <w:rFonts w:ascii="Times New Roman" w:hAnsi="Times New Roman" w:cs="Times New Roman"/>
          <w:sz w:val="24"/>
          <w:szCs w:val="24"/>
        </w:rPr>
        <w:t>are potentially eligible for its benefits</w:t>
      </w:r>
      <w:r w:rsidRPr="00CD3AC5">
        <w:rPr>
          <w:rFonts w:ascii="Times New Roman" w:hAnsi="Times New Roman" w:cs="Times New Roman"/>
          <w:sz w:val="24"/>
          <w:szCs w:val="24"/>
        </w:rPr>
        <w:t xml:space="preserve"> remains an open question</w:t>
      </w:r>
      <w:r w:rsidR="003614D4" w:rsidRPr="00CD3AC5">
        <w:rPr>
          <w:rFonts w:ascii="Times New Roman" w:hAnsi="Times New Roman" w:cs="Times New Roman"/>
          <w:sz w:val="24"/>
          <w:szCs w:val="24"/>
        </w:rPr>
        <w:t>.</w:t>
      </w:r>
      <w:r w:rsidR="009F37A5" w:rsidRPr="00CD3AC5">
        <w:rPr>
          <w:rFonts w:ascii="Times New Roman" w:hAnsi="Times New Roman" w:cs="Times New Roman"/>
          <w:sz w:val="24"/>
          <w:szCs w:val="24"/>
        </w:rPr>
        <w:t xml:space="preserve"> Only a few specific SSI participation estimates have been published.</w:t>
      </w:r>
      <w:r w:rsidR="003614D4"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Not considering financial eligibility, only </w:t>
      </w:r>
      <w:r w:rsidR="000815A9" w:rsidRPr="00CD3AC5">
        <w:rPr>
          <w:rFonts w:ascii="Times New Roman" w:hAnsi="Times New Roman" w:cs="Times New Roman"/>
          <w:sz w:val="24"/>
          <w:szCs w:val="24"/>
        </w:rPr>
        <w:t>22.</w:t>
      </w:r>
      <w:r w:rsidR="009F37A5" w:rsidRPr="00CD3AC5">
        <w:rPr>
          <w:rFonts w:ascii="Times New Roman" w:hAnsi="Times New Roman" w:cs="Times New Roman"/>
          <w:sz w:val="24"/>
          <w:szCs w:val="24"/>
        </w:rPr>
        <w:t>7</w:t>
      </w:r>
      <w:r w:rsidR="000815A9" w:rsidRPr="00CD3AC5">
        <w:rPr>
          <w:rFonts w:ascii="Times New Roman" w:hAnsi="Times New Roman" w:cs="Times New Roman"/>
          <w:sz w:val="24"/>
          <w:szCs w:val="24"/>
        </w:rPr>
        <w:t xml:space="preserve">% of those with disabilities </w:t>
      </w:r>
      <w:r w:rsidRPr="00CD3AC5">
        <w:rPr>
          <w:rFonts w:ascii="Times New Roman" w:hAnsi="Times New Roman" w:cs="Times New Roman"/>
          <w:sz w:val="24"/>
          <w:szCs w:val="24"/>
        </w:rPr>
        <w:t>in the working age population</w:t>
      </w:r>
      <w:r w:rsidR="00942ECE" w:rsidRPr="00CD3AC5">
        <w:rPr>
          <w:rFonts w:ascii="Times New Roman" w:hAnsi="Times New Roman" w:cs="Times New Roman"/>
          <w:sz w:val="24"/>
          <w:szCs w:val="24"/>
        </w:rPr>
        <w:t xml:space="preserve"> receive SSI</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{"citationID":"aAqdBP7v","properties":{"formattedCitation":"\\super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F44AAC"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F44AAC" w:rsidRPr="00CD3AC5">
        <w:rPr>
          <w:rFonts w:ascii="Times New Roman" w:hAnsi="Times New Roman" w:cs="Times New Roman"/>
          <w:sz w:val="24"/>
          <w:szCs w:val="24"/>
        </w:rPr>
        <w:fldChar w:fldCharType="end"/>
      </w:r>
      <w:r w:rsidR="00C44499" w:rsidRPr="00CD3AC5">
        <w:rPr>
          <w:rFonts w:ascii="Times New Roman" w:hAnsi="Times New Roman" w:cs="Times New Roman"/>
          <w:sz w:val="24"/>
          <w:szCs w:val="24"/>
        </w:rPr>
        <w:t xml:space="preserve"> Because the disability eligibility criteria for the working age population </w:t>
      </w:r>
      <w:r w:rsidR="006854BC" w:rsidRPr="00CD3AC5">
        <w:rPr>
          <w:rFonts w:ascii="Times New Roman" w:hAnsi="Times New Roman" w:cs="Times New Roman"/>
          <w:sz w:val="24"/>
          <w:szCs w:val="24"/>
        </w:rPr>
        <w:t xml:space="preserve">includes the ability to perform substantial gainful activity in place of impairment </w:t>
      </w:r>
      <w:r w:rsidR="00942ECE" w:rsidRPr="00CD3AC5">
        <w:rPr>
          <w:rFonts w:ascii="Times New Roman" w:hAnsi="Times New Roman" w:cs="Times New Roman"/>
          <w:sz w:val="24"/>
          <w:szCs w:val="24"/>
        </w:rPr>
        <w:t xml:space="preserve">that severely </w:t>
      </w:r>
      <w:r w:rsidR="006854BC" w:rsidRPr="00CD3AC5">
        <w:rPr>
          <w:rFonts w:ascii="Times New Roman" w:hAnsi="Times New Roman" w:cs="Times New Roman"/>
          <w:sz w:val="24"/>
          <w:szCs w:val="24"/>
        </w:rPr>
        <w:t>limit</w:t>
      </w:r>
      <w:r w:rsidR="00942ECE" w:rsidRPr="00CD3AC5">
        <w:rPr>
          <w:rFonts w:ascii="Times New Roman" w:hAnsi="Times New Roman" w:cs="Times New Roman"/>
          <w:sz w:val="24"/>
          <w:szCs w:val="24"/>
        </w:rPr>
        <w:t>s</w:t>
      </w:r>
      <w:r w:rsidR="006854BC" w:rsidRPr="00CD3AC5">
        <w:rPr>
          <w:rFonts w:ascii="Times New Roman" w:hAnsi="Times New Roman" w:cs="Times New Roman"/>
          <w:sz w:val="24"/>
          <w:szCs w:val="24"/>
        </w:rPr>
        <w:t xml:space="preserve"> functional ability and many newly turned 18-year </w:t>
      </w:r>
      <w:r w:rsidR="007D49C6" w:rsidRPr="00CD3AC5">
        <w:rPr>
          <w:rFonts w:ascii="Times New Roman" w:hAnsi="Times New Roman" w:cs="Times New Roman"/>
          <w:sz w:val="24"/>
          <w:szCs w:val="24"/>
        </w:rPr>
        <w:t>old</w:t>
      </w:r>
      <w:r w:rsidR="006854BC" w:rsidRPr="00CD3AC5">
        <w:rPr>
          <w:rFonts w:ascii="Times New Roman" w:hAnsi="Times New Roman" w:cs="Times New Roman"/>
          <w:sz w:val="24"/>
          <w:szCs w:val="24"/>
        </w:rPr>
        <w:t xml:space="preserve"> were ineligible for SSI previously because their parental income was too high, it is difficult to assess how well this 22.7% translates to the child population.</w:t>
      </w:r>
      <w:r w:rsidR="00F44AAC"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{"citationID":"8st0DWuO","properties":{"formattedCitation":"\\super 2,9\\nosupersub{}","plainCitation":"2,9","noteIndex":0},"citationItems":[{"id":943,"uris":["http://zotero.org/users/6239254/items/HCLG4FYJ"],"itemData":{"id":943,"type":"webpage","abstract":"To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Children","URL":"https://www.ssa.gov/ssi/text-child-ussi.htm","accessed":{"date-parts":[["2022",6,21]]}}},{"id":1015,"uris":["http://zotero.org/users/6239254/items/NXDKJASQ"],"itemData":{"id":1015,"type":"article-journal","abstract":"In determining Supplemental Security Income (SSI) eligibility and payment levels for child applicants and recipients, the Social Security Administration attributes part of parental income to the child using a process called deeming. Parental-income deeming ends at age 18, relaxing a key SSI eligibility criterion for youths at that point.  Using Social Security administrative records, this article presents data on the number and characteristics of youths who apply for SSI shortly before and after they turn 18. The author finds that the number of applications spikes at age 18 and that 18-year-old applicants are more likely than 17-year-olds to be allowed into the program. The author also compares the relative likelihood of subsequent employment for allowed and denied youth applicants.","container-title":"Social Security Bulletin","issue":"3","language":"en","page":"35-53","source":"Social Science Research Network","title":"Supplemental Security Income Program Entry at Age 18 and Entrants’ Subsequent Earnings","volume":"75","author":[{"family":"Hemmeter","given":"Jeffrey"}],"issued":{"date-parts":[["2015",8,3]]}}}],"schema":"https://github.com/citation-style-language/schema/raw/master/csl-citation.json"} </w:instrText>
      </w:r>
      <w:r w:rsidR="00F44AAC" w:rsidRPr="00CD3AC5">
        <w:rPr>
          <w:rFonts w:ascii="Times New Roman" w:hAnsi="Times New Roman" w:cs="Times New Roman"/>
          <w:sz w:val="24"/>
          <w:szCs w:val="24"/>
        </w:rPr>
        <w:fldChar w:fldCharType="separate"/>
      </w:r>
      <w:r w:rsidR="00F84864" w:rsidRPr="00CD3AC5">
        <w:rPr>
          <w:rFonts w:ascii="Times New Roman" w:hAnsi="Times New Roman" w:cs="Times New Roman"/>
          <w:sz w:val="24"/>
          <w:szCs w:val="28"/>
          <w:vertAlign w:val="superscript"/>
        </w:rPr>
        <w:t>2,9</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F</w:t>
      </w:r>
      <w:r w:rsidR="001317A0" w:rsidRPr="00CD3AC5">
        <w:rPr>
          <w:rFonts w:ascii="Times New Roman" w:hAnsi="Times New Roman" w:cs="Times New Roman"/>
          <w:sz w:val="24"/>
          <w:szCs w:val="24"/>
        </w:rPr>
        <w:t xml:space="preserve">or </w:t>
      </w:r>
      <w:r w:rsidR="009F37A5" w:rsidRPr="00CD3AC5">
        <w:rPr>
          <w:rFonts w:ascii="Times New Roman" w:hAnsi="Times New Roman" w:cs="Times New Roman"/>
          <w:sz w:val="24"/>
          <w:szCs w:val="24"/>
        </w:rPr>
        <w:t>financially eligible children with attention deficit hyperactivity disorder, the most common mental health diagnosis for SSI determinations and recipients</w:t>
      </w:r>
      <w:r w:rsidR="001317A0" w:rsidRPr="00CD3AC5">
        <w:rPr>
          <w:rFonts w:ascii="Times New Roman" w:hAnsi="Times New Roman" w:cs="Times New Roman"/>
          <w:sz w:val="24"/>
          <w:szCs w:val="24"/>
        </w:rPr>
        <w:t>, only 15.2% receive SSI</w:t>
      </w:r>
      <w:r w:rsidR="006030F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6030F1" w:rsidRPr="00CD3AC5">
        <w:rPr>
          <w:rFonts w:ascii="Times New Roman" w:hAnsi="Times New Roman" w:cs="Times New Roman"/>
          <w:sz w:val="24"/>
          <w:szCs w:val="24"/>
        </w:rPr>
        <w:instrText xml:space="preserve"> ADDIN ZOTERO_ITEM CSL_CITATION {"citationID":"Kdg1Ox6L","properties":{"formattedCitation":"\\super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10</w:t>
      </w:r>
      <w:r w:rsidR="006030F1"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w:t>
      </w:r>
      <w:r w:rsidR="00C44499" w:rsidRPr="00CD3AC5">
        <w:rPr>
          <w:rFonts w:ascii="Times New Roman" w:hAnsi="Times New Roman" w:cs="Times New Roman"/>
          <w:sz w:val="24"/>
          <w:szCs w:val="24"/>
        </w:rPr>
        <w:t xml:space="preserve">Because </w:t>
      </w:r>
      <w:r w:rsidR="00D72F25" w:rsidRPr="00CD3AC5">
        <w:rPr>
          <w:rFonts w:ascii="Times New Roman" w:hAnsi="Times New Roman" w:cs="Times New Roman"/>
          <w:sz w:val="24"/>
          <w:szCs w:val="24"/>
        </w:rPr>
        <w:t>developmental disorders make up no more than 20% of diagnoses for child SSI recipients, this 15.2% estimate can only serve as a</w:t>
      </w:r>
      <w:r w:rsidR="006854BC" w:rsidRPr="00CD3AC5">
        <w:rPr>
          <w:rFonts w:ascii="Times New Roman" w:hAnsi="Times New Roman" w:cs="Times New Roman"/>
          <w:sz w:val="24"/>
          <w:szCs w:val="24"/>
        </w:rPr>
        <w:t xml:space="preserve"> rough</w:t>
      </w:r>
      <w:r w:rsidR="00D72F25"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basis</w:t>
      </w:r>
      <w:r w:rsidR="00D72F25" w:rsidRPr="00CD3AC5">
        <w:rPr>
          <w:rFonts w:ascii="Times New Roman" w:hAnsi="Times New Roman" w:cs="Times New Roman"/>
          <w:sz w:val="24"/>
          <w:szCs w:val="24"/>
        </w:rPr>
        <w:t xml:space="preserve"> for the whole child population.</w:t>
      </w:r>
      <w:r w:rsidR="006030F1"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{"citationID":"3Ca4iREq","properties":{"formattedCitation":"\\super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6</w:t>
      </w:r>
      <w:r w:rsidR="006030F1" w:rsidRPr="00CD3AC5">
        <w:rPr>
          <w:rFonts w:ascii="Times New Roman" w:hAnsi="Times New Roman" w:cs="Times New Roman"/>
          <w:sz w:val="24"/>
          <w:szCs w:val="24"/>
        </w:rPr>
        <w:fldChar w:fldCharType="end"/>
      </w:r>
    </w:p>
    <w:p w14:paraId="73B16433" w14:textId="43B28DDB" w:rsidR="00D92AC0" w:rsidRPr="00CD3AC5" w:rsidRDefault="009F37A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bookmarkStart w:id="28" w:name="_Hlk140516314"/>
      <w:del w:id="29" w:author="Andrew Elhabr" w:date="2023-07-17T19:58:00Z">
        <w:r w:rsidR="00942ECE" w:rsidRPr="00CD3AC5" w:rsidDel="007E533B">
          <w:rPr>
            <w:rFonts w:ascii="Times New Roman" w:hAnsi="Times New Roman" w:cs="Times New Roman"/>
            <w:sz w:val="24"/>
            <w:szCs w:val="24"/>
          </w:rPr>
          <w:delText>In</w:delText>
        </w:r>
        <w:r w:rsidR="007F2A96" w:rsidRPr="00CD3AC5" w:rsidDel="007E533B">
          <w:rPr>
            <w:rFonts w:ascii="Times New Roman" w:hAnsi="Times New Roman" w:cs="Times New Roman"/>
            <w:sz w:val="24"/>
            <w:szCs w:val="24"/>
          </w:rPr>
          <w:delText xml:space="preserve"> 202</w:delText>
        </w:r>
        <w:r w:rsidR="00C20E31" w:rsidRPr="00CD3AC5" w:rsidDel="007E533B">
          <w:rPr>
            <w:rFonts w:ascii="Times New Roman" w:hAnsi="Times New Roman" w:cs="Times New Roman"/>
            <w:sz w:val="24"/>
            <w:szCs w:val="24"/>
          </w:rPr>
          <w:delText>0</w:delText>
        </w:r>
        <w:r w:rsidR="007F2A96" w:rsidRPr="00CD3AC5" w:rsidDel="007E533B">
          <w:rPr>
            <w:rFonts w:ascii="Times New Roman" w:hAnsi="Times New Roman" w:cs="Times New Roman"/>
            <w:sz w:val="24"/>
            <w:szCs w:val="24"/>
          </w:rPr>
          <w:delText>, 63</w:delText>
        </w:r>
        <w:r w:rsidR="006030F1" w:rsidRPr="00CD3AC5" w:rsidDel="007E533B">
          <w:rPr>
            <w:rFonts w:ascii="Times New Roman" w:hAnsi="Times New Roman" w:cs="Times New Roman"/>
            <w:sz w:val="24"/>
            <w:szCs w:val="24"/>
          </w:rPr>
          <w:delText>.8</w:delText>
        </w:r>
        <w:r w:rsidR="007F2A96" w:rsidRPr="00CD3AC5" w:rsidDel="007E533B">
          <w:rPr>
            <w:rFonts w:ascii="Times New Roman" w:hAnsi="Times New Roman" w:cs="Times New Roman"/>
            <w:sz w:val="24"/>
            <w:szCs w:val="24"/>
          </w:rPr>
          <w:delText xml:space="preserve">% of the </w:delText>
        </w:r>
        <w:r w:rsidR="003614D4" w:rsidRPr="00CD3AC5" w:rsidDel="007E533B">
          <w:rPr>
            <w:rFonts w:ascii="Times New Roman" w:hAnsi="Times New Roman" w:cs="Times New Roman"/>
            <w:sz w:val="24"/>
            <w:szCs w:val="24"/>
          </w:rPr>
          <w:delText>27.4 million</w:delText>
        </w:r>
        <w:r w:rsidR="007F2A96" w:rsidRPr="00CD3AC5" w:rsidDel="007E533B">
          <w:rPr>
            <w:rFonts w:ascii="Times New Roman" w:hAnsi="Times New Roman" w:cs="Times New Roman"/>
            <w:sz w:val="24"/>
            <w:szCs w:val="24"/>
          </w:rPr>
          <w:delText xml:space="preserve"> uninsured </w:delText>
        </w:r>
        <w:r w:rsidR="003614D4" w:rsidRPr="00CD3AC5" w:rsidDel="007E533B">
          <w:rPr>
            <w:rFonts w:ascii="Times New Roman" w:hAnsi="Times New Roman" w:cs="Times New Roman"/>
            <w:sz w:val="24"/>
            <w:szCs w:val="24"/>
          </w:rPr>
          <w:delText xml:space="preserve">in US </w:delText>
        </w:r>
        <w:r w:rsidR="00942ECE" w:rsidRPr="00CD3AC5" w:rsidDel="007E533B">
          <w:rPr>
            <w:rFonts w:ascii="Times New Roman" w:hAnsi="Times New Roman" w:cs="Times New Roman"/>
            <w:sz w:val="24"/>
            <w:szCs w:val="24"/>
          </w:rPr>
          <w:delText xml:space="preserve">that </w:delText>
        </w:r>
      </w:del>
      <w:ins w:id="30" w:author="Danielson, Melissa (CDC/DDNID/NCBDDD/DHDD)" w:date="2022-06-30T15:03:00Z">
        <w:del w:id="31" w:author="Andrew Elhabr" w:date="2023-07-17T19:58:00Z">
          <w:r w:rsidR="001F32A0" w:rsidDel="007E533B">
            <w:rPr>
              <w:rFonts w:ascii="Times New Roman" w:hAnsi="Times New Roman" w:cs="Times New Roman"/>
              <w:sz w:val="24"/>
              <w:szCs w:val="24"/>
            </w:rPr>
            <w:delText>who</w:delText>
          </w:r>
          <w:r w:rsidR="001F32A0" w:rsidRPr="00CD3AC5" w:rsidDel="007E533B">
            <w:rPr>
              <w:rFonts w:ascii="Times New Roman" w:hAnsi="Times New Roman" w:cs="Times New Roman"/>
              <w:sz w:val="24"/>
              <w:szCs w:val="24"/>
            </w:rPr>
            <w:delText xml:space="preserve"> </w:delText>
          </w:r>
        </w:del>
      </w:ins>
      <w:del w:id="32" w:author="Andrew Elhabr" w:date="2023-07-17T19:58:00Z">
        <w:r w:rsidR="00942ECE" w:rsidRPr="00CD3AC5" w:rsidDel="007E533B">
          <w:rPr>
            <w:rFonts w:ascii="Times New Roman" w:hAnsi="Times New Roman" w:cs="Times New Roman"/>
            <w:sz w:val="24"/>
            <w:szCs w:val="24"/>
          </w:rPr>
          <w:delText>were</w:delText>
        </w:r>
        <w:r w:rsidR="000F4621" w:rsidRPr="00CD3AC5" w:rsidDel="007E533B">
          <w:rPr>
            <w:rFonts w:ascii="Times New Roman" w:hAnsi="Times New Roman" w:cs="Times New Roman"/>
            <w:sz w:val="24"/>
            <w:szCs w:val="24"/>
          </w:rPr>
          <w:delText xml:space="preserve"> eligible for Medicaid</w:delText>
        </w:r>
        <w:r w:rsidR="003614D4" w:rsidRPr="00CD3AC5" w:rsidDel="007E533B">
          <w:rPr>
            <w:rFonts w:ascii="Times New Roman" w:hAnsi="Times New Roman" w:cs="Times New Roman"/>
            <w:sz w:val="24"/>
            <w:szCs w:val="24"/>
          </w:rPr>
          <w:delText>, the Children’s Health Insurance Program</w:delText>
        </w:r>
        <w:r w:rsidR="00C20E31" w:rsidRPr="00CD3AC5" w:rsidDel="007E533B">
          <w:rPr>
            <w:rFonts w:ascii="Times New Roman" w:hAnsi="Times New Roman" w:cs="Times New Roman"/>
            <w:sz w:val="24"/>
            <w:szCs w:val="24"/>
          </w:rPr>
          <w:delText>,</w:delText>
        </w:r>
        <w:r w:rsidR="000F4621" w:rsidRPr="00CD3AC5" w:rsidDel="007E533B">
          <w:rPr>
            <w:rFonts w:ascii="Times New Roman" w:hAnsi="Times New Roman" w:cs="Times New Roman"/>
            <w:sz w:val="24"/>
            <w:szCs w:val="24"/>
          </w:rPr>
          <w:delText xml:space="preserve"> or </w:delText>
        </w:r>
        <w:r w:rsidR="00C20E31" w:rsidRPr="00CD3AC5" w:rsidDel="007E533B">
          <w:rPr>
            <w:rFonts w:ascii="Times New Roman" w:hAnsi="Times New Roman" w:cs="Times New Roman"/>
            <w:sz w:val="24"/>
            <w:szCs w:val="24"/>
          </w:rPr>
          <w:delText xml:space="preserve">Affordable Care Act </w:delText>
        </w:r>
        <w:r w:rsidR="000F4621" w:rsidRPr="00CD3AC5" w:rsidDel="007E533B">
          <w:rPr>
            <w:rFonts w:ascii="Times New Roman" w:hAnsi="Times New Roman" w:cs="Times New Roman"/>
            <w:sz w:val="24"/>
            <w:szCs w:val="24"/>
          </w:rPr>
          <w:delText xml:space="preserve">subsidies </w:delText>
        </w:r>
        <w:r w:rsidR="007F2A96" w:rsidRPr="00CD3AC5" w:rsidDel="007E533B">
          <w:rPr>
            <w:rFonts w:ascii="Times New Roman" w:hAnsi="Times New Roman" w:cs="Times New Roman"/>
            <w:sz w:val="24"/>
            <w:szCs w:val="24"/>
          </w:rPr>
          <w:delText>d</w:delText>
        </w:r>
        <w:r w:rsidR="00C20E31" w:rsidRPr="00CD3AC5" w:rsidDel="007E533B">
          <w:rPr>
            <w:rFonts w:ascii="Times New Roman" w:hAnsi="Times New Roman" w:cs="Times New Roman"/>
            <w:sz w:val="24"/>
            <w:szCs w:val="24"/>
          </w:rPr>
          <w:delText>id</w:delText>
        </w:r>
        <w:r w:rsidR="007F2A96" w:rsidRPr="00CD3AC5" w:rsidDel="007E533B">
          <w:rPr>
            <w:rFonts w:ascii="Times New Roman" w:hAnsi="Times New Roman" w:cs="Times New Roman"/>
            <w:sz w:val="24"/>
            <w:szCs w:val="24"/>
          </w:rPr>
          <w:delText xml:space="preserve"> not</w:delText>
        </w:r>
        <w:r w:rsidR="000F4621" w:rsidRPr="00CD3AC5" w:rsidDel="007E533B">
          <w:rPr>
            <w:rFonts w:ascii="Times New Roman" w:hAnsi="Times New Roman" w:cs="Times New Roman"/>
            <w:sz w:val="24"/>
            <w:szCs w:val="24"/>
          </w:rPr>
          <w:delText xml:space="preserve"> sign up</w:delText>
        </w:r>
        <w:r w:rsidR="00C20E31" w:rsidRPr="00CD3AC5" w:rsidDel="007E533B">
          <w:rPr>
            <w:rFonts w:ascii="Times New Roman" w:hAnsi="Times New Roman" w:cs="Times New Roman"/>
            <w:sz w:val="24"/>
            <w:szCs w:val="24"/>
          </w:rPr>
          <w:delText>, with lack of awareness of programs, uncertainty about eligibility, and administrative hurdles</w:delText>
        </w:r>
        <w:r w:rsidR="00687B7E" w:rsidRPr="00CD3AC5" w:rsidDel="007E533B">
          <w:rPr>
            <w:rFonts w:ascii="Times New Roman" w:hAnsi="Times New Roman" w:cs="Times New Roman"/>
            <w:sz w:val="24"/>
            <w:szCs w:val="24"/>
          </w:rPr>
          <w:delText xml:space="preserve"> cited as reasons for not enrolling</w:delText>
        </w:r>
        <w:r w:rsidR="000F4621" w:rsidRPr="00CD3AC5" w:rsidDel="007E533B">
          <w:rPr>
            <w:rFonts w:ascii="Times New Roman" w:hAnsi="Times New Roman" w:cs="Times New Roman"/>
            <w:sz w:val="24"/>
            <w:szCs w:val="24"/>
          </w:rPr>
          <w:delText>.</w:delText>
        </w:r>
        <w:r w:rsidR="006030F1" w:rsidRPr="00CD3AC5" w:rsidDel="007E533B">
          <w:rPr>
            <w:rFonts w:ascii="Times New Roman" w:hAnsi="Times New Roman" w:cs="Times New Roman"/>
            <w:sz w:val="24"/>
            <w:szCs w:val="24"/>
          </w:rPr>
          <w:fldChar w:fldCharType="begin"/>
        </w:r>
        <w:r w:rsidR="00F84864" w:rsidRPr="00CD3AC5" w:rsidDel="007E533B">
          <w:rPr>
            <w:rFonts w:ascii="Times New Roman" w:hAnsi="Times New Roman" w:cs="Times New Roman"/>
            <w:sz w:val="24"/>
            <w:szCs w:val="24"/>
          </w:rPr>
          <w:delInstrText xml:space="preserve"> ADDIN ZOTERO_ITEM CSL_CITATION {"citationID":"8z72PAxq","properties":{"formattedCitation":"\\super 11\\nosupersub{}","plainCitation":"11","noteIndex":0},"citationItems":[{"id":959,"uris":["http://zotero.org/users/6239254/items/CHJ3UAI4"],"itemData":{"id":959,"type":"post-weblog","abstract":"This issue brief examines the characteristics of the remaining uninsured population who are eligible for Medicaid or CHIP.","container-title":"KFF","language":"en-US","title":"A Closer Look at the Remaining Uninsured Population Eligible for Medicaid and CHIP","URL":"https://www.kff.org/uninsured/issue-brief/a-closer-look-at-the-remaining-uninsured-population-eligible-for-medicaid-and-chip/","author":[{"family":"Damico","given":"Anthony"}],"accessed":{"date-parts":[["2022",6,21]]},"issued":{"date-parts":[["2021",11,18]]}}}],"schema":"https://github.com/citation-style-language/schema/raw/master/csl-citation.json"} </w:delInstrText>
        </w:r>
        <w:r w:rsidR="006030F1" w:rsidRPr="00CD3AC5" w:rsidDel="007E533B">
          <w:rPr>
            <w:rFonts w:ascii="Times New Roman" w:hAnsi="Times New Roman" w:cs="Times New Roman"/>
            <w:sz w:val="24"/>
            <w:szCs w:val="24"/>
          </w:rPr>
          <w:fldChar w:fldCharType="separate"/>
        </w:r>
        <w:r w:rsidR="006030F1" w:rsidRPr="00CD3AC5" w:rsidDel="007E533B">
          <w:rPr>
            <w:rFonts w:ascii="Times New Roman" w:hAnsi="Times New Roman" w:cs="Times New Roman"/>
            <w:sz w:val="24"/>
            <w:szCs w:val="28"/>
            <w:vertAlign w:val="superscript"/>
          </w:rPr>
          <w:delText>11</w:delText>
        </w:r>
        <w:r w:rsidR="006030F1" w:rsidRPr="00CD3AC5" w:rsidDel="007E533B">
          <w:rPr>
            <w:rFonts w:ascii="Times New Roman" w:hAnsi="Times New Roman" w:cs="Times New Roman"/>
            <w:sz w:val="24"/>
            <w:szCs w:val="24"/>
          </w:rPr>
          <w:fldChar w:fldCharType="end"/>
        </w:r>
        <w:r w:rsidR="006030F1" w:rsidRPr="00CD3AC5" w:rsidDel="007E533B">
          <w:rPr>
            <w:rFonts w:ascii="Times New Roman" w:hAnsi="Times New Roman" w:cs="Times New Roman"/>
            <w:sz w:val="24"/>
            <w:szCs w:val="24"/>
          </w:rPr>
          <w:delText xml:space="preserve"> </w:delText>
        </w:r>
        <w:r w:rsidR="00C20E31" w:rsidRPr="00CD3AC5" w:rsidDel="007E533B">
          <w:rPr>
            <w:rFonts w:ascii="Times New Roman" w:hAnsi="Times New Roman" w:cs="Times New Roman"/>
            <w:sz w:val="24"/>
            <w:szCs w:val="24"/>
          </w:rPr>
          <w:delText>Similar concerns exists for the SSI program.</w:delText>
        </w:r>
        <w:r w:rsidR="00E376CD" w:rsidRPr="00CD3AC5" w:rsidDel="007E533B">
          <w:rPr>
            <w:rFonts w:ascii="Times New Roman" w:hAnsi="Times New Roman" w:cs="Times New Roman"/>
            <w:sz w:val="24"/>
            <w:szCs w:val="24"/>
          </w:rPr>
          <w:fldChar w:fldCharType="begin"/>
        </w:r>
        <w:r w:rsidR="00E376CD" w:rsidRPr="00CD3AC5" w:rsidDel="007E533B">
          <w:rPr>
            <w:rFonts w:ascii="Times New Roman" w:hAnsi="Times New Roman" w:cs="Times New Roman"/>
            <w:sz w:val="24"/>
            <w:szCs w:val="24"/>
          </w:rPr>
          <w:delInstrText xml:space="preserve"> ADDIN ZOTERO_ITEM CSL_CITATION {"citationID":"WAHAKudU","properties":{"formattedCitation":"\\super 12\\nosupersub{}","plainCitation":"12","noteIndex":0},"citationItems":[{"id":1010,"uris":["http://zotero.org/users/6239254/items/KPX5Y368"],"itemData":{"id":1010,"type":"article-journal","abstract":"We study the effect of application costs on the targeting of disability programs. We identify these effects using the closings of Social Security Administration field offices, which provide assistance with filing disability applications. Closings lead to a persistent 16 percent decline in the number of disability recipients in surrounding areas, with the largest effects for applicants with moderately severe conditions and low education levels. Disability applications fall by only 10 percent, implying that the closings reduce targeting efficiency based on current eligibility standards. Increased congestion at neighboring offices appears more important as a channel than higher travel or information costs.","container-title":"American Economic Journal: Economic Policy","DOI":"10.1257/pol.20180076","ISSN":"1945-7731","issue":"4","language":"en","page":"213-248","source":"www.aeaweb.org","title":"Who Is Screened Out? Application Costs and the Targeting of Disability Programs","title-short":"Who Is Screened Out?","volume":"11","author":[{"family":"Deshpande","given":"Manasi"},{"family":"Li","given":"Yue"}],"issued":{"date-parts":[["2019",11]]}}}],"schema":"https://github.com/citation-style-language/schema/raw/master/csl-citation.json"} </w:delInstrText>
        </w:r>
        <w:r w:rsidR="00E376CD" w:rsidRPr="00CD3AC5" w:rsidDel="007E533B">
          <w:rPr>
            <w:rFonts w:ascii="Times New Roman" w:hAnsi="Times New Roman" w:cs="Times New Roman"/>
            <w:sz w:val="24"/>
            <w:szCs w:val="24"/>
          </w:rPr>
          <w:fldChar w:fldCharType="separate"/>
        </w:r>
        <w:r w:rsidR="00E376CD" w:rsidRPr="00CD3AC5" w:rsidDel="007E533B">
          <w:rPr>
            <w:rFonts w:ascii="Times New Roman" w:hAnsi="Times New Roman" w:cs="Times New Roman"/>
            <w:sz w:val="24"/>
            <w:szCs w:val="28"/>
            <w:vertAlign w:val="superscript"/>
          </w:rPr>
          <w:delText>12</w:delText>
        </w:r>
        <w:r w:rsidR="00E376CD" w:rsidRPr="00CD3AC5" w:rsidDel="007E533B">
          <w:rPr>
            <w:rFonts w:ascii="Times New Roman" w:hAnsi="Times New Roman" w:cs="Times New Roman"/>
            <w:sz w:val="24"/>
            <w:szCs w:val="24"/>
          </w:rPr>
          <w:fldChar w:fldCharType="end"/>
        </w:r>
        <w:r w:rsidR="004254BA" w:rsidRPr="00CD3AC5" w:rsidDel="007E533B">
          <w:rPr>
            <w:rFonts w:ascii="Times New Roman" w:hAnsi="Times New Roman" w:cs="Times New Roman"/>
            <w:sz w:val="24"/>
            <w:szCs w:val="24"/>
          </w:rPr>
          <w:delText xml:space="preserve"> S</w:delText>
        </w:r>
        <w:r w:rsidR="006F3F4C" w:rsidRPr="00CD3AC5" w:rsidDel="007E533B">
          <w:rPr>
            <w:rFonts w:ascii="Times New Roman" w:hAnsi="Times New Roman" w:cs="Times New Roman"/>
            <w:sz w:val="24"/>
            <w:szCs w:val="24"/>
          </w:rPr>
          <w:delText xml:space="preserve">ince most SSI recipients are categorically eligible for Medicaid, the two programs are </w:delText>
        </w:r>
        <w:r w:rsidR="001317A0" w:rsidRPr="00CD3AC5" w:rsidDel="007E533B">
          <w:rPr>
            <w:rFonts w:ascii="Times New Roman" w:hAnsi="Times New Roman" w:cs="Times New Roman"/>
            <w:sz w:val="24"/>
            <w:szCs w:val="24"/>
          </w:rPr>
          <w:delText xml:space="preserve">inevitably </w:delText>
        </w:r>
        <w:r w:rsidR="006F3F4C" w:rsidRPr="00CD3AC5" w:rsidDel="007E533B">
          <w:rPr>
            <w:rFonts w:ascii="Times New Roman" w:hAnsi="Times New Roman" w:cs="Times New Roman"/>
            <w:sz w:val="24"/>
            <w:szCs w:val="24"/>
          </w:rPr>
          <w:delText>intertwined.</w:delText>
        </w:r>
        <w:r w:rsidR="009819F8" w:rsidRPr="00CD3AC5" w:rsidDel="007E533B">
          <w:rPr>
            <w:rFonts w:ascii="Times New Roman" w:hAnsi="Times New Roman" w:cs="Times New Roman"/>
            <w:sz w:val="24"/>
            <w:szCs w:val="24"/>
          </w:rPr>
          <w:fldChar w:fldCharType="begin"/>
        </w:r>
        <w:r w:rsidR="00E376CD" w:rsidRPr="00CD3AC5" w:rsidDel="007E533B">
          <w:rPr>
            <w:rFonts w:ascii="Times New Roman" w:hAnsi="Times New Roman" w:cs="Times New Roman"/>
            <w:sz w:val="24"/>
            <w:szCs w:val="24"/>
          </w:rPr>
          <w:delInstrText xml:space="preserve"> ADDIN ZOTERO_ITEM CSL_CITATION {"citationID":"PAjlMWyF","properties":{"formattedCitation":"\\super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delInstrText>
        </w:r>
        <w:r w:rsidR="009819F8" w:rsidRPr="00CD3AC5" w:rsidDel="007E533B">
          <w:rPr>
            <w:rFonts w:ascii="Times New Roman" w:hAnsi="Times New Roman" w:cs="Times New Roman"/>
            <w:sz w:val="24"/>
            <w:szCs w:val="24"/>
          </w:rPr>
          <w:fldChar w:fldCharType="separate"/>
        </w:r>
        <w:r w:rsidR="00E376CD" w:rsidRPr="00CD3AC5" w:rsidDel="007E533B">
          <w:rPr>
            <w:rFonts w:ascii="Times New Roman" w:hAnsi="Times New Roman" w:cs="Times New Roman"/>
            <w:sz w:val="24"/>
            <w:szCs w:val="28"/>
            <w:vertAlign w:val="superscript"/>
          </w:rPr>
          <w:delText>13</w:delText>
        </w:r>
        <w:r w:rsidR="009819F8" w:rsidRPr="00CD3AC5" w:rsidDel="007E533B">
          <w:rPr>
            <w:rFonts w:ascii="Times New Roman" w:hAnsi="Times New Roman" w:cs="Times New Roman"/>
            <w:sz w:val="24"/>
            <w:szCs w:val="24"/>
          </w:rPr>
          <w:fldChar w:fldCharType="end"/>
        </w:r>
        <w:r w:rsidR="00687B7E" w:rsidRPr="00CD3AC5" w:rsidDel="007E533B">
          <w:rPr>
            <w:rFonts w:ascii="Times New Roman" w:hAnsi="Times New Roman" w:cs="Times New Roman"/>
            <w:sz w:val="24"/>
            <w:szCs w:val="24"/>
          </w:rPr>
          <w:delText xml:space="preserve"> </w:delText>
        </w:r>
        <w:r w:rsidR="006F3F4C" w:rsidRPr="00CD3AC5" w:rsidDel="007E533B">
          <w:rPr>
            <w:rFonts w:ascii="Times New Roman" w:hAnsi="Times New Roman" w:cs="Times New Roman"/>
            <w:sz w:val="24"/>
            <w:szCs w:val="24"/>
          </w:rPr>
          <w:delText xml:space="preserve">The </w:delText>
        </w:r>
        <w:r w:rsidR="004F5D89" w:rsidRPr="00CD3AC5" w:rsidDel="007E533B">
          <w:rPr>
            <w:rFonts w:ascii="Times New Roman" w:hAnsi="Times New Roman" w:cs="Times New Roman"/>
            <w:sz w:val="24"/>
            <w:szCs w:val="24"/>
          </w:rPr>
          <w:delText>16</w:delText>
        </w:r>
        <w:r w:rsidR="006F3F4C" w:rsidRPr="00CD3AC5" w:rsidDel="007E533B">
          <w:rPr>
            <w:rFonts w:ascii="Times New Roman" w:hAnsi="Times New Roman" w:cs="Times New Roman"/>
            <w:sz w:val="24"/>
            <w:szCs w:val="24"/>
          </w:rPr>
          <w:delText xml:space="preserve"> </w:delText>
        </w:r>
        <w:r w:rsidR="001376CE" w:rsidRPr="00CD3AC5" w:rsidDel="007E533B">
          <w:rPr>
            <w:rFonts w:ascii="Times New Roman" w:hAnsi="Times New Roman" w:cs="Times New Roman"/>
            <w:sz w:val="24"/>
            <w:szCs w:val="24"/>
          </w:rPr>
          <w:delText xml:space="preserve">and </w:delText>
        </w:r>
        <w:r w:rsidR="004254BA" w:rsidRPr="00CD3AC5" w:rsidDel="007E533B">
          <w:rPr>
            <w:rFonts w:ascii="Times New Roman" w:hAnsi="Times New Roman" w:cs="Times New Roman"/>
            <w:sz w:val="24"/>
            <w:szCs w:val="24"/>
          </w:rPr>
          <w:delText>17</w:delText>
        </w:r>
        <w:r w:rsidR="001376CE" w:rsidRPr="00CD3AC5" w:rsidDel="007E533B">
          <w:rPr>
            <w:rFonts w:ascii="Times New Roman" w:hAnsi="Times New Roman" w:cs="Times New Roman"/>
            <w:sz w:val="24"/>
            <w:szCs w:val="24"/>
          </w:rPr>
          <w:delText xml:space="preserve"> </w:delText>
        </w:r>
        <w:r w:rsidR="006F3F4C" w:rsidRPr="00CD3AC5" w:rsidDel="007E533B">
          <w:rPr>
            <w:rFonts w:ascii="Times New Roman" w:hAnsi="Times New Roman" w:cs="Times New Roman"/>
            <w:sz w:val="24"/>
            <w:szCs w:val="24"/>
          </w:rPr>
          <w:delText>states that opt</w:delText>
        </w:r>
        <w:r w:rsidR="001376CE" w:rsidRPr="00CD3AC5" w:rsidDel="007E533B">
          <w:rPr>
            <w:rFonts w:ascii="Times New Roman" w:hAnsi="Times New Roman" w:cs="Times New Roman"/>
            <w:sz w:val="24"/>
            <w:szCs w:val="24"/>
          </w:rPr>
          <w:delText>ed</w:delText>
        </w:r>
        <w:r w:rsidR="006F3F4C" w:rsidRPr="00CD3AC5" w:rsidDel="007E533B">
          <w:rPr>
            <w:rFonts w:ascii="Times New Roman" w:hAnsi="Times New Roman" w:cs="Times New Roman"/>
            <w:sz w:val="24"/>
            <w:szCs w:val="24"/>
          </w:rPr>
          <w:delText xml:space="preserve"> to use more restrictive eligibility criteria for Medicaid than their SSI program</w:delText>
        </w:r>
        <w:r w:rsidR="001376CE" w:rsidRPr="00CD3AC5" w:rsidDel="007E533B">
          <w:rPr>
            <w:rFonts w:ascii="Times New Roman" w:hAnsi="Times New Roman" w:cs="Times New Roman"/>
            <w:sz w:val="24"/>
            <w:szCs w:val="24"/>
          </w:rPr>
          <w:delText xml:space="preserve"> and </w:delText>
        </w:r>
        <w:r w:rsidR="004254BA" w:rsidRPr="00CD3AC5" w:rsidDel="007E533B">
          <w:rPr>
            <w:rFonts w:ascii="Times New Roman" w:hAnsi="Times New Roman" w:cs="Times New Roman"/>
            <w:sz w:val="24"/>
            <w:szCs w:val="24"/>
          </w:rPr>
          <w:delText>had not expanded</w:delText>
        </w:r>
        <w:r w:rsidR="001376CE" w:rsidRPr="00CD3AC5" w:rsidDel="007E533B">
          <w:rPr>
            <w:rFonts w:ascii="Times New Roman" w:hAnsi="Times New Roman" w:cs="Times New Roman"/>
            <w:sz w:val="24"/>
            <w:szCs w:val="24"/>
          </w:rPr>
          <w:delText xml:space="preserve"> </w:delText>
        </w:r>
        <w:r w:rsidR="001376CE" w:rsidRPr="00CD3AC5" w:rsidDel="007E533B">
          <w:rPr>
            <w:rFonts w:ascii="Times New Roman" w:hAnsi="Times New Roman" w:cs="Times New Roman"/>
            <w:sz w:val="24"/>
            <w:szCs w:val="24"/>
          </w:rPr>
          <w:lastRenderedPageBreak/>
          <w:delText>Medicaid eligibility by 2019, respectively,</w:delText>
        </w:r>
        <w:r w:rsidR="006F3F4C" w:rsidRPr="00CD3AC5" w:rsidDel="007E533B">
          <w:rPr>
            <w:rFonts w:ascii="Times New Roman" w:hAnsi="Times New Roman" w:cs="Times New Roman"/>
            <w:sz w:val="24"/>
            <w:szCs w:val="24"/>
          </w:rPr>
          <w:delText xml:space="preserve"> may see this effect reflected in their child SSI participation rates.</w:delText>
        </w:r>
        <w:r w:rsidR="006030F1" w:rsidRPr="00CD3AC5" w:rsidDel="007E533B">
          <w:rPr>
            <w:rFonts w:ascii="Times New Roman" w:hAnsi="Times New Roman" w:cs="Times New Roman"/>
            <w:sz w:val="24"/>
            <w:szCs w:val="24"/>
          </w:rPr>
          <w:fldChar w:fldCharType="begin"/>
        </w:r>
        <w:r w:rsidR="00F84864" w:rsidRPr="00CD3AC5" w:rsidDel="007E533B">
          <w:rPr>
            <w:rFonts w:ascii="Times New Roman" w:hAnsi="Times New Roman" w:cs="Times New Roman"/>
            <w:sz w:val="24"/>
            <w:szCs w:val="24"/>
          </w:rPr>
          <w:delInstrText xml:space="preserve"> ADDIN ZOTERO_ITEM CSL_CITATION {"citationID":"a2TGeCnJ","properties":{"formattedCitation":"\\super 14,15\\nosupersub{}","plainCitation":"14,15","noteIndex":0},"citationItems":[{"id":963,"uris":["http://zotero.org/users/6239254/items/AXVXUK8J"],"itemData":{"id":963,"type":"webpage","title":"III. The Supplemental Security Income Program","URL":"https://www.ssa.gov/OACT/ssir/SSI19/III_ProgramDescription.html#98370","accessed":{"date-parts":[["2022",6,21]]}}},{"id":965,"uris":["http://zotero.org/users/6239254/items/S85QPY9F"],"itemData":{"id":965,"type":"post-weblog","abstract":"This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schema":"https://github.com/citation-style-language/schema/raw/master/csl-citation.json"} </w:delInstrText>
        </w:r>
        <w:r w:rsidR="006030F1" w:rsidRPr="00CD3AC5" w:rsidDel="007E533B">
          <w:rPr>
            <w:rFonts w:ascii="Times New Roman" w:hAnsi="Times New Roman" w:cs="Times New Roman"/>
            <w:sz w:val="24"/>
            <w:szCs w:val="24"/>
          </w:rPr>
          <w:fldChar w:fldCharType="separate"/>
        </w:r>
        <w:r w:rsidR="00E376CD" w:rsidRPr="00CD3AC5" w:rsidDel="007E533B">
          <w:rPr>
            <w:rFonts w:ascii="Times New Roman" w:hAnsi="Times New Roman" w:cs="Times New Roman"/>
            <w:sz w:val="24"/>
            <w:szCs w:val="28"/>
            <w:vertAlign w:val="superscript"/>
          </w:rPr>
          <w:delText>14,15</w:delText>
        </w:r>
        <w:r w:rsidR="006030F1" w:rsidRPr="00CD3AC5" w:rsidDel="007E533B">
          <w:rPr>
            <w:rFonts w:ascii="Times New Roman" w:hAnsi="Times New Roman" w:cs="Times New Roman"/>
            <w:sz w:val="24"/>
            <w:szCs w:val="24"/>
          </w:rPr>
          <w:fldChar w:fldCharType="end"/>
        </w:r>
        <w:r w:rsidR="006030F1" w:rsidRPr="00CD3AC5" w:rsidDel="007E533B">
          <w:rPr>
            <w:rFonts w:ascii="Times New Roman" w:hAnsi="Times New Roman" w:cs="Times New Roman"/>
            <w:sz w:val="24"/>
            <w:szCs w:val="24"/>
          </w:rPr>
          <w:delText xml:space="preserve"> </w:delText>
        </w:r>
        <w:r w:rsidR="00240E3F" w:rsidRPr="00CD3AC5" w:rsidDel="007E533B">
          <w:rPr>
            <w:rFonts w:ascii="Times New Roman" w:hAnsi="Times New Roman" w:cs="Times New Roman"/>
            <w:sz w:val="24"/>
            <w:szCs w:val="24"/>
          </w:rPr>
          <w:delText>Beyond these potential policy impacts, e</w:delText>
        </w:r>
        <w:r w:rsidR="00D10CCF" w:rsidRPr="00CD3AC5" w:rsidDel="007E533B">
          <w:rPr>
            <w:rFonts w:ascii="Times New Roman" w:hAnsi="Times New Roman" w:cs="Times New Roman"/>
            <w:sz w:val="24"/>
            <w:szCs w:val="24"/>
          </w:rPr>
          <w:delText xml:space="preserve">vidence of </w:delText>
        </w:r>
        <w:r w:rsidR="00240E3F" w:rsidRPr="00CD3AC5" w:rsidDel="007E533B">
          <w:rPr>
            <w:rFonts w:ascii="Times New Roman" w:hAnsi="Times New Roman" w:cs="Times New Roman"/>
            <w:sz w:val="24"/>
            <w:szCs w:val="24"/>
          </w:rPr>
          <w:delText>general</w:delText>
        </w:r>
        <w:r w:rsidR="00D10CCF" w:rsidRPr="00CD3AC5" w:rsidDel="007E533B">
          <w:rPr>
            <w:rFonts w:ascii="Times New Roman" w:hAnsi="Times New Roman" w:cs="Times New Roman"/>
            <w:sz w:val="24"/>
            <w:szCs w:val="24"/>
          </w:rPr>
          <w:delText xml:space="preserve"> geographic variation in SSI participation</w:delText>
        </w:r>
        <w:r w:rsidR="00240E3F" w:rsidRPr="00CD3AC5" w:rsidDel="007E533B">
          <w:rPr>
            <w:rFonts w:ascii="Times New Roman" w:hAnsi="Times New Roman" w:cs="Times New Roman"/>
            <w:sz w:val="24"/>
            <w:szCs w:val="24"/>
          </w:rPr>
          <w:delText xml:space="preserve"> has been shown to exist</w:delText>
        </w:r>
        <w:r w:rsidR="00D10CCF" w:rsidRPr="00CD3AC5" w:rsidDel="007E533B">
          <w:rPr>
            <w:rFonts w:ascii="Times New Roman" w:hAnsi="Times New Roman" w:cs="Times New Roman"/>
            <w:sz w:val="24"/>
            <w:szCs w:val="24"/>
          </w:rPr>
          <w:delText>.</w:delText>
        </w:r>
        <w:r w:rsidR="00A233CC" w:rsidRPr="00CD3AC5" w:rsidDel="007E533B">
          <w:rPr>
            <w:rFonts w:ascii="Times New Roman" w:hAnsi="Times New Roman" w:cs="Times New Roman"/>
            <w:sz w:val="24"/>
            <w:szCs w:val="24"/>
          </w:rPr>
          <w:fldChar w:fldCharType="begin"/>
        </w:r>
        <w:r w:rsidR="00346EFA" w:rsidRPr="00CD3AC5" w:rsidDel="007E533B">
          <w:rPr>
            <w:rFonts w:ascii="Times New Roman" w:hAnsi="Times New Roman" w:cs="Times New Roman"/>
            <w:sz w:val="24"/>
            <w:szCs w:val="24"/>
          </w:rPr>
          <w:delInstrText xml:space="preserve"> ADDIN ZOTERO_ITEM CSL_CITATION {"citationID":"nNrVgwe6","properties":{"formattedCitation":"\\super 8,10,16\\uc0\\u8211{}18\\nosupersub{}","plainCitation":"8,10,16–18","noteIndex":0},"citationItems":[{"id":954,"uris":["http://zotero.org/users/6239254/items/CP82BHJP"],"itemData":{"id":954,"type":"article-journal","container-title":"Social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J."}],"issued":{"date-parts":[["2017",2,1]]}}}],"schema":"https://github.com/citation-style-language/schema/raw/master/csl-citation.json"} </w:delInstrText>
        </w:r>
        <w:r w:rsidR="00A233CC" w:rsidRPr="00CD3AC5" w:rsidDel="007E533B">
          <w:rPr>
            <w:rFonts w:ascii="Times New Roman" w:hAnsi="Times New Roman" w:cs="Times New Roman"/>
            <w:sz w:val="24"/>
            <w:szCs w:val="24"/>
          </w:rPr>
          <w:fldChar w:fldCharType="separate"/>
        </w:r>
        <w:r w:rsidR="00F043AE" w:rsidRPr="00CD3AC5" w:rsidDel="007E533B">
          <w:rPr>
            <w:rFonts w:ascii="Times New Roman" w:hAnsi="Times New Roman" w:cs="Times New Roman"/>
            <w:sz w:val="24"/>
            <w:szCs w:val="28"/>
            <w:vertAlign w:val="superscript"/>
          </w:rPr>
          <w:delText>8,10,16–18</w:delText>
        </w:r>
        <w:r w:rsidR="00A233CC" w:rsidRPr="00CD3AC5" w:rsidDel="007E533B">
          <w:rPr>
            <w:rFonts w:ascii="Times New Roman" w:hAnsi="Times New Roman" w:cs="Times New Roman"/>
            <w:sz w:val="24"/>
            <w:szCs w:val="24"/>
          </w:rPr>
          <w:fldChar w:fldCharType="end"/>
        </w:r>
        <w:r w:rsidR="00D10EE5" w:rsidRPr="00CD3AC5" w:rsidDel="007E533B">
          <w:rPr>
            <w:rFonts w:ascii="Times New Roman" w:hAnsi="Times New Roman" w:cs="Times New Roman"/>
            <w:color w:val="ED7D31" w:themeColor="accent2"/>
            <w:sz w:val="24"/>
            <w:szCs w:val="24"/>
          </w:rPr>
          <w:delText xml:space="preserve"> </w:delText>
        </w:r>
      </w:del>
    </w:p>
    <w:bookmarkEnd w:id="28"/>
    <w:p w14:paraId="5A6B2A1B" w14:textId="0F6E3328" w:rsidR="003614D4" w:rsidRPr="00CD3AC5" w:rsidRDefault="004254B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primary purpose </w:t>
      </w:r>
      <w:r w:rsidR="00D72F25" w:rsidRPr="00CD3AC5">
        <w:rPr>
          <w:rFonts w:ascii="Times New Roman" w:hAnsi="Times New Roman" w:cs="Times New Roman"/>
          <w:sz w:val="24"/>
          <w:szCs w:val="24"/>
        </w:rPr>
        <w:t>of this study is to</w:t>
      </w:r>
      <w:r w:rsidRPr="00CD3AC5">
        <w:rPr>
          <w:rFonts w:ascii="Times New Roman" w:hAnsi="Times New Roman" w:cs="Times New Roman"/>
          <w:sz w:val="24"/>
          <w:szCs w:val="24"/>
        </w:rPr>
        <w:t xml:space="preserve"> </w:t>
      </w:r>
      <w:r w:rsidR="00C85C86" w:rsidRPr="00CD3AC5">
        <w:rPr>
          <w:rFonts w:ascii="Times New Roman" w:hAnsi="Times New Roman" w:cs="Times New Roman"/>
          <w:sz w:val="24"/>
          <w:szCs w:val="24"/>
        </w:rPr>
        <w:t xml:space="preserve">develop </w:t>
      </w:r>
      <w:del w:id="33" w:author="Danielson, Melissa (CDC/DDNID/NCBDDD/DHDD)" w:date="2022-06-30T15:09:00Z">
        <w:r w:rsidR="00D72F25" w:rsidRPr="00CD3AC5" w:rsidDel="001F32A0">
          <w:rPr>
            <w:rFonts w:ascii="Times New Roman" w:hAnsi="Times New Roman" w:cs="Times New Roman"/>
            <w:sz w:val="24"/>
            <w:szCs w:val="24"/>
          </w:rPr>
          <w:delText xml:space="preserve">base </w:delText>
        </w:r>
      </w:del>
      <w:r w:rsidR="008D2AA8" w:rsidRPr="00CD3AC5">
        <w:rPr>
          <w:rFonts w:ascii="Times New Roman" w:hAnsi="Times New Roman" w:cs="Times New Roman"/>
          <w:sz w:val="24"/>
          <w:szCs w:val="24"/>
        </w:rPr>
        <w:t xml:space="preserve">national and state </w:t>
      </w:r>
      <w:r w:rsidR="00D72F25" w:rsidRPr="00CD3AC5">
        <w:rPr>
          <w:rFonts w:ascii="Times New Roman" w:hAnsi="Times New Roman" w:cs="Times New Roman"/>
          <w:sz w:val="24"/>
          <w:szCs w:val="24"/>
        </w:rPr>
        <w:t>estimate</w:t>
      </w:r>
      <w:r w:rsidR="00C85C86" w:rsidRPr="00CD3AC5">
        <w:rPr>
          <w:rFonts w:ascii="Times New Roman" w:hAnsi="Times New Roman" w:cs="Times New Roman"/>
          <w:sz w:val="24"/>
          <w:szCs w:val="24"/>
        </w:rPr>
        <w:t xml:space="preserve">s of </w:t>
      </w:r>
      <w:r w:rsidRPr="00CD3AC5">
        <w:rPr>
          <w:rFonts w:ascii="Times New Roman" w:hAnsi="Times New Roman" w:cs="Times New Roman"/>
          <w:sz w:val="24"/>
          <w:szCs w:val="24"/>
        </w:rPr>
        <w:t>child SSI participation rate</w:t>
      </w:r>
      <w:r w:rsidR="00456983" w:rsidRPr="00CD3AC5">
        <w:rPr>
          <w:rFonts w:ascii="Times New Roman" w:hAnsi="Times New Roman" w:cs="Times New Roman"/>
          <w:sz w:val="24"/>
          <w:szCs w:val="24"/>
        </w:rPr>
        <w:t xml:space="preserve"> among those who are program eligible</w:t>
      </w:r>
      <w:r w:rsidRPr="00CD3AC5">
        <w:rPr>
          <w:rFonts w:ascii="Times New Roman" w:hAnsi="Times New Roman" w:cs="Times New Roman"/>
          <w:sz w:val="24"/>
          <w:szCs w:val="24"/>
        </w:rPr>
        <w:t xml:space="preserve">. </w:t>
      </w:r>
      <w:r w:rsidR="005D5150" w:rsidRPr="00CD3AC5">
        <w:rPr>
          <w:rFonts w:ascii="Times New Roman" w:hAnsi="Times New Roman" w:cs="Times New Roman"/>
          <w:sz w:val="24"/>
          <w:szCs w:val="24"/>
        </w:rPr>
        <w:t xml:space="preserve">Estimates of </w:t>
      </w:r>
      <w:r w:rsidR="008D2AA8" w:rsidRPr="00CD3AC5">
        <w:rPr>
          <w:rFonts w:ascii="Times New Roman" w:hAnsi="Times New Roman" w:cs="Times New Roman"/>
          <w:sz w:val="24"/>
          <w:szCs w:val="24"/>
        </w:rPr>
        <w:t>child</w:t>
      </w:r>
      <w:r w:rsidR="005D5150" w:rsidRPr="00CD3AC5">
        <w:rPr>
          <w:rFonts w:ascii="Times New Roman" w:hAnsi="Times New Roman" w:cs="Times New Roman"/>
          <w:sz w:val="24"/>
          <w:szCs w:val="24"/>
        </w:rPr>
        <w:t xml:space="preserve"> SSI </w:t>
      </w:r>
      <w:r w:rsidR="00C85C86" w:rsidRPr="00CD3AC5">
        <w:rPr>
          <w:rFonts w:ascii="Times New Roman" w:hAnsi="Times New Roman" w:cs="Times New Roman"/>
          <w:sz w:val="24"/>
          <w:szCs w:val="24"/>
        </w:rPr>
        <w:t>participation</w:t>
      </w:r>
      <w:r w:rsidR="005D5150" w:rsidRPr="00CD3AC5">
        <w:rPr>
          <w:rFonts w:ascii="Times New Roman" w:hAnsi="Times New Roman" w:cs="Times New Roman"/>
          <w:sz w:val="24"/>
          <w:szCs w:val="24"/>
        </w:rPr>
        <w:t xml:space="preserve"> could inform federal and state efforts to reach more eligible families, provide </w:t>
      </w:r>
      <w:r w:rsidR="008D2AA8" w:rsidRPr="00CD3AC5">
        <w:rPr>
          <w:rFonts w:ascii="Times New Roman" w:hAnsi="Times New Roman" w:cs="Times New Roman"/>
          <w:sz w:val="24"/>
          <w:szCs w:val="24"/>
        </w:rPr>
        <w:t>a basis</w:t>
      </w:r>
      <w:r w:rsidR="005D5150" w:rsidRPr="00CD3AC5">
        <w:rPr>
          <w:rFonts w:ascii="Times New Roman" w:hAnsi="Times New Roman" w:cs="Times New Roman"/>
          <w:sz w:val="24"/>
          <w:szCs w:val="24"/>
        </w:rPr>
        <w:t xml:space="preserve"> on which to monitor effects of those efforts, and provide the </w:t>
      </w:r>
      <w:r w:rsidR="008D2AA8" w:rsidRPr="00CD3AC5">
        <w:rPr>
          <w:rFonts w:ascii="Times New Roman" w:hAnsi="Times New Roman" w:cs="Times New Roman"/>
          <w:sz w:val="24"/>
          <w:szCs w:val="24"/>
        </w:rPr>
        <w:t>foundation</w:t>
      </w:r>
      <w:r w:rsidR="005D5150" w:rsidRPr="00CD3AC5">
        <w:rPr>
          <w:rFonts w:ascii="Times New Roman" w:hAnsi="Times New Roman" w:cs="Times New Roman"/>
          <w:sz w:val="24"/>
          <w:szCs w:val="24"/>
        </w:rPr>
        <w:t xml:space="preserve"> for estimating true potential population level impact of fed</w:t>
      </w:r>
      <w:r w:rsidR="00C85C86" w:rsidRPr="00CD3AC5">
        <w:rPr>
          <w:rFonts w:ascii="Times New Roman" w:hAnsi="Times New Roman" w:cs="Times New Roman"/>
          <w:sz w:val="24"/>
          <w:szCs w:val="24"/>
        </w:rPr>
        <w:t>eral</w:t>
      </w:r>
      <w:r w:rsidR="005D5150" w:rsidRPr="00CD3AC5">
        <w:rPr>
          <w:rFonts w:ascii="Times New Roman" w:hAnsi="Times New Roman" w:cs="Times New Roman"/>
          <w:sz w:val="24"/>
          <w:szCs w:val="24"/>
        </w:rPr>
        <w:t xml:space="preserve"> and state policies if SSI program reach were maximized. </w:t>
      </w:r>
      <w:bookmarkStart w:id="34" w:name="_Hlk140516355"/>
      <w:del w:id="35" w:author="Andrew Elhabr" w:date="2023-07-17T19:59:00Z">
        <w:r w:rsidR="00D72F25" w:rsidRPr="00CD3AC5" w:rsidDel="007E533B">
          <w:rPr>
            <w:rFonts w:ascii="Times New Roman" w:hAnsi="Times New Roman" w:cs="Times New Roman"/>
            <w:sz w:val="24"/>
            <w:szCs w:val="24"/>
          </w:rPr>
          <w:delText xml:space="preserve">A secondary aim is to describe the distribution of uncertainty of </w:delText>
        </w:r>
        <w:r w:rsidR="0076237C" w:rsidRPr="00CD3AC5" w:rsidDel="007E533B">
          <w:rPr>
            <w:rFonts w:ascii="Times New Roman" w:hAnsi="Times New Roman" w:cs="Times New Roman"/>
            <w:sz w:val="24"/>
            <w:szCs w:val="24"/>
          </w:rPr>
          <w:delText>our</w:delText>
        </w:r>
        <w:r w:rsidR="00D72F25" w:rsidRPr="00CD3AC5" w:rsidDel="007E533B">
          <w:rPr>
            <w:rFonts w:ascii="Times New Roman" w:hAnsi="Times New Roman" w:cs="Times New Roman"/>
            <w:sz w:val="24"/>
            <w:szCs w:val="24"/>
          </w:rPr>
          <w:delText xml:space="preserve"> child SSI participation rate estimates</w:delText>
        </w:r>
        <w:r w:rsidR="0076237C" w:rsidRPr="00CD3AC5" w:rsidDel="007E533B">
          <w:rPr>
            <w:rFonts w:ascii="Times New Roman" w:hAnsi="Times New Roman" w:cs="Times New Roman"/>
            <w:sz w:val="24"/>
            <w:szCs w:val="24"/>
          </w:rPr>
          <w:delText xml:space="preserve"> to provide context for future research studies</w:delText>
        </w:r>
        <w:r w:rsidR="008D2AA8" w:rsidRPr="00CD3AC5" w:rsidDel="007E533B">
          <w:rPr>
            <w:rFonts w:ascii="Times New Roman" w:hAnsi="Times New Roman" w:cs="Times New Roman"/>
            <w:sz w:val="24"/>
            <w:szCs w:val="24"/>
          </w:rPr>
          <w:delText xml:space="preserve"> that may use our estimates</w:delText>
        </w:r>
        <w:r w:rsidR="00D72F25" w:rsidRPr="00CD3AC5" w:rsidDel="007E533B">
          <w:rPr>
            <w:rFonts w:ascii="Times New Roman" w:hAnsi="Times New Roman" w:cs="Times New Roman"/>
            <w:sz w:val="24"/>
            <w:szCs w:val="24"/>
          </w:rPr>
          <w:delText>.</w:delText>
        </w:r>
        <w:r w:rsidR="005D5150" w:rsidRPr="00CD3AC5" w:rsidDel="007E533B">
          <w:rPr>
            <w:rFonts w:ascii="Times New Roman" w:hAnsi="Times New Roman" w:cs="Times New Roman"/>
            <w:sz w:val="24"/>
            <w:szCs w:val="24"/>
          </w:rPr>
          <w:delText xml:space="preserve"> </w:delText>
        </w:r>
        <w:r w:rsidR="003614D4" w:rsidRPr="00CD3AC5" w:rsidDel="007E533B">
          <w:rPr>
            <w:rFonts w:ascii="Times New Roman" w:hAnsi="Times New Roman" w:cs="Times New Roman"/>
            <w:sz w:val="24"/>
            <w:szCs w:val="24"/>
          </w:rPr>
          <w:delText xml:space="preserve"> </w:delText>
        </w:r>
      </w:del>
      <w:bookmarkEnd w:id="34"/>
    </w:p>
    <w:p w14:paraId="3241AAE7" w14:textId="77777777" w:rsidR="007A6400" w:rsidRPr="00CD3AC5" w:rsidRDefault="007A6400" w:rsidP="00315151">
      <w:pPr>
        <w:spacing w:after="0" w:line="360" w:lineRule="auto"/>
        <w:rPr>
          <w:rFonts w:ascii="Times New Roman" w:hAnsi="Times New Roman" w:cs="Times New Roman"/>
          <w:sz w:val="24"/>
          <w:szCs w:val="24"/>
        </w:rPr>
      </w:pPr>
    </w:p>
    <w:p w14:paraId="27CCF547" w14:textId="78BEA5D0"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METHODS</w:t>
      </w:r>
    </w:p>
    <w:p w14:paraId="43BA39A1" w14:textId="0F2B581C" w:rsidR="009417F6" w:rsidRPr="00CD3AC5" w:rsidRDefault="009417F6"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To understand child SSI participation at the state</w:t>
      </w:r>
      <w:r w:rsidR="008D2AA8" w:rsidRPr="00CD3AC5">
        <w:rPr>
          <w:rFonts w:ascii="Times New Roman" w:hAnsi="Times New Roman" w:cs="Times New Roman"/>
          <w:sz w:val="24"/>
          <w:szCs w:val="24"/>
        </w:rPr>
        <w:t xml:space="preserve"> </w:t>
      </w:r>
      <w:r w:rsidRPr="00CD3AC5">
        <w:rPr>
          <w:rFonts w:ascii="Times New Roman" w:hAnsi="Times New Roman" w:cs="Times New Roman"/>
          <w:sz w:val="24"/>
          <w:szCs w:val="24"/>
        </w:rPr>
        <w:t>level, we gather</w:t>
      </w:r>
      <w:ins w:id="36" w:author="Danielson, Melissa (CDC/DDNID/NCBDDD/DHDD)" w:date="2022-06-30T15:10:00Z">
        <w:r w:rsidR="001F32A0">
          <w:rPr>
            <w:rFonts w:ascii="Times New Roman" w:hAnsi="Times New Roman" w:cs="Times New Roman"/>
            <w:sz w:val="24"/>
            <w:szCs w:val="24"/>
          </w:rPr>
          <w:t>ed</w:t>
        </w:r>
      </w:ins>
      <w:r w:rsidRPr="00CD3AC5">
        <w:rPr>
          <w:rFonts w:ascii="Times New Roman" w:hAnsi="Times New Roman" w:cs="Times New Roman"/>
          <w:sz w:val="24"/>
          <w:szCs w:val="24"/>
        </w:rPr>
        <w:t xml:space="preserve"> information on the number of children who received SSI in each state and the number of children who were potentially eligible via both financial and disability criteria.</w:t>
      </w:r>
      <w:r w:rsidR="005520B4" w:rsidRPr="00CD3AC5">
        <w:rPr>
          <w:rFonts w:ascii="Times New Roman" w:hAnsi="Times New Roman" w:cs="Times New Roman"/>
          <w:sz w:val="24"/>
          <w:szCs w:val="24"/>
        </w:rPr>
        <w:t xml:space="preserve"> W</w:t>
      </w:r>
      <w:r w:rsidRPr="00CD3AC5">
        <w:rPr>
          <w:rFonts w:ascii="Times New Roman" w:hAnsi="Times New Roman" w:cs="Times New Roman"/>
          <w:sz w:val="24"/>
          <w:szCs w:val="24"/>
        </w:rPr>
        <w:t xml:space="preserve">e </w:t>
      </w:r>
      <w:r w:rsidR="005520B4" w:rsidRPr="00CD3AC5">
        <w:rPr>
          <w:rFonts w:ascii="Times New Roman" w:hAnsi="Times New Roman" w:cs="Times New Roman"/>
          <w:sz w:val="24"/>
          <w:szCs w:val="24"/>
        </w:rPr>
        <w:t>assume</w:t>
      </w:r>
      <w:ins w:id="37" w:author="Danielson, Melissa (CDC/DDNID/NCBDDD/DHDD)" w:date="2022-06-30T15:10:00Z">
        <w:r w:rsidR="001F32A0">
          <w:rPr>
            <w:rFonts w:ascii="Times New Roman" w:hAnsi="Times New Roman" w:cs="Times New Roman"/>
            <w:sz w:val="24"/>
            <w:szCs w:val="24"/>
          </w:rPr>
          <w:t>d</w:t>
        </w:r>
      </w:ins>
      <w:r w:rsidR="005520B4" w:rsidRPr="00CD3AC5">
        <w:rPr>
          <w:rFonts w:ascii="Times New Roman" w:hAnsi="Times New Roman" w:cs="Times New Roman"/>
          <w:sz w:val="24"/>
          <w:szCs w:val="24"/>
        </w:rPr>
        <w:t xml:space="preserve"> that families with incomes below</w:t>
      </w:r>
      <w:r w:rsidRPr="00CD3AC5">
        <w:rPr>
          <w:rFonts w:ascii="Times New Roman" w:hAnsi="Times New Roman" w:cs="Times New Roman"/>
          <w:sz w:val="24"/>
          <w:szCs w:val="24"/>
        </w:rPr>
        <w:t xml:space="preserve"> 200% of the </w:t>
      </w:r>
      <w:ins w:id="38" w:author="Danielson, Melissa (CDC/DDNID/NCBDDD/DHDD)" w:date="2022-06-30T15:10:00Z">
        <w:r w:rsidR="001F32A0">
          <w:rPr>
            <w:rFonts w:ascii="Times New Roman" w:hAnsi="Times New Roman" w:cs="Times New Roman"/>
            <w:sz w:val="24"/>
            <w:szCs w:val="24"/>
          </w:rPr>
          <w:t>federal poverty level (</w:t>
        </w:r>
      </w:ins>
      <w:r w:rsidRPr="00CD3AC5">
        <w:rPr>
          <w:rFonts w:ascii="Times New Roman" w:hAnsi="Times New Roman" w:cs="Times New Roman"/>
          <w:sz w:val="24"/>
          <w:szCs w:val="24"/>
        </w:rPr>
        <w:t>FPL</w:t>
      </w:r>
      <w:ins w:id="39" w:author="Danielson, Melissa (CDC/DDNID/NCBDDD/DHDD)" w:date="2022-06-30T15:10:00Z">
        <w:r w:rsidR="001F32A0">
          <w:rPr>
            <w:rFonts w:ascii="Times New Roman" w:hAnsi="Times New Roman" w:cs="Times New Roman"/>
            <w:sz w:val="24"/>
            <w:szCs w:val="24"/>
          </w:rPr>
          <w:t>)</w:t>
        </w:r>
      </w:ins>
      <w:r w:rsidR="005520B4" w:rsidRPr="00CD3AC5">
        <w:rPr>
          <w:rFonts w:ascii="Times New Roman" w:hAnsi="Times New Roman" w:cs="Times New Roman"/>
          <w:sz w:val="24"/>
          <w:szCs w:val="24"/>
        </w:rPr>
        <w:t xml:space="preserve"> are financially eligible for SSI, which is a proxy for financial eligibility that has been used in previous relevant literature.</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{"citationID":"YRiVB5Q5","properties":{"formattedCitation":"\\super 10,17,18\\nosupersub{}","plainCitation":"10,17,18","noteIndex":0},"citationItems":[{"id":957,"uris":["http://zotero.org/users/6239254/items/4QKCYD6K"],"itemData":{"id":957,"type":"book","abstract":"Download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10,17,18</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 xml:space="preserve">As of 2013, the family income of 77.9% of child </w:t>
      </w:r>
      <w:ins w:id="40" w:author="Danielson, Melissa (CDC/DDNID/NCBDDD/DHDD)" w:date="2022-06-30T15:11:00Z">
        <w:r w:rsidR="001F32A0">
          <w:rPr>
            <w:rFonts w:ascii="Times New Roman" w:hAnsi="Times New Roman" w:cs="Times New Roman"/>
            <w:sz w:val="24"/>
            <w:szCs w:val="24"/>
          </w:rPr>
          <w:t xml:space="preserve">SSI </w:t>
        </w:r>
      </w:ins>
      <w:r w:rsidR="00ED65C5" w:rsidRPr="00CD3AC5">
        <w:rPr>
          <w:rFonts w:ascii="Times New Roman" w:hAnsi="Times New Roman" w:cs="Times New Roman"/>
          <w:sz w:val="24"/>
          <w:szCs w:val="24"/>
        </w:rPr>
        <w:t>recipients was less than 200% of the FPL.</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{"citationID":"3zR2kCJq","properties":{"formattedCitation":"\\super 19\\nosupersub{}","plainCitation":"19","noteIndex":0},"citationItems":[{"id":970,"uris":["http://zotero.org/users/6239254/items/G4YHCZK8"],"itemData":{"id":970,"type":"webpage","abstract":"Social Security Administration Research, Statistics, and Policy Analysis","container-title":"Social Security Administration Research, Statistics, and Policy Analysis","language":"en","title":"Characteristics of Noninstitutionalized DI and SSI Program Participants, 2013 Update","URL":"https://www.ssa.gov/policy/docs/rsnotes/rsn2015-02.html","author":[{"family":"Bailey","given":"Michelle"},{"family":"Hemmeter","given":"Jeffrey"}],"accessed":{"date-parts":[["2022",6,21]]}}}],"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19</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082648" w:rsidRPr="00CD3AC5">
        <w:rPr>
          <w:rFonts w:ascii="Times New Roman" w:hAnsi="Times New Roman" w:cs="Times New Roman"/>
          <w:sz w:val="24"/>
          <w:szCs w:val="24"/>
        </w:rPr>
        <w:t xml:space="preserve">Assuming no unearned family income, the income eligibility threshold for SSI has been estimated to be in the </w:t>
      </w:r>
      <w:commentRangeStart w:id="41"/>
      <w:r w:rsidR="00082648" w:rsidRPr="00CD3AC5">
        <w:rPr>
          <w:rFonts w:ascii="Times New Roman" w:hAnsi="Times New Roman" w:cs="Times New Roman"/>
          <w:sz w:val="24"/>
          <w:szCs w:val="24"/>
        </w:rPr>
        <w:t>range of 177 to 235% of FPL</w:t>
      </w:r>
      <w:commentRangeEnd w:id="41"/>
      <w:r w:rsidR="001F32A0">
        <w:rPr>
          <w:rStyle w:val="CommentReference"/>
        </w:rPr>
        <w:commentReference w:id="41"/>
      </w:r>
      <w:r w:rsidR="00082648" w:rsidRPr="00CD3AC5">
        <w:rPr>
          <w:rFonts w:ascii="Times New Roman" w:hAnsi="Times New Roman" w:cs="Times New Roman"/>
          <w:sz w:val="24"/>
          <w:szCs w:val="24"/>
        </w:rPr>
        <w:t xml:space="preserve">. </w:t>
      </w:r>
      <w:r w:rsidR="005520B4" w:rsidRPr="00CD3AC5">
        <w:rPr>
          <w:rFonts w:ascii="Times New Roman" w:hAnsi="Times New Roman" w:cs="Times New Roman"/>
          <w:sz w:val="24"/>
          <w:szCs w:val="24"/>
        </w:rPr>
        <w:t xml:space="preserve">As for the SSI disability eligibility criteria, </w:t>
      </w:r>
      <w:r w:rsidR="00211F92" w:rsidRPr="00CD3AC5">
        <w:rPr>
          <w:rFonts w:ascii="Times New Roman" w:hAnsi="Times New Roman" w:cs="Times New Roman"/>
          <w:sz w:val="24"/>
          <w:szCs w:val="24"/>
        </w:rPr>
        <w:t xml:space="preserve">children must meet rigorous medical eligibility criteria based on a physician’s assessment </w:t>
      </w:r>
      <w:r w:rsidR="007A459B" w:rsidRPr="00CD3AC5">
        <w:rPr>
          <w:rFonts w:ascii="Times New Roman" w:hAnsi="Times New Roman" w:cs="Times New Roman"/>
          <w:sz w:val="24"/>
          <w:szCs w:val="24"/>
        </w:rPr>
        <w:t xml:space="preserve">to qualify, but </w:t>
      </w:r>
      <w:r w:rsidR="005520B4" w:rsidRPr="00CD3AC5">
        <w:rPr>
          <w:rFonts w:ascii="Times New Roman" w:hAnsi="Times New Roman" w:cs="Times New Roman"/>
          <w:sz w:val="24"/>
          <w:szCs w:val="24"/>
        </w:rPr>
        <w:t xml:space="preserve">it is not well </w:t>
      </w:r>
      <w:r w:rsidR="002D6C6F" w:rsidRPr="00CD3AC5">
        <w:rPr>
          <w:rFonts w:ascii="Times New Roman" w:hAnsi="Times New Roman" w:cs="Times New Roman"/>
          <w:sz w:val="24"/>
          <w:szCs w:val="24"/>
        </w:rPr>
        <w:t>established</w:t>
      </w:r>
      <w:r w:rsidR="005520B4" w:rsidRPr="00CD3AC5">
        <w:rPr>
          <w:rFonts w:ascii="Times New Roman" w:hAnsi="Times New Roman" w:cs="Times New Roman"/>
          <w:sz w:val="24"/>
          <w:szCs w:val="24"/>
        </w:rPr>
        <w:t xml:space="preserve"> how well public survey</w:t>
      </w:r>
      <w:r w:rsidR="00E40226" w:rsidRPr="00CD3AC5">
        <w:rPr>
          <w:rFonts w:ascii="Times New Roman" w:hAnsi="Times New Roman" w:cs="Times New Roman"/>
          <w:sz w:val="24"/>
          <w:szCs w:val="24"/>
        </w:rPr>
        <w:t xml:space="preserve"> questionnaires</w:t>
      </w:r>
      <w:r w:rsidR="005520B4" w:rsidRPr="00CD3AC5">
        <w:rPr>
          <w:rFonts w:ascii="Times New Roman" w:hAnsi="Times New Roman" w:cs="Times New Roman"/>
          <w:sz w:val="24"/>
          <w:szCs w:val="24"/>
        </w:rPr>
        <w:t xml:space="preserve"> </w:t>
      </w:r>
      <w:r w:rsidR="00E40226" w:rsidRPr="00CD3AC5">
        <w:rPr>
          <w:rFonts w:ascii="Times New Roman" w:hAnsi="Times New Roman" w:cs="Times New Roman"/>
          <w:sz w:val="24"/>
          <w:szCs w:val="24"/>
        </w:rPr>
        <w:t>on disability align with the person-level questionnaire that SSI departments use.</w:t>
      </w:r>
      <w:r w:rsidR="009254F2"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{"citationID":"gpuQpuR5","properties":{"formattedCitation":"\\super 20,21\\nosupersub{}","plainCitation":"20,21","noteIndex":0},"citationItems":[{"id":972,"uris":["http://zotero.org/users/6239254/items/NJX2AU73"],"itemData":{"id":972,"type":"webpage","abstract":"Supplemental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id":1000,"uris":["http://zotero.org/users/6239254/items/7XLZ4QPU"],"itemData":{"id":1000,"type":"chapter","container-title":"Economics of Means-Tested Transfer Programs in the United States, Volume 2","page":"1-58","publisher":"University of Chicago Press","source":"National Bureau of Economic Research","title":"The Supplemental Security Income Program","URL":"https://www.nber.org/books-and-chapters/economics-means-tested-transfer-programs-united-states-volume-2/supplemental-security-income-program","author":[{"family":"Duggan","given":"Mark"},{"family":"Kearney","given":"Melissa S."},{"family":"Rennane","given":"Stephanie"}],"accessed":{"date-parts":[["2022",6,26]]},"issued":{"date-parts":[["2015",10]]}}}],"schema":"https://github.com/citation-style-language/schema/raw/master/csl-citation.json"}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20,21</w:t>
      </w:r>
      <w:r w:rsidR="009254F2" w:rsidRPr="00CD3AC5">
        <w:rPr>
          <w:rFonts w:ascii="Times New Roman" w:hAnsi="Times New Roman" w:cs="Times New Roman"/>
          <w:sz w:val="24"/>
          <w:szCs w:val="24"/>
        </w:rPr>
        <w:fldChar w:fldCharType="end"/>
      </w:r>
      <w:r w:rsidR="008E04B1"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Given that about 80% of the 165,000 of medical denials for children applying for SSI every year are due to lack of severe enough functional limitations, the definition of disability prevalence is vital.</w:t>
      </w:r>
      <w:r w:rsidR="001F57B7"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{"citationID":"DYWZ1oZi","properties":{"formattedCitation":"\\super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1F57B7" w:rsidRPr="00CD3AC5">
        <w:rPr>
          <w:rFonts w:ascii="Times New Roman" w:hAnsi="Times New Roman" w:cs="Times New Roman"/>
          <w:sz w:val="24"/>
          <w:szCs w:val="28"/>
          <w:vertAlign w:val="superscript"/>
        </w:rPr>
        <w:t>6</w:t>
      </w:r>
      <w:r w:rsidR="001F57B7" w:rsidRPr="00CD3AC5">
        <w:rPr>
          <w:rFonts w:ascii="Times New Roman" w:hAnsi="Times New Roman" w:cs="Times New Roman"/>
          <w:sz w:val="24"/>
          <w:szCs w:val="24"/>
        </w:rPr>
        <w:fldChar w:fldCharType="end"/>
      </w:r>
      <w:r w:rsidR="001F57B7" w:rsidRPr="00CD3AC5">
        <w:rPr>
          <w:rFonts w:ascii="Times New Roman" w:hAnsi="Times New Roman" w:cs="Times New Roman"/>
          <w:sz w:val="24"/>
          <w:szCs w:val="24"/>
        </w:rPr>
        <w:t xml:space="preserve"> </w:t>
      </w:r>
      <w:r w:rsidR="002D6C6F" w:rsidRPr="00CD3AC5">
        <w:rPr>
          <w:rFonts w:ascii="Times New Roman" w:hAnsi="Times New Roman" w:cs="Times New Roman"/>
          <w:sz w:val="24"/>
          <w:szCs w:val="24"/>
        </w:rPr>
        <w:t>The six-question sequence used by</w:t>
      </w:r>
      <w:r w:rsidR="00E40226" w:rsidRPr="00CD3AC5">
        <w:rPr>
          <w:rFonts w:ascii="Times New Roman" w:hAnsi="Times New Roman" w:cs="Times New Roman"/>
          <w:sz w:val="24"/>
          <w:szCs w:val="24"/>
        </w:rPr>
        <w:t xml:space="preserve"> US Census Bureau’s American Community Survey (ACS) </w:t>
      </w:r>
      <w:r w:rsidR="002D6C6F" w:rsidRPr="00CD3AC5">
        <w:rPr>
          <w:rFonts w:ascii="Times New Roman" w:hAnsi="Times New Roman" w:cs="Times New Roman"/>
          <w:sz w:val="24"/>
          <w:szCs w:val="24"/>
        </w:rPr>
        <w:t>captures about 63% of the US working</w:t>
      </w:r>
      <w:ins w:id="42" w:author="Danielson, Melissa (CDC/DDNID/NCBDDD/DHDD)" w:date="2022-06-30T15:14:00Z">
        <w:r w:rsidR="00CC14EE">
          <w:rPr>
            <w:rFonts w:ascii="Times New Roman" w:hAnsi="Times New Roman" w:cs="Times New Roman"/>
            <w:sz w:val="24"/>
            <w:szCs w:val="24"/>
          </w:rPr>
          <w:t>-age</w:t>
        </w:r>
      </w:ins>
      <w:r w:rsidR="002D6C6F" w:rsidRPr="00CD3AC5">
        <w:rPr>
          <w:rFonts w:ascii="Times New Roman" w:hAnsi="Times New Roman" w:cs="Times New Roman"/>
          <w:sz w:val="24"/>
          <w:szCs w:val="24"/>
        </w:rPr>
        <w:t xml:space="preserve"> population that received SSI.</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{"citationID":"EutEnTnT","properties":{"formattedCitation":"\\super 22\\nosupersub{}","plainCitation":"22","noteIndex":0},"citationItems":[{"id":974,"uris":["http://zotero.org/users/6239254/items/XQSYUZ8S"],"itemData":{"id":974,"type":"article-journal","DOI":"10.1177/1044207312446226","issue":"4","title":"Capturing the Elusive Working-Age Population With Disabilities: Reconciling Conflicting Social Success Estimates From the Current Population Survey and American Community Survey","URL":"https://journals.sagepub.com/doi/abs/10.1177/1044207312446226","volume":"24","author":[{"family":"Burkhauser","given":"Richard V."},{"family":"Houtenville","given":"Andrew J."},{"family":"Tennant","given":"Jennifer R."}],"accessed":{"date-parts":[["2022",6,21]]},"issued":{"date-parts":[["2014",6,5]]}}}],"schema":"https://github.com/citation-style-language/schema/raw/master/csl-citation.json"}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22</w:t>
      </w:r>
      <w:r w:rsidR="001F57B7" w:rsidRPr="00CD3AC5">
        <w:rPr>
          <w:rFonts w:ascii="Times New Roman" w:hAnsi="Times New Roman" w:cs="Times New Roman"/>
          <w:sz w:val="24"/>
          <w:szCs w:val="24"/>
        </w:rPr>
        <w:fldChar w:fldCharType="end"/>
      </w:r>
      <w:r w:rsidR="002D6C6F" w:rsidRPr="00CD3AC5">
        <w:rPr>
          <w:rFonts w:ascii="Times New Roman" w:hAnsi="Times New Roman" w:cs="Times New Roman"/>
          <w:sz w:val="24"/>
          <w:szCs w:val="24"/>
        </w:rPr>
        <w:t xml:space="preserve"> </w:t>
      </w:r>
      <w:r w:rsidR="008E04B1" w:rsidRPr="00CD3AC5">
        <w:rPr>
          <w:rFonts w:ascii="Times New Roman" w:hAnsi="Times New Roman" w:cs="Times New Roman"/>
          <w:sz w:val="24"/>
          <w:szCs w:val="24"/>
        </w:rPr>
        <w:t xml:space="preserve">Although the child and working populations are </w:t>
      </w:r>
      <w:r w:rsidR="008D2AA8" w:rsidRPr="00CD3AC5">
        <w:rPr>
          <w:rFonts w:ascii="Times New Roman" w:hAnsi="Times New Roman" w:cs="Times New Roman"/>
          <w:sz w:val="24"/>
          <w:szCs w:val="24"/>
        </w:rPr>
        <w:t>distinct</w:t>
      </w:r>
      <w:r w:rsidR="008E04B1" w:rsidRPr="00CD3AC5">
        <w:rPr>
          <w:rFonts w:ascii="Times New Roman" w:hAnsi="Times New Roman" w:cs="Times New Roman"/>
          <w:sz w:val="24"/>
          <w:szCs w:val="24"/>
        </w:rPr>
        <w:t>, it is reasonable to assume that the</w:t>
      </w:r>
      <w:r w:rsidR="002D6C6F" w:rsidRPr="00CD3AC5">
        <w:rPr>
          <w:rFonts w:ascii="Times New Roman" w:hAnsi="Times New Roman" w:cs="Times New Roman"/>
          <w:sz w:val="24"/>
          <w:szCs w:val="24"/>
        </w:rPr>
        <w:t xml:space="preserve"> ACS may provide a lower bound on the true </w:t>
      </w:r>
      <w:r w:rsidR="008E04B1" w:rsidRPr="00CD3AC5">
        <w:rPr>
          <w:rFonts w:ascii="Times New Roman" w:hAnsi="Times New Roman" w:cs="Times New Roman"/>
          <w:sz w:val="24"/>
          <w:szCs w:val="24"/>
        </w:rPr>
        <w:t>disability prevalence of children who are financially eligible for SSI. A separate public source</w:t>
      </w:r>
      <w:r w:rsidR="00A011B7" w:rsidRPr="00CD3AC5">
        <w:rPr>
          <w:rFonts w:ascii="Times New Roman" w:hAnsi="Times New Roman" w:cs="Times New Roman"/>
          <w:sz w:val="24"/>
          <w:szCs w:val="24"/>
        </w:rPr>
        <w:t xml:space="preserve">, the National Survey of Children’s Health (NSCH) </w:t>
      </w:r>
      <w:r w:rsidR="00D800D8" w:rsidRPr="00CD3AC5">
        <w:rPr>
          <w:rFonts w:ascii="Times New Roman" w:hAnsi="Times New Roman" w:cs="Times New Roman"/>
          <w:sz w:val="24"/>
          <w:szCs w:val="24"/>
        </w:rPr>
        <w:t xml:space="preserve">includes </w:t>
      </w:r>
      <w:r w:rsidR="00D6496C" w:rsidRPr="00CD3AC5">
        <w:rPr>
          <w:rFonts w:ascii="Times New Roman" w:hAnsi="Times New Roman" w:cs="Times New Roman"/>
          <w:sz w:val="24"/>
          <w:szCs w:val="24"/>
        </w:rPr>
        <w:t xml:space="preserve">multiple </w:t>
      </w:r>
      <w:r w:rsidR="00D800D8" w:rsidRPr="00CD3AC5">
        <w:rPr>
          <w:rFonts w:ascii="Times New Roman" w:hAnsi="Times New Roman" w:cs="Times New Roman"/>
          <w:sz w:val="24"/>
          <w:szCs w:val="24"/>
        </w:rPr>
        <w:t>screener question</w:t>
      </w:r>
      <w:r w:rsidR="00D6496C" w:rsidRPr="00CD3AC5">
        <w:rPr>
          <w:rFonts w:ascii="Times New Roman" w:hAnsi="Times New Roman" w:cs="Times New Roman"/>
          <w:sz w:val="24"/>
          <w:szCs w:val="24"/>
        </w:rPr>
        <w:t>s</w:t>
      </w:r>
      <w:r w:rsidR="00D800D8" w:rsidRPr="00CD3AC5">
        <w:rPr>
          <w:rFonts w:ascii="Times New Roman" w:hAnsi="Times New Roman" w:cs="Times New Roman"/>
          <w:sz w:val="24"/>
          <w:szCs w:val="24"/>
        </w:rPr>
        <w:t xml:space="preserve"> on the level of special health </w:t>
      </w:r>
      <w:ins w:id="43" w:author="Danielson, Melissa (CDC/DDNID/NCBDDD/DHDD)" w:date="2022-06-30T15:15:00Z">
        <w:r w:rsidR="00CC14EE">
          <w:rPr>
            <w:rFonts w:ascii="Times New Roman" w:hAnsi="Times New Roman" w:cs="Times New Roman"/>
            <w:sz w:val="24"/>
            <w:szCs w:val="24"/>
          </w:rPr>
          <w:t xml:space="preserve">care </w:t>
        </w:r>
      </w:ins>
      <w:r w:rsidR="00D800D8" w:rsidRPr="00CD3AC5">
        <w:rPr>
          <w:rFonts w:ascii="Times New Roman" w:hAnsi="Times New Roman" w:cs="Times New Roman"/>
          <w:sz w:val="24"/>
          <w:szCs w:val="24"/>
        </w:rPr>
        <w:t xml:space="preserve">needs </w:t>
      </w:r>
      <w:del w:id="44" w:author="Danielson, Melissa (CDC/DDNID/NCBDDD/DHDD)" w:date="2022-06-30T15:15:00Z">
        <w:r w:rsidR="00D800D8" w:rsidRPr="00CD3AC5" w:rsidDel="00CC14EE">
          <w:rPr>
            <w:rFonts w:ascii="Times New Roman" w:hAnsi="Times New Roman" w:cs="Times New Roman"/>
            <w:sz w:val="24"/>
            <w:szCs w:val="24"/>
          </w:rPr>
          <w:delText>care</w:delText>
        </w:r>
      </w:del>
      <w:r w:rsidR="00DC3A99" w:rsidRPr="00CD3AC5">
        <w:rPr>
          <w:rFonts w:ascii="Times New Roman" w:hAnsi="Times New Roman" w:cs="Times New Roman"/>
          <w:sz w:val="24"/>
          <w:szCs w:val="24"/>
        </w:rPr>
        <w:t xml:space="preserve"> for a child</w:t>
      </w:r>
      <w:r w:rsidR="00D6496C" w:rsidRPr="00CD3AC5">
        <w:rPr>
          <w:rFonts w:ascii="Times New Roman" w:hAnsi="Times New Roman" w:cs="Times New Roman"/>
          <w:sz w:val="24"/>
          <w:szCs w:val="24"/>
        </w:rPr>
        <w:t xml:space="preserve">. These screener questions on special health care needs </w:t>
      </w:r>
      <w:r w:rsidR="00D133FB" w:rsidRPr="00CD3AC5">
        <w:rPr>
          <w:rFonts w:ascii="Times New Roman" w:hAnsi="Times New Roman" w:cs="Times New Roman"/>
          <w:sz w:val="24"/>
          <w:szCs w:val="24"/>
        </w:rPr>
        <w:t>ask about functional limitations,</w:t>
      </w:r>
      <w:r w:rsidR="00D6496C" w:rsidRPr="00CD3AC5">
        <w:rPr>
          <w:rFonts w:ascii="Times New Roman" w:hAnsi="Times New Roman" w:cs="Times New Roman"/>
          <w:sz w:val="24"/>
          <w:szCs w:val="24"/>
        </w:rPr>
        <w:t xml:space="preserve"> similar</w:t>
      </w:r>
      <w:r w:rsidR="00D133FB" w:rsidRPr="00CD3AC5">
        <w:rPr>
          <w:rFonts w:ascii="Times New Roman" w:hAnsi="Times New Roman" w:cs="Times New Roman"/>
          <w:sz w:val="24"/>
          <w:szCs w:val="24"/>
        </w:rPr>
        <w:t>ly to the ACS,</w:t>
      </w:r>
      <w:r w:rsidR="00D6496C" w:rsidRPr="00CD3AC5">
        <w:rPr>
          <w:rFonts w:ascii="Times New Roman" w:hAnsi="Times New Roman" w:cs="Times New Roman"/>
          <w:sz w:val="24"/>
          <w:szCs w:val="24"/>
        </w:rPr>
        <w:t xml:space="preserve"> but a</w:t>
      </w:r>
      <w:r w:rsidR="00DC3A99" w:rsidRPr="00CD3AC5">
        <w:rPr>
          <w:rFonts w:ascii="Times New Roman" w:hAnsi="Times New Roman" w:cs="Times New Roman"/>
          <w:sz w:val="24"/>
          <w:szCs w:val="24"/>
        </w:rPr>
        <w:t>lso include questions about</w:t>
      </w:r>
      <w:r w:rsidR="00D133FB" w:rsidRPr="00CD3AC5">
        <w:rPr>
          <w:rFonts w:ascii="Times New Roman" w:hAnsi="Times New Roman" w:cs="Times New Roman"/>
          <w:sz w:val="24"/>
          <w:szCs w:val="24"/>
        </w:rPr>
        <w:t xml:space="preserve"> use of</w:t>
      </w:r>
      <w:r w:rsidR="00DC3A99"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specialized services and </w:t>
      </w:r>
      <w:r w:rsidR="00DC3A99" w:rsidRPr="00CD3AC5">
        <w:rPr>
          <w:rFonts w:ascii="Times New Roman" w:hAnsi="Times New Roman" w:cs="Times New Roman"/>
          <w:sz w:val="24"/>
          <w:szCs w:val="24"/>
        </w:rPr>
        <w:t>prescription medication</w:t>
      </w:r>
      <w:r w:rsidR="00D133FB" w:rsidRPr="00CD3AC5">
        <w:rPr>
          <w:rFonts w:ascii="Times New Roman" w:hAnsi="Times New Roman" w:cs="Times New Roman"/>
          <w:sz w:val="24"/>
          <w:szCs w:val="24"/>
        </w:rPr>
        <w:t>s to manage chronic conditions</w:t>
      </w:r>
      <w:r w:rsidR="00D6496C" w:rsidRPr="00CD3AC5">
        <w:rPr>
          <w:rFonts w:ascii="Times New Roman" w:hAnsi="Times New Roman" w:cs="Times New Roman"/>
          <w:sz w:val="24"/>
          <w:szCs w:val="24"/>
        </w:rPr>
        <w:t>.</w:t>
      </w:r>
      <w:r w:rsidR="00D133FB"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{"citationID":"VRNLB4I6","properties":{"formattedCitation":"\\super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D133FB"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D133FB" w:rsidRPr="00CD3AC5">
        <w:rPr>
          <w:rFonts w:ascii="Times New Roman" w:hAnsi="Times New Roman" w:cs="Times New Roman"/>
          <w:sz w:val="24"/>
          <w:szCs w:val="24"/>
        </w:rPr>
        <w:fldChar w:fldCharType="end"/>
      </w:r>
      <w:r w:rsidR="00D6496C" w:rsidRPr="00CD3AC5">
        <w:rPr>
          <w:rFonts w:ascii="Times New Roman" w:hAnsi="Times New Roman" w:cs="Times New Roman"/>
          <w:color w:val="FF0000"/>
          <w:sz w:val="24"/>
          <w:szCs w:val="24"/>
        </w:rPr>
        <w:t xml:space="preserve"> </w:t>
      </w:r>
      <w:r w:rsidR="00D6496C" w:rsidRPr="00CD3AC5">
        <w:rPr>
          <w:rFonts w:ascii="Times New Roman" w:hAnsi="Times New Roman" w:cs="Times New Roman"/>
          <w:sz w:val="24"/>
          <w:szCs w:val="24"/>
        </w:rPr>
        <w:t xml:space="preserve">Thus, the prevalence of </w:t>
      </w:r>
      <w:r w:rsidR="00D133FB" w:rsidRPr="00CD3AC5">
        <w:rPr>
          <w:rFonts w:ascii="Times New Roman" w:hAnsi="Times New Roman" w:cs="Times New Roman"/>
          <w:sz w:val="24"/>
          <w:szCs w:val="24"/>
        </w:rPr>
        <w:t xml:space="preserve">financially eligible </w:t>
      </w:r>
      <w:r w:rsidR="00D6496C" w:rsidRPr="00CD3AC5">
        <w:rPr>
          <w:rFonts w:ascii="Times New Roman" w:hAnsi="Times New Roman" w:cs="Times New Roman"/>
          <w:sz w:val="24"/>
          <w:szCs w:val="24"/>
        </w:rPr>
        <w:t xml:space="preserve">children </w:t>
      </w:r>
      <w:del w:id="45" w:author="Danielson, Melissa (CDC/DDNID/NCBDDD/DHDD)" w:date="2022-06-30T15:15:00Z">
        <w:r w:rsidR="00D6496C" w:rsidRPr="00CD3AC5" w:rsidDel="00CC14EE">
          <w:rPr>
            <w:rFonts w:ascii="Times New Roman" w:hAnsi="Times New Roman" w:cs="Times New Roman"/>
            <w:sz w:val="24"/>
            <w:szCs w:val="24"/>
          </w:rPr>
          <w:lastRenderedPageBreak/>
          <w:delText xml:space="preserve">needing </w:delText>
        </w:r>
      </w:del>
      <w:ins w:id="46" w:author="Danielson, Melissa (CDC/DDNID/NCBDDD/DHDD)" w:date="2022-06-30T15:15:00Z">
        <w:r w:rsidR="00CC14EE">
          <w:rPr>
            <w:rFonts w:ascii="Times New Roman" w:hAnsi="Times New Roman" w:cs="Times New Roman"/>
            <w:sz w:val="24"/>
            <w:szCs w:val="24"/>
          </w:rPr>
          <w:t>with</w:t>
        </w:r>
        <w:r w:rsidR="00CC14EE" w:rsidRPr="00CD3AC5">
          <w:rPr>
            <w:rFonts w:ascii="Times New Roman" w:hAnsi="Times New Roman" w:cs="Times New Roman"/>
            <w:sz w:val="24"/>
            <w:szCs w:val="24"/>
          </w:rPr>
          <w:t xml:space="preserve"> </w:t>
        </w:r>
      </w:ins>
      <w:r w:rsidR="00D6496C" w:rsidRPr="00CD3AC5">
        <w:rPr>
          <w:rFonts w:ascii="Times New Roman" w:hAnsi="Times New Roman" w:cs="Times New Roman"/>
          <w:sz w:val="24"/>
          <w:szCs w:val="24"/>
        </w:rPr>
        <w:t xml:space="preserve">special health care needs indicated by </w:t>
      </w:r>
      <w:r w:rsidR="00D133FB" w:rsidRPr="00CD3AC5">
        <w:rPr>
          <w:rFonts w:ascii="Times New Roman" w:hAnsi="Times New Roman" w:cs="Times New Roman"/>
          <w:sz w:val="24"/>
          <w:szCs w:val="24"/>
        </w:rPr>
        <w:t>the NSCH</w:t>
      </w:r>
      <w:r w:rsidR="00D6496C" w:rsidRPr="00CD3AC5">
        <w:rPr>
          <w:rFonts w:ascii="Times New Roman" w:hAnsi="Times New Roman" w:cs="Times New Roman"/>
          <w:sz w:val="24"/>
          <w:szCs w:val="24"/>
        </w:rPr>
        <w:t xml:space="preserve"> can be used as an upper bound on the </w:t>
      </w:r>
      <w:r w:rsidR="00D133FB" w:rsidRPr="00CD3AC5">
        <w:rPr>
          <w:rFonts w:ascii="Times New Roman" w:hAnsi="Times New Roman" w:cs="Times New Roman"/>
          <w:sz w:val="24"/>
          <w:szCs w:val="24"/>
        </w:rPr>
        <w:t xml:space="preserve">true </w:t>
      </w:r>
      <w:r w:rsidR="00D6496C" w:rsidRPr="00CD3AC5">
        <w:rPr>
          <w:rFonts w:ascii="Times New Roman" w:hAnsi="Times New Roman" w:cs="Times New Roman"/>
          <w:sz w:val="24"/>
          <w:szCs w:val="24"/>
        </w:rPr>
        <w:t xml:space="preserve">prevalence of children with disability who are financially eligible for </w:t>
      </w:r>
      <w:commentRangeStart w:id="47"/>
      <w:commentRangeStart w:id="48"/>
      <w:r w:rsidR="00D6496C" w:rsidRPr="00CD3AC5">
        <w:rPr>
          <w:rFonts w:ascii="Times New Roman" w:hAnsi="Times New Roman" w:cs="Times New Roman"/>
          <w:sz w:val="24"/>
          <w:szCs w:val="24"/>
        </w:rPr>
        <w:t>SSI</w:t>
      </w:r>
      <w:commentRangeEnd w:id="47"/>
      <w:r w:rsidR="00B134AE">
        <w:rPr>
          <w:rStyle w:val="CommentReference"/>
        </w:rPr>
        <w:commentReference w:id="47"/>
      </w:r>
      <w:commentRangeEnd w:id="48"/>
      <w:r w:rsidR="00C53269">
        <w:rPr>
          <w:rStyle w:val="CommentReference"/>
        </w:rPr>
        <w:commentReference w:id="48"/>
      </w:r>
      <w:r w:rsidR="00D6496C" w:rsidRPr="00CD3AC5">
        <w:rPr>
          <w:rFonts w:ascii="Times New Roman" w:hAnsi="Times New Roman" w:cs="Times New Roman"/>
          <w:sz w:val="24"/>
          <w:szCs w:val="24"/>
        </w:rPr>
        <w:t>.</w:t>
      </w:r>
    </w:p>
    <w:p w14:paraId="152B932F" w14:textId="25786AFB" w:rsidR="009417F6" w:rsidRPr="00CD3AC5" w:rsidRDefault="009417F6" w:rsidP="00315151">
      <w:pPr>
        <w:spacing w:after="0" w:line="360" w:lineRule="auto"/>
        <w:rPr>
          <w:rFonts w:ascii="Times New Roman" w:hAnsi="Times New Roman" w:cs="Times New Roman"/>
          <w:sz w:val="24"/>
          <w:szCs w:val="24"/>
        </w:rPr>
      </w:pPr>
    </w:p>
    <w:p w14:paraId="17ACE325" w14:textId="00D71C75" w:rsidR="005520B4" w:rsidRPr="00CD3AC5" w:rsidRDefault="005520B4"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Disability Prevalence Estimation</w:t>
      </w:r>
    </w:p>
    <w:p w14:paraId="74BE39BE" w14:textId="77906967" w:rsidR="00814A92" w:rsidRPr="00CD3AC5" w:rsidRDefault="00790CC5"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For </w:t>
      </w:r>
      <w:r w:rsidR="00B00057" w:rsidRPr="00CD3AC5">
        <w:rPr>
          <w:rFonts w:ascii="Times New Roman" w:hAnsi="Times New Roman" w:cs="Times New Roman"/>
          <w:sz w:val="24"/>
          <w:szCs w:val="24"/>
        </w:rPr>
        <w:t>the ACS disability prevalences</w:t>
      </w:r>
      <w:r w:rsidR="003B60F2" w:rsidRPr="00CD3AC5">
        <w:rPr>
          <w:rFonts w:ascii="Times New Roman" w:hAnsi="Times New Roman" w:cs="Times New Roman"/>
          <w:sz w:val="24"/>
          <w:szCs w:val="24"/>
        </w:rPr>
        <w:t xml:space="preserve">, </w:t>
      </w:r>
      <w:commentRangeStart w:id="49"/>
      <w:r w:rsidR="00814A92" w:rsidRPr="00CD3AC5">
        <w:rPr>
          <w:rFonts w:ascii="Times New Roman" w:hAnsi="Times New Roman" w:cs="Times New Roman"/>
          <w:sz w:val="24"/>
          <w:szCs w:val="24"/>
        </w:rPr>
        <w:t>we extract</w:t>
      </w:r>
      <w:r w:rsidR="003B60F2" w:rsidRPr="00CD3AC5">
        <w:rPr>
          <w:rFonts w:ascii="Times New Roman" w:hAnsi="Times New Roman" w:cs="Times New Roman"/>
          <w:sz w:val="24"/>
          <w:szCs w:val="24"/>
        </w:rPr>
        <w:t xml:space="preserve">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variables</w:t>
      </w:r>
      <w:r w:rsidR="00B00057" w:rsidRPr="00CD3AC5">
        <w:rPr>
          <w:rFonts w:ascii="Times New Roman" w:hAnsi="Times New Roman" w:cs="Times New Roman"/>
          <w:sz w:val="24"/>
          <w:szCs w:val="24"/>
        </w:rPr>
        <w:t xml:space="preserve"> (B18131_xxx)</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that correspond to the number of children with and without disability with ratios of less than 0.50, between 0.5 and 0.99, between 1.00 and 1.49, and between 1.50 and 1.99. </w:t>
      </w:r>
      <w:r w:rsidR="003B60F2" w:rsidRPr="00CD3AC5">
        <w:rPr>
          <w:rFonts w:ascii="Times New Roman" w:hAnsi="Times New Roman" w:cs="Times New Roman"/>
          <w:sz w:val="24"/>
          <w:szCs w:val="24"/>
        </w:rPr>
        <w:t xml:space="preserve">from the </w:t>
      </w:r>
      <w:r w:rsidR="00B00057" w:rsidRPr="00CD3AC5">
        <w:rPr>
          <w:rFonts w:ascii="Times New Roman" w:hAnsi="Times New Roman" w:cs="Times New Roman"/>
          <w:sz w:val="24"/>
          <w:szCs w:val="24"/>
        </w:rPr>
        <w:t>“A</w:t>
      </w:r>
      <w:r w:rsidR="003B60F2" w:rsidRPr="00CD3AC5">
        <w:rPr>
          <w:rFonts w:ascii="Times New Roman" w:hAnsi="Times New Roman" w:cs="Times New Roman"/>
          <w:sz w:val="24"/>
          <w:szCs w:val="24"/>
        </w:rPr>
        <w:t>ge by</w:t>
      </w:r>
      <w:r w:rsidR="00B00057" w:rsidRPr="00CD3AC5">
        <w:rPr>
          <w:rFonts w:ascii="Times New Roman" w:hAnsi="Times New Roman" w:cs="Times New Roman"/>
          <w:sz w:val="24"/>
          <w:szCs w:val="24"/>
        </w:rPr>
        <w:t xml:space="preserve"> Ratio of Income to Poverty Level in the Past 12 Months by Disability Status and Type” concept</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for each state in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 xml:space="preserve">1-year </w:t>
      </w:r>
      <w:r w:rsidR="00814A92" w:rsidRPr="00CD3AC5">
        <w:rPr>
          <w:rFonts w:ascii="Times New Roman" w:hAnsi="Times New Roman" w:cs="Times New Roman"/>
          <w:sz w:val="24"/>
          <w:szCs w:val="24"/>
        </w:rPr>
        <w:t xml:space="preserve">ACS </w:t>
      </w:r>
      <w:r w:rsidR="003B60F2" w:rsidRPr="00CD3AC5">
        <w:rPr>
          <w:rFonts w:ascii="Times New Roman" w:hAnsi="Times New Roman" w:cs="Times New Roman"/>
          <w:sz w:val="24"/>
          <w:szCs w:val="24"/>
        </w:rPr>
        <w:t>tables</w:t>
      </w:r>
      <w:r w:rsidR="00814A92" w:rsidRPr="00CD3AC5">
        <w:rPr>
          <w:rFonts w:ascii="Times New Roman" w:hAnsi="Times New Roman" w:cs="Times New Roman"/>
          <w:sz w:val="24"/>
          <w:szCs w:val="24"/>
        </w:rPr>
        <w:t xml:space="preserve"> </w:t>
      </w:r>
      <w:r w:rsidR="003B60F2" w:rsidRPr="00CD3AC5">
        <w:rPr>
          <w:rFonts w:ascii="Times New Roman" w:hAnsi="Times New Roman" w:cs="Times New Roman"/>
          <w:sz w:val="24"/>
          <w:szCs w:val="24"/>
        </w:rPr>
        <w:t xml:space="preserve">between </w:t>
      </w:r>
      <w:r w:rsidR="00814A92" w:rsidRPr="00CD3AC5">
        <w:rPr>
          <w:rFonts w:ascii="Times New Roman" w:hAnsi="Times New Roman" w:cs="Times New Roman"/>
          <w:sz w:val="24"/>
          <w:szCs w:val="24"/>
        </w:rPr>
        <w:t>2016</w:t>
      </w:r>
      <w:r w:rsidR="003B60F2" w:rsidRPr="00CD3AC5">
        <w:rPr>
          <w:rFonts w:ascii="Times New Roman" w:hAnsi="Times New Roman" w:cs="Times New Roman"/>
          <w:sz w:val="24"/>
          <w:szCs w:val="24"/>
        </w:rPr>
        <w:t xml:space="preserve"> and </w:t>
      </w:r>
      <w:r w:rsidR="00B00057" w:rsidRPr="00CD3AC5">
        <w:rPr>
          <w:rFonts w:ascii="Times New Roman" w:hAnsi="Times New Roman" w:cs="Times New Roman"/>
          <w:sz w:val="24"/>
          <w:szCs w:val="24"/>
        </w:rPr>
        <w:t>2</w:t>
      </w:r>
      <w:r w:rsidR="00814A92" w:rsidRPr="00CD3AC5">
        <w:rPr>
          <w:rFonts w:ascii="Times New Roman" w:hAnsi="Times New Roman" w:cs="Times New Roman"/>
          <w:sz w:val="24"/>
          <w:szCs w:val="24"/>
        </w:rPr>
        <w:t>019</w:t>
      </w:r>
      <w:r w:rsidR="001B57DD" w:rsidRPr="00CD3AC5">
        <w:rPr>
          <w:rFonts w:ascii="Times New Roman" w:hAnsi="Times New Roman" w:cs="Times New Roman"/>
          <w:sz w:val="24"/>
          <w:szCs w:val="24"/>
        </w:rPr>
        <w:t>.</w:t>
      </w:r>
      <w:r w:rsidR="00773DFD"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{"citationID":"bgfdvyav","properties":{"formattedCitation":"\\super 24\\nosupersub{}","plainCitation":"24","noteIndex":0},"citationItems":[{"id":932,"uris":["http://zotero.org/users/6239254/items/A6HXUHHG"],"itemData":{"id":932,"type":"webpage","container-title":"Census.gov","title":"American Community Survey 2019 1-year data release.","URL":"https://www.census.gov/programs-surveys/acs","accessed":{"date-parts":[["2022",6,21]]}}}],"schema":"https://github.com/citation-style-language/schema/raw/master/csl-citation.json"} </w:instrText>
      </w:r>
      <w:r w:rsidR="00773DF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24</w:t>
      </w:r>
      <w:r w:rsidR="00773DFD"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r w:rsidR="00A011B7" w:rsidRPr="00CD3AC5">
        <w:rPr>
          <w:rFonts w:ascii="Times New Roman" w:hAnsi="Times New Roman" w:cs="Times New Roman"/>
          <w:sz w:val="24"/>
          <w:szCs w:val="24"/>
        </w:rPr>
        <w:t xml:space="preserve">Disability prevalence is calculated as the ratio of number of children with disability to total number of children in each income to poverty level category. </w:t>
      </w:r>
      <w:commentRangeEnd w:id="49"/>
      <w:r w:rsidR="00CC14EE">
        <w:rPr>
          <w:rStyle w:val="CommentReference"/>
        </w:rPr>
        <w:commentReference w:id="49"/>
      </w:r>
      <w:r w:rsidR="001B57DD" w:rsidRPr="00CD3AC5">
        <w:rPr>
          <w:rFonts w:ascii="Times New Roman" w:hAnsi="Times New Roman" w:cs="Times New Roman"/>
          <w:sz w:val="24"/>
          <w:szCs w:val="24"/>
        </w:rPr>
        <w:t>For the NSCH disability prevalences, w</w:t>
      </w:r>
      <w:r w:rsidR="00814A92" w:rsidRPr="00CD3AC5">
        <w:rPr>
          <w:rFonts w:ascii="Times New Roman" w:hAnsi="Times New Roman" w:cs="Times New Roman"/>
          <w:sz w:val="24"/>
          <w:szCs w:val="24"/>
        </w:rPr>
        <w:t xml:space="preserve">e scraped the </w:t>
      </w:r>
      <w:r w:rsidR="001B57DD" w:rsidRPr="00CD3AC5">
        <w:rPr>
          <w:rFonts w:ascii="Times New Roman" w:hAnsi="Times New Roman" w:cs="Times New Roman"/>
          <w:sz w:val="24"/>
          <w:szCs w:val="24"/>
        </w:rPr>
        <w:t xml:space="preserve">“More </w:t>
      </w:r>
      <w:r w:rsidR="00DC3A99" w:rsidRPr="00CD3AC5">
        <w:rPr>
          <w:rFonts w:ascii="Times New Roman" w:hAnsi="Times New Roman" w:cs="Times New Roman"/>
          <w:sz w:val="24"/>
          <w:szCs w:val="24"/>
        </w:rPr>
        <w:t>complex</w:t>
      </w:r>
      <w:r w:rsidR="001B57DD" w:rsidRPr="00CD3AC5">
        <w:rPr>
          <w:rFonts w:ascii="Times New Roman" w:hAnsi="Times New Roman" w:cs="Times New Roman"/>
          <w:sz w:val="24"/>
          <w:szCs w:val="24"/>
        </w:rPr>
        <w:t xml:space="preserve"> health care needs” </w:t>
      </w:r>
      <w:r w:rsidR="00F43FC3" w:rsidRPr="00CD3AC5">
        <w:rPr>
          <w:rFonts w:ascii="Times New Roman" w:hAnsi="Times New Roman" w:cs="Times New Roman"/>
          <w:sz w:val="24"/>
          <w:szCs w:val="24"/>
        </w:rPr>
        <w:t xml:space="preserve">percentage </w:t>
      </w:r>
      <w:r w:rsidR="001B57DD" w:rsidRPr="00CD3AC5">
        <w:rPr>
          <w:rFonts w:ascii="Times New Roman" w:hAnsi="Times New Roman" w:cs="Times New Roman"/>
          <w:sz w:val="24"/>
          <w:szCs w:val="24"/>
        </w:rPr>
        <w:t xml:space="preserve">estimates to the answers </w:t>
      </w:r>
      <w:proofErr w:type="gramStart"/>
      <w:r w:rsidR="001B57DD" w:rsidRPr="00CD3AC5">
        <w:rPr>
          <w:rFonts w:ascii="Times New Roman" w:hAnsi="Times New Roman" w:cs="Times New Roman"/>
          <w:sz w:val="24"/>
          <w:szCs w:val="24"/>
        </w:rPr>
        <w:t>of</w:t>
      </w:r>
      <w:proofErr w:type="gramEnd"/>
      <w:r w:rsidR="001B57DD" w:rsidRPr="00CD3AC5">
        <w:rPr>
          <w:rFonts w:ascii="Times New Roman" w:hAnsi="Times New Roman" w:cs="Times New Roman"/>
          <w:sz w:val="24"/>
          <w:szCs w:val="24"/>
        </w:rPr>
        <w:t xml:space="preserve"> the</w:t>
      </w:r>
      <w:r w:rsidR="00814A92"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aggregated </w:t>
      </w:r>
      <w:r w:rsidR="00814A92" w:rsidRPr="00CD3AC5">
        <w:rPr>
          <w:rFonts w:ascii="Times New Roman" w:hAnsi="Times New Roman" w:cs="Times New Roman"/>
          <w:sz w:val="24"/>
          <w:szCs w:val="24"/>
        </w:rPr>
        <w:t>survey question:</w:t>
      </w:r>
      <w:r w:rsidR="004F029B" w:rsidRPr="00CD3AC5">
        <w:rPr>
          <w:rFonts w:ascii="Times New Roman" w:hAnsi="Times New Roman" w:cs="Times New Roman"/>
          <w:sz w:val="24"/>
          <w:szCs w:val="24"/>
        </w:rPr>
        <w:t xml:space="preserve"> “</w:t>
      </w:r>
      <w:commentRangeStart w:id="50"/>
      <w:r w:rsidR="00DC3A99" w:rsidRPr="00CD3AC5">
        <w:rPr>
          <w:rFonts w:ascii="Times New Roman" w:hAnsi="Times New Roman" w:cs="Times New Roman"/>
          <w:sz w:val="24"/>
          <w:szCs w:val="24"/>
        </w:rPr>
        <w:t>What is the level of complexity of special health care needs</w:t>
      </w:r>
      <w:r w:rsidR="00453FDC" w:rsidRPr="00CD3AC5">
        <w:rPr>
          <w:rFonts w:ascii="Times New Roman" w:hAnsi="Times New Roman" w:cs="Times New Roman"/>
          <w:sz w:val="24"/>
          <w:szCs w:val="24"/>
        </w:rPr>
        <w:t xml:space="preserve"> (CSHCN)</w:t>
      </w:r>
      <w:r w:rsidR="004F029B" w:rsidRPr="00CD3AC5">
        <w:rPr>
          <w:rFonts w:ascii="Times New Roman" w:hAnsi="Times New Roman" w:cs="Times New Roman"/>
          <w:sz w:val="24"/>
          <w:szCs w:val="24"/>
        </w:rPr>
        <w:t>?”</w:t>
      </w:r>
      <w:r w:rsidR="00814A92" w:rsidRPr="00CD3AC5">
        <w:rPr>
          <w:rFonts w:ascii="Times New Roman" w:hAnsi="Times New Roman" w:cs="Times New Roman"/>
          <w:sz w:val="24"/>
          <w:szCs w:val="24"/>
        </w:rPr>
        <w:t xml:space="preserve"> </w:t>
      </w:r>
      <w:commentRangeEnd w:id="50"/>
      <w:r w:rsidR="000562E8">
        <w:rPr>
          <w:rStyle w:val="CommentReference"/>
        </w:rPr>
        <w:commentReference w:id="50"/>
      </w:r>
      <w:r w:rsidR="001B57DD" w:rsidRPr="00CD3AC5">
        <w:rPr>
          <w:rFonts w:ascii="Times New Roman" w:hAnsi="Times New Roman" w:cs="Times New Roman"/>
          <w:sz w:val="24"/>
          <w:szCs w:val="24"/>
        </w:rPr>
        <w:t>for each state, year, and household income level categories of 0-100% FPL and 100-200% FPL.</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{"citationID":"za1WlFNZ","properties":{"formattedCitation":"\\super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1F57B7"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commentRangeStart w:id="51"/>
      <w:del w:id="52" w:author="Andrew Elhabr" w:date="2023-07-17T20:24:00Z">
        <w:r w:rsidR="001B57DD" w:rsidRPr="00CD3AC5" w:rsidDel="00713E4E">
          <w:rPr>
            <w:rFonts w:ascii="Times New Roman" w:hAnsi="Times New Roman" w:cs="Times New Roman"/>
            <w:sz w:val="24"/>
            <w:szCs w:val="24"/>
          </w:rPr>
          <w:delText>Due to the uncertainty in the true prevalence of disability among children who are financially eligible</w:delText>
        </w:r>
      </w:del>
      <w:ins w:id="53" w:author="Danielson, Melissa (CDC/DDNID/NCBDDD/DHDD)" w:date="2022-06-30T15:23:00Z">
        <w:del w:id="54" w:author="Andrew Elhabr" w:date="2023-07-17T20:24:00Z">
          <w:r w:rsidR="00C27EDD" w:rsidDel="00713E4E">
            <w:rPr>
              <w:rFonts w:ascii="Times New Roman" w:hAnsi="Times New Roman" w:cs="Times New Roman"/>
              <w:sz w:val="24"/>
              <w:szCs w:val="24"/>
            </w:rPr>
            <w:delText xml:space="preserve"> for SSI</w:delText>
          </w:r>
        </w:del>
      </w:ins>
      <w:del w:id="55" w:author="Andrew Elhabr" w:date="2023-07-17T20:24:00Z">
        <w:r w:rsidR="001B57DD" w:rsidRPr="00CD3AC5" w:rsidDel="00713E4E">
          <w:rPr>
            <w:rFonts w:ascii="Times New Roman" w:hAnsi="Times New Roman" w:cs="Times New Roman"/>
            <w:sz w:val="24"/>
            <w:szCs w:val="24"/>
          </w:rPr>
          <w:delText>, we average</w:delText>
        </w:r>
      </w:del>
      <w:ins w:id="56" w:author="Danielson, Melissa (CDC/DDNID/NCBDDD/DHDD)" w:date="2022-06-30T15:24:00Z">
        <w:del w:id="57" w:author="Andrew Elhabr" w:date="2023-07-17T20:24:00Z">
          <w:r w:rsidR="00C27EDD" w:rsidDel="00713E4E">
            <w:rPr>
              <w:rFonts w:ascii="Times New Roman" w:hAnsi="Times New Roman" w:cs="Times New Roman"/>
              <w:sz w:val="24"/>
              <w:szCs w:val="24"/>
            </w:rPr>
            <w:delText>d</w:delText>
          </w:r>
        </w:del>
      </w:ins>
      <w:del w:id="58" w:author="Andrew Elhabr" w:date="2023-07-17T20:24:00Z">
        <w:r w:rsidR="001B57DD" w:rsidRPr="00CD3AC5" w:rsidDel="00713E4E">
          <w:rPr>
            <w:rFonts w:ascii="Times New Roman" w:hAnsi="Times New Roman" w:cs="Times New Roman"/>
            <w:sz w:val="24"/>
            <w:szCs w:val="24"/>
          </w:rPr>
          <w:delText xml:space="preserve"> the two </w:delText>
        </w:r>
        <w:r w:rsidR="00A011B7" w:rsidRPr="00CD3AC5" w:rsidDel="00713E4E">
          <w:rPr>
            <w:rFonts w:ascii="Times New Roman" w:hAnsi="Times New Roman" w:cs="Times New Roman"/>
            <w:sz w:val="24"/>
            <w:szCs w:val="24"/>
          </w:rPr>
          <w:delText>public</w:delText>
        </w:r>
        <w:r w:rsidR="001B57DD" w:rsidRPr="00CD3AC5" w:rsidDel="00713E4E">
          <w:rPr>
            <w:rFonts w:ascii="Times New Roman" w:hAnsi="Times New Roman" w:cs="Times New Roman"/>
            <w:sz w:val="24"/>
            <w:szCs w:val="24"/>
          </w:rPr>
          <w:delText xml:space="preserve"> data sources of disability prevalence</w:delText>
        </w:r>
        <w:r w:rsidR="00A90AF1" w:rsidRPr="00CD3AC5" w:rsidDel="00713E4E">
          <w:rPr>
            <w:rFonts w:ascii="Times New Roman" w:hAnsi="Times New Roman" w:cs="Times New Roman"/>
            <w:sz w:val="24"/>
            <w:szCs w:val="24"/>
          </w:rPr>
          <w:delText>s</w:delText>
        </w:r>
        <w:r w:rsidR="001B57DD" w:rsidRPr="00CD3AC5" w:rsidDel="00713E4E">
          <w:rPr>
            <w:rFonts w:ascii="Times New Roman" w:hAnsi="Times New Roman" w:cs="Times New Roman"/>
            <w:sz w:val="24"/>
            <w:szCs w:val="24"/>
          </w:rPr>
          <w:delText xml:space="preserve"> (ACS and NSCH). This same approach is recommend</w:delText>
        </w:r>
      </w:del>
      <w:ins w:id="59" w:author="Danielson, Melissa (CDC/DDNID/NCBDDD/DHDD)" w:date="2022-06-30T15:24:00Z">
        <w:del w:id="60" w:author="Andrew Elhabr" w:date="2023-07-17T20:24:00Z">
          <w:r w:rsidR="00C27EDD" w:rsidDel="00713E4E">
            <w:rPr>
              <w:rFonts w:ascii="Times New Roman" w:hAnsi="Times New Roman" w:cs="Times New Roman"/>
              <w:sz w:val="24"/>
              <w:szCs w:val="24"/>
            </w:rPr>
            <w:delText>ed</w:delText>
          </w:r>
        </w:del>
      </w:ins>
      <w:del w:id="61" w:author="Andrew Elhabr" w:date="2023-07-17T20:24:00Z">
        <w:r w:rsidR="001B57DD" w:rsidRPr="00CD3AC5" w:rsidDel="00713E4E">
          <w:rPr>
            <w:rFonts w:ascii="Times New Roman" w:hAnsi="Times New Roman" w:cs="Times New Roman"/>
            <w:sz w:val="24"/>
            <w:szCs w:val="24"/>
          </w:rPr>
          <w:delText xml:space="preserve"> when estimating drug prices </w:delText>
        </w:r>
        <w:r w:rsidR="00ED098A" w:rsidRPr="00CD3AC5" w:rsidDel="00713E4E">
          <w:rPr>
            <w:rFonts w:ascii="Times New Roman" w:hAnsi="Times New Roman" w:cs="Times New Roman"/>
            <w:sz w:val="24"/>
            <w:szCs w:val="24"/>
          </w:rPr>
          <w:delText>for</w:delText>
        </w:r>
        <w:r w:rsidR="001B57DD" w:rsidRPr="00CD3AC5" w:rsidDel="00713E4E">
          <w:rPr>
            <w:rFonts w:ascii="Times New Roman" w:hAnsi="Times New Roman" w:cs="Times New Roman"/>
            <w:sz w:val="24"/>
            <w:szCs w:val="24"/>
          </w:rPr>
          <w:delText xml:space="preserve"> cost-effectiveness analyses using public data.</w:delText>
        </w:r>
        <w:r w:rsidR="00ED098A" w:rsidRPr="00CD3AC5" w:rsidDel="00713E4E">
          <w:rPr>
            <w:rFonts w:ascii="Times New Roman" w:hAnsi="Times New Roman" w:cs="Times New Roman"/>
            <w:sz w:val="24"/>
            <w:szCs w:val="24"/>
          </w:rPr>
          <w:fldChar w:fldCharType="begin"/>
        </w:r>
        <w:r w:rsidR="00E376CD" w:rsidRPr="00CD3AC5" w:rsidDel="00713E4E">
          <w:rPr>
            <w:rFonts w:ascii="Times New Roman" w:hAnsi="Times New Roman" w:cs="Times New Roman"/>
            <w:sz w:val="24"/>
            <w:szCs w:val="24"/>
          </w:rPr>
          <w:delInstrText xml:space="preserve"> ADDIN ZOTERO_ITEM CSL_CITATION {"citationID":"zztuGZIF","properties":{"formattedCitation":"\\super 25\\nosupersub{}","plainCitation":"25","noteIndex":0},"citationItems":[{"id":981,"uris":["http://zotero.org/users/6239254/items/3CQM9VM3"],"itemData":{"id":981,"type":"article-journal","container-title":"Value in Health","DOI":"10.1016/j.jval.2017.06.013","ISSN":"1098-3015, 1524-4733","issue":"6","journalAbbreviation":"Value in Health","language":"English","note":"publisher: Elsevier\nPMID: 29909872","page":"677-684","source":"www.valueinhealthjournal.com","title":"A Transparent and Consistent Approach to Assess US Outpatient Drug Costs for Use in Cost-Effectiveness Analyses","volume":"21","author":[{"family":"Levy","given":"Joseph"},{"family":"Rosenberg","given":"Marjorie"},{"family":"Vanness","given":"David"}],"issued":{"date-parts":[["2018",6,1]]}}}],"schema":"https://github.com/citation-style-language/schema/raw/master/csl-citation.json"} </w:delInstrText>
        </w:r>
        <w:r w:rsidR="00ED098A" w:rsidRPr="00CD3AC5" w:rsidDel="00713E4E">
          <w:rPr>
            <w:rFonts w:ascii="Times New Roman" w:hAnsi="Times New Roman" w:cs="Times New Roman"/>
            <w:sz w:val="24"/>
            <w:szCs w:val="24"/>
          </w:rPr>
          <w:fldChar w:fldCharType="separate"/>
        </w:r>
        <w:r w:rsidR="00E376CD" w:rsidRPr="00CD3AC5" w:rsidDel="00713E4E">
          <w:rPr>
            <w:rFonts w:ascii="Times New Roman" w:hAnsi="Times New Roman" w:cs="Times New Roman"/>
            <w:sz w:val="24"/>
            <w:szCs w:val="28"/>
            <w:vertAlign w:val="superscript"/>
          </w:rPr>
          <w:delText>25</w:delText>
        </w:r>
        <w:r w:rsidR="00ED098A" w:rsidRPr="00CD3AC5" w:rsidDel="00713E4E">
          <w:rPr>
            <w:rFonts w:ascii="Times New Roman" w:hAnsi="Times New Roman" w:cs="Times New Roman"/>
            <w:sz w:val="24"/>
            <w:szCs w:val="24"/>
          </w:rPr>
          <w:fldChar w:fldCharType="end"/>
        </w:r>
        <w:r w:rsidR="001B57DD" w:rsidRPr="00CD3AC5" w:rsidDel="00713E4E">
          <w:rPr>
            <w:rFonts w:ascii="Times New Roman" w:hAnsi="Times New Roman" w:cs="Times New Roman"/>
            <w:sz w:val="24"/>
            <w:szCs w:val="24"/>
          </w:rPr>
          <w:delText xml:space="preserve"> </w:delText>
        </w:r>
      </w:del>
      <w:commentRangeEnd w:id="51"/>
      <w:r w:rsidR="00713E4E">
        <w:rPr>
          <w:rStyle w:val="CommentReference"/>
        </w:rPr>
        <w:commentReference w:id="51"/>
      </w:r>
      <w:r w:rsidR="00A011B7" w:rsidRPr="00CD3AC5">
        <w:rPr>
          <w:rFonts w:ascii="Times New Roman" w:hAnsi="Times New Roman" w:cs="Times New Roman"/>
          <w:sz w:val="24"/>
          <w:szCs w:val="24"/>
        </w:rPr>
        <w:t xml:space="preserve">For proper combination with the NSCH data, the ACS data </w:t>
      </w:r>
      <w:r w:rsidR="00C85C86" w:rsidRPr="00CD3AC5">
        <w:rPr>
          <w:rFonts w:ascii="Times New Roman" w:hAnsi="Times New Roman" w:cs="Times New Roman"/>
          <w:sz w:val="24"/>
          <w:szCs w:val="24"/>
        </w:rPr>
        <w:t>in</w:t>
      </w:r>
      <w:r w:rsidR="00A011B7" w:rsidRPr="00CD3AC5">
        <w:rPr>
          <w:rFonts w:ascii="Times New Roman" w:hAnsi="Times New Roman" w:cs="Times New Roman"/>
          <w:sz w:val="24"/>
          <w:szCs w:val="24"/>
        </w:rPr>
        <w:t xml:space="preserve"> income to poverty ratios of &lt;0.5 and 0.5-1 are aggregated together and ratios of 1-1.5 and 1.5-2 are aggregated together.</w:t>
      </w:r>
      <w:r w:rsidR="00203A78" w:rsidRPr="00CD3AC5">
        <w:rPr>
          <w:rFonts w:ascii="Times New Roman" w:hAnsi="Times New Roman" w:cs="Times New Roman"/>
          <w:sz w:val="24"/>
          <w:szCs w:val="24"/>
        </w:rPr>
        <w:t xml:space="preserve"> </w:t>
      </w:r>
      <w:r w:rsidR="00A90AF1" w:rsidRPr="00CD3AC5">
        <w:rPr>
          <w:rFonts w:ascii="Times New Roman" w:hAnsi="Times New Roman" w:cs="Times New Roman"/>
          <w:sz w:val="24"/>
          <w:szCs w:val="24"/>
        </w:rPr>
        <w:t>Because</w:t>
      </w:r>
      <w:r w:rsidR="00203A78" w:rsidRPr="00CD3AC5">
        <w:rPr>
          <w:rFonts w:ascii="Times New Roman" w:hAnsi="Times New Roman" w:cs="Times New Roman"/>
          <w:sz w:val="24"/>
          <w:szCs w:val="24"/>
        </w:rPr>
        <w:t xml:space="preserve"> higher disability prevalences </w:t>
      </w:r>
      <w:r w:rsidR="00211F92" w:rsidRPr="00CD3AC5">
        <w:rPr>
          <w:rFonts w:ascii="Times New Roman" w:hAnsi="Times New Roman" w:cs="Times New Roman"/>
          <w:sz w:val="24"/>
          <w:szCs w:val="24"/>
        </w:rPr>
        <w:t>are correlated with</w:t>
      </w:r>
      <w:r w:rsidR="00203A78" w:rsidRPr="00CD3AC5">
        <w:rPr>
          <w:rFonts w:ascii="Times New Roman" w:hAnsi="Times New Roman" w:cs="Times New Roman"/>
          <w:sz w:val="24"/>
          <w:szCs w:val="24"/>
        </w:rPr>
        <w:t xml:space="preserve"> lowe</w:t>
      </w:r>
      <w:r w:rsidR="00211F92" w:rsidRPr="00CD3AC5">
        <w:rPr>
          <w:rFonts w:ascii="Times New Roman" w:hAnsi="Times New Roman" w:cs="Times New Roman"/>
          <w:sz w:val="24"/>
          <w:szCs w:val="24"/>
        </w:rPr>
        <w:t xml:space="preserve">r family income, it is vital to properly account for subgroup disability prevalences in this manner </w:t>
      </w:r>
      <w:r w:rsidR="00203A78" w:rsidRPr="00CD3AC5">
        <w:rPr>
          <w:rFonts w:ascii="Times New Roman" w:hAnsi="Times New Roman" w:cs="Times New Roman"/>
          <w:sz w:val="24"/>
          <w:szCs w:val="24"/>
        </w:rPr>
        <w:t>to not underestimate the overall child SSI participation rates.</w:t>
      </w:r>
      <w:r w:rsidR="00ED098A"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{"citationID":"5rakjyHm","properties":{"formattedCitation":"\\super 10,26,27\\nosupersub{}","plainCitation":"10,26,27","noteIndex":0},"citationItems":[{"id":957,"uris":["http://zotero.org/users/6239254/items/4QKCYD6K"],"itemData":{"id":957,"type":"book","abstract":"Download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Sciences","given":"Engineering"}],"accessed":{"date-parts":[["2022",6,25]]},"issued":{"date-parts":[["2015",9,9]]}}},{"id":1007,"uris":["http://zotero.org/users/6239254/items/FCTBBRN5"],"itemData":{"id":1007,"type":"article-journal","abstract":"OBJECTIVES: To compare insurance coverage, access to care, and unmet health needs of children with and without chronic conditions in a national probability sample of the US population and to examine the role of poverty status in any demonstrated differences between the 2 groups.\nDESIGN: We analyzed parent-report data on children 0-17 years old from the 1994 National Health Interview Survey Disability Supplement (NHIS-D) and from the health insurance and access to care files of the 1994 Family Resources Supplement to the NHIS. In the NHIS-D, 4452 (14.8%) of the 30032 children were identified as having a chronic condition by a noncategorical method. We compared insurance coverage, access to care, and unmet needs of children with and without conditions overall and also compared them within 3 different income levels relative to the national poverty index: 1) below, 2) within 100%-200%, and 3) &gt;200% above poverty level.\nRESULTS: In bivariate analyses, children with chronic conditions were more likely to be covered by some type of health insurance (odds ratio [OR], 1.3) and to have a usual provider both for medical (\"sick\") care (OR, 1.4) and for routine or preventive care (OR, 1.4). They also were more likely to have the same provider for medical care and routine or preventive care (OR, 1.2) and to have seen their health care provider in the last year (OR, 1.8) than children without chronic conditions (all P &lt;.0001). Nonetheless, children with chronic conditions were twice as likely to have had at least 1 unmet need from a list of 4 services that included dental care, prescription medications, eyeglasses, and mental health services (OR, 2.0). They also were more likely to have more than 1 unmet need from the list (OR, 3.1), to have been unable to get needed medical care (OR, 3.1), and to have delayed obtaining medical care because of worry about its cost (OR, 1.8). Children with chronic conditions were at greater risk for unmet needs than were children without conditions across all income levels. The magnitude of the disparity between the groups increased with family income level. Differences persisted even after controlling for sociodemographic variables and insurance status.\nCONCLUSION: Despite higher levels of insurance coverage and greater access to regular providers of medical and routine care compared with healthy peers, children with chronic conditions are reported by their parents to be less likely than other children to receive the full range of needed health services. The magnitudes of the differences are small, yet the pattern of disadvantage in meeting health care needs among children with conditions compared with healthy peers is consistent across many different variables and it exists across income levels.","container-title":"Ambulatory Pediatrics: The Official Journal of the Ambulatory Pediatric Association","DOI":"10.1367/1539-4409(2001)001&lt;0314:atcuhn&gt;2.0.co;2","ISSN":"1530-1567","issue":"6","journalAbbreviation":"Ambul Pediatr","language":"eng","note":"PMID: 11888421","page":"314-320","source":"PubMed","title":"Access to care, unmet health needs, and poverty status among children with and without chronic conditions","volume":"1","author":[{"family":"Silver","given":"E. J."},{"family":"Stein","given":"R. E."}],"issued":{"date-parts":[["2001",12]]}}},{"id":1009,"uris":["http://zotero.org/users/6239254/items/9NF47K66"],"itemData":{"id":1009,"type":"article-journal","abstract":"Although research suggests why disability may cause poverty, it is not well understood why poverty may cause disability. This article presents the Poverty Disability Model, which includes four groups of factors that increase the risk that poverty will cause disability and chronic health problems. Rehabilitation interventions and counselor implications derived from the model are presented in addition to research.","container-title":"Rehabilitation Counseling Bulletin","DOI":"10.1177/00343552070500040101","ISSN":"0034-3552","issue":"4","journalAbbreviation":"Rehabilitation Counseling Bulletin","language":"en","note":"publisher: SAGE Publications","page":"194-202","source":"SAGE Journals","title":"Causal Relationships Between Poverty and Disability","volume":"50","author":[{"family":"Lustig","given":"Daniel C."},{"family":"Strauser","given":"David R."}],"issued":{"date-parts":[["2007",7,1]]}}}],"schema":"https://github.com/citation-style-language/schema/raw/master/csl-citation.json"} </w:instrText>
      </w:r>
      <w:r w:rsidR="00ED098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10,26,27</w:t>
      </w:r>
      <w:r w:rsidR="00ED098A" w:rsidRPr="00CD3AC5">
        <w:rPr>
          <w:rFonts w:ascii="Times New Roman" w:hAnsi="Times New Roman" w:cs="Times New Roman"/>
          <w:sz w:val="24"/>
          <w:szCs w:val="24"/>
        </w:rPr>
        <w:fldChar w:fldCharType="end"/>
      </w:r>
      <w:r w:rsidR="00ED098A" w:rsidRPr="00CD3AC5">
        <w:rPr>
          <w:rFonts w:ascii="Times New Roman" w:hAnsi="Times New Roman" w:cs="Times New Roman"/>
          <w:sz w:val="24"/>
          <w:szCs w:val="24"/>
        </w:rPr>
        <w:t xml:space="preserve"> </w:t>
      </w:r>
    </w:p>
    <w:p w14:paraId="1AE85D4E" w14:textId="5F503E45" w:rsidR="0035232C" w:rsidRPr="00CD3AC5" w:rsidRDefault="0035232C" w:rsidP="00315151">
      <w:pPr>
        <w:spacing w:after="0" w:line="360" w:lineRule="auto"/>
        <w:rPr>
          <w:rFonts w:ascii="Times New Roman" w:hAnsi="Times New Roman" w:cs="Times New Roman"/>
          <w:sz w:val="24"/>
          <w:szCs w:val="24"/>
        </w:rPr>
      </w:pPr>
    </w:p>
    <w:p w14:paraId="3A23ACB6" w14:textId="383B7539" w:rsidR="0035232C" w:rsidRPr="00CD3AC5" w:rsidRDefault="0035232C"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SSI Participation Estimation</w:t>
      </w:r>
    </w:p>
    <w:p w14:paraId="39F9E362" w14:textId="19BD7409" w:rsidR="004F6857" w:rsidRPr="00CD3AC5" w:rsidRDefault="003B60F2"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We collect the number of disability SSI recipients age</w:t>
      </w:r>
      <w:r w:rsidR="00F43FC3" w:rsidRPr="00CD3AC5">
        <w:rPr>
          <w:rFonts w:ascii="Times New Roman" w:hAnsi="Times New Roman" w:cs="Times New Roman"/>
          <w:sz w:val="24"/>
          <w:szCs w:val="24"/>
        </w:rPr>
        <w:t>d</w:t>
      </w:r>
      <w:r w:rsidRPr="00CD3AC5">
        <w:rPr>
          <w:rFonts w:ascii="Times New Roman" w:hAnsi="Times New Roman" w:cs="Times New Roman"/>
          <w:sz w:val="24"/>
          <w:szCs w:val="24"/>
        </w:rPr>
        <w:t xml:space="preserve"> 18 or younger from the SSA</w:t>
      </w:r>
      <w:r w:rsidR="00D149F5"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upplemental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ecurity </w:t>
      </w:r>
      <w:r w:rsidR="006938FB" w:rsidRPr="00CD3AC5">
        <w:rPr>
          <w:rFonts w:ascii="Times New Roman" w:hAnsi="Times New Roman" w:cs="Times New Roman"/>
          <w:sz w:val="24"/>
          <w:szCs w:val="24"/>
        </w:rPr>
        <w:t>R</w:t>
      </w:r>
      <w:r w:rsidR="00D149F5" w:rsidRPr="00CD3AC5">
        <w:rPr>
          <w:rFonts w:ascii="Times New Roman" w:hAnsi="Times New Roman" w:cs="Times New Roman"/>
          <w:sz w:val="24"/>
          <w:szCs w:val="24"/>
        </w:rPr>
        <w:t>ecord</w:t>
      </w:r>
      <w:r w:rsidRPr="00CD3AC5">
        <w:rPr>
          <w:rFonts w:ascii="Times New Roman" w:hAnsi="Times New Roman" w:cs="Times New Roman"/>
          <w:sz w:val="24"/>
          <w:szCs w:val="24"/>
        </w:rPr>
        <w:t xml:space="preserve"> from 2016 through 2019.</w:t>
      </w:r>
      <w:r w:rsidR="00ED098A"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{"citationID":"YdEYlXeL","properties":{"formattedCitation":"\\super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ED098A" w:rsidRPr="00CD3AC5">
        <w:rPr>
          <w:rFonts w:ascii="Times New Roman" w:hAnsi="Times New Roman" w:cs="Times New Roman"/>
          <w:sz w:val="24"/>
          <w:szCs w:val="24"/>
        </w:rPr>
        <w:fldChar w:fldCharType="separate"/>
      </w:r>
      <w:r w:rsidR="00ED098A" w:rsidRPr="00CD3AC5">
        <w:rPr>
          <w:rFonts w:ascii="Times New Roman" w:hAnsi="Times New Roman" w:cs="Times New Roman"/>
          <w:sz w:val="24"/>
          <w:szCs w:val="28"/>
          <w:vertAlign w:val="superscript"/>
        </w:rPr>
        <w:t>6</w:t>
      </w:r>
      <w:r w:rsidR="00ED098A" w:rsidRPr="00CD3AC5">
        <w:rPr>
          <w:rFonts w:ascii="Times New Roman" w:hAnsi="Times New Roman" w:cs="Times New Roman"/>
          <w:sz w:val="24"/>
          <w:szCs w:val="24"/>
        </w:rPr>
        <w:fldChar w:fldCharType="end"/>
      </w:r>
      <w:r w:rsidR="00F43FC3" w:rsidRPr="00CD3AC5">
        <w:rPr>
          <w:rFonts w:ascii="Times New Roman" w:hAnsi="Times New Roman" w:cs="Times New Roman"/>
          <w:sz w:val="24"/>
          <w:szCs w:val="24"/>
        </w:rPr>
        <w:t xml:space="preserve"> </w:t>
      </w:r>
      <w:commentRangeStart w:id="62"/>
      <w:r w:rsidR="00F43FC3" w:rsidRPr="00CD3AC5">
        <w:rPr>
          <w:rFonts w:ascii="Times New Roman" w:hAnsi="Times New Roman" w:cs="Times New Roman"/>
          <w:sz w:val="24"/>
          <w:szCs w:val="24"/>
        </w:rPr>
        <w:t>T</w:t>
      </w:r>
      <w:r w:rsidR="0035232C" w:rsidRPr="00CD3AC5">
        <w:rPr>
          <w:rFonts w:ascii="Times New Roman" w:hAnsi="Times New Roman" w:cs="Times New Roman"/>
          <w:sz w:val="24"/>
          <w:szCs w:val="24"/>
        </w:rPr>
        <w:t>he total number of SSI recipients</w:t>
      </w:r>
      <w:r w:rsidR="00F43FC3" w:rsidRPr="00CD3AC5">
        <w:rPr>
          <w:rFonts w:ascii="Times New Roman" w:hAnsi="Times New Roman" w:cs="Times New Roman"/>
          <w:sz w:val="24"/>
          <w:szCs w:val="24"/>
        </w:rPr>
        <w:t xml:space="preserve"> in this age group, who must have been both eligible by both financial and disability criteria,</w:t>
      </w:r>
      <w:r w:rsidR="0035232C" w:rsidRPr="00CD3AC5">
        <w:rPr>
          <w:rFonts w:ascii="Times New Roman" w:hAnsi="Times New Roman" w:cs="Times New Roman"/>
          <w:sz w:val="24"/>
          <w:szCs w:val="24"/>
        </w:rPr>
        <w:t xml:space="preserve"> are</w:t>
      </w:r>
      <w:r w:rsidR="00F43FC3" w:rsidRPr="00CD3AC5">
        <w:rPr>
          <w:rFonts w:ascii="Times New Roman" w:hAnsi="Times New Roman" w:cs="Times New Roman"/>
          <w:sz w:val="24"/>
          <w:szCs w:val="24"/>
        </w:rPr>
        <w:t xml:space="preserve"> then</w:t>
      </w:r>
      <w:r w:rsidR="0035232C" w:rsidRPr="00CD3AC5">
        <w:rPr>
          <w:rFonts w:ascii="Times New Roman" w:hAnsi="Times New Roman" w:cs="Times New Roman"/>
          <w:sz w:val="24"/>
          <w:szCs w:val="24"/>
        </w:rPr>
        <w:t xml:space="preserve"> divided by the total number of financially and disability</w:t>
      </w:r>
      <w:r w:rsidR="00A90AF1" w:rsidRPr="00CD3AC5">
        <w:rPr>
          <w:rFonts w:ascii="Times New Roman" w:hAnsi="Times New Roman" w:cs="Times New Roman"/>
          <w:sz w:val="24"/>
          <w:szCs w:val="24"/>
        </w:rPr>
        <w:t xml:space="preserve"> </w:t>
      </w:r>
      <w:r w:rsidR="0035232C" w:rsidRPr="00CD3AC5">
        <w:rPr>
          <w:rFonts w:ascii="Times New Roman" w:hAnsi="Times New Roman" w:cs="Times New Roman"/>
          <w:sz w:val="24"/>
          <w:szCs w:val="24"/>
        </w:rPr>
        <w:t xml:space="preserve">eligible children that are estimated from the </w:t>
      </w:r>
      <w:r w:rsidR="00F43FC3" w:rsidRPr="00CD3AC5">
        <w:rPr>
          <w:rFonts w:ascii="Times New Roman" w:hAnsi="Times New Roman" w:cs="Times New Roman"/>
          <w:sz w:val="24"/>
          <w:szCs w:val="24"/>
        </w:rPr>
        <w:t xml:space="preserve">aforementioned </w:t>
      </w:r>
      <w:r w:rsidR="0035232C" w:rsidRPr="00CD3AC5">
        <w:rPr>
          <w:rFonts w:ascii="Times New Roman" w:hAnsi="Times New Roman" w:cs="Times New Roman"/>
          <w:sz w:val="24"/>
          <w:szCs w:val="24"/>
        </w:rPr>
        <w:t>disability prevalence</w:t>
      </w:r>
      <w:commentRangeEnd w:id="62"/>
      <w:r w:rsidR="002E51FB">
        <w:rPr>
          <w:rStyle w:val="CommentReference"/>
        </w:rPr>
        <w:commentReference w:id="62"/>
      </w:r>
      <w:r w:rsidR="0035232C" w:rsidRPr="00CD3AC5">
        <w:rPr>
          <w:rFonts w:ascii="Times New Roman" w:hAnsi="Times New Roman" w:cs="Times New Roman"/>
          <w:sz w:val="24"/>
          <w:szCs w:val="24"/>
        </w:rPr>
        <w:t xml:space="preserve">. </w:t>
      </w:r>
      <w:r w:rsidR="00204B3E" w:rsidRPr="00CD3AC5">
        <w:rPr>
          <w:rFonts w:ascii="Times New Roman" w:hAnsi="Times New Roman" w:cs="Times New Roman"/>
          <w:sz w:val="24"/>
          <w:szCs w:val="24"/>
        </w:rPr>
        <w:t xml:space="preserve">When reporting summary statistics over the entire study period, we ensure that the numbers in each part of the </w:t>
      </w:r>
      <w:r w:rsidR="00A90AF1" w:rsidRPr="00CD3AC5">
        <w:rPr>
          <w:rFonts w:ascii="Times New Roman" w:hAnsi="Times New Roman" w:cs="Times New Roman"/>
          <w:sz w:val="24"/>
          <w:szCs w:val="24"/>
        </w:rPr>
        <w:t xml:space="preserve">participation rate </w:t>
      </w:r>
      <w:r w:rsidR="00204B3E" w:rsidRPr="00CD3AC5">
        <w:rPr>
          <w:rFonts w:ascii="Times New Roman" w:hAnsi="Times New Roman" w:cs="Times New Roman"/>
          <w:sz w:val="24"/>
          <w:szCs w:val="24"/>
        </w:rPr>
        <w:t xml:space="preserve">fraction are summed </w:t>
      </w:r>
      <w:r w:rsidR="00ED098A" w:rsidRPr="00CD3AC5">
        <w:rPr>
          <w:rFonts w:ascii="Times New Roman" w:hAnsi="Times New Roman" w:cs="Times New Roman"/>
          <w:sz w:val="24"/>
          <w:szCs w:val="24"/>
        </w:rPr>
        <w:t>across</w:t>
      </w:r>
      <w:r w:rsidR="00204B3E" w:rsidRPr="00CD3AC5">
        <w:rPr>
          <w:rFonts w:ascii="Times New Roman" w:hAnsi="Times New Roman" w:cs="Times New Roman"/>
          <w:sz w:val="24"/>
          <w:szCs w:val="24"/>
        </w:rPr>
        <w:t xml:space="preserve"> all </w:t>
      </w:r>
      <w:proofErr w:type="spellStart"/>
      <w:r w:rsidR="00204B3E" w:rsidRPr="00CD3AC5">
        <w:rPr>
          <w:rFonts w:ascii="Times New Roman" w:hAnsi="Times New Roman" w:cs="Times New Roman"/>
          <w:sz w:val="24"/>
          <w:szCs w:val="24"/>
        </w:rPr>
        <w:t>years</w:t>
      </w:r>
      <w:proofErr w:type="spellEnd"/>
      <w:r w:rsidR="00ED098A" w:rsidRPr="00CD3AC5">
        <w:rPr>
          <w:rFonts w:ascii="Times New Roman" w:hAnsi="Times New Roman" w:cs="Times New Roman"/>
          <w:sz w:val="24"/>
          <w:szCs w:val="24"/>
        </w:rPr>
        <w:t xml:space="preserve"> first</w:t>
      </w:r>
      <w:r w:rsidR="00204B3E" w:rsidRPr="00CD3AC5">
        <w:rPr>
          <w:rFonts w:ascii="Times New Roman" w:hAnsi="Times New Roman" w:cs="Times New Roman"/>
          <w:sz w:val="24"/>
          <w:szCs w:val="24"/>
        </w:rPr>
        <w:t xml:space="preserve"> to ensure that any underlying trends in population growth are properly </w:t>
      </w:r>
      <w:proofErr w:type="gramStart"/>
      <w:r w:rsidR="00204B3E" w:rsidRPr="00CD3AC5">
        <w:rPr>
          <w:rFonts w:ascii="Times New Roman" w:hAnsi="Times New Roman" w:cs="Times New Roman"/>
          <w:sz w:val="24"/>
          <w:szCs w:val="24"/>
        </w:rPr>
        <w:t>accounted</w:t>
      </w:r>
      <w:proofErr w:type="gramEnd"/>
      <w:r w:rsidR="00204B3E" w:rsidRPr="00CD3AC5">
        <w:rPr>
          <w:rFonts w:ascii="Times New Roman" w:hAnsi="Times New Roman" w:cs="Times New Roman"/>
          <w:sz w:val="24"/>
          <w:szCs w:val="24"/>
        </w:rPr>
        <w:t>.</w:t>
      </w:r>
    </w:p>
    <w:p w14:paraId="450E078A" w14:textId="464405B6" w:rsidR="003B7233" w:rsidRPr="00CD3AC5" w:rsidRDefault="003B7233" w:rsidP="00315151">
      <w:pPr>
        <w:spacing w:after="0" w:line="360" w:lineRule="auto"/>
        <w:rPr>
          <w:rFonts w:ascii="Times New Roman" w:hAnsi="Times New Roman" w:cs="Times New Roman"/>
          <w:sz w:val="24"/>
          <w:szCs w:val="24"/>
        </w:rPr>
      </w:pPr>
    </w:p>
    <w:p w14:paraId="096110BC" w14:textId="75080435" w:rsidR="003B7233" w:rsidRPr="00CD3AC5" w:rsidDel="00713E4E" w:rsidRDefault="003B7233" w:rsidP="00315151">
      <w:pPr>
        <w:spacing w:after="0" w:line="360" w:lineRule="auto"/>
        <w:rPr>
          <w:del w:id="63" w:author="Andrew Elhabr" w:date="2023-07-17T20:25:00Z"/>
          <w:rFonts w:ascii="Times New Roman" w:hAnsi="Times New Roman" w:cs="Times New Roman"/>
          <w:i/>
          <w:iCs/>
          <w:sz w:val="24"/>
          <w:szCs w:val="24"/>
        </w:rPr>
      </w:pPr>
      <w:bookmarkStart w:id="64" w:name="_Hlk140517964"/>
      <w:del w:id="65" w:author="Andrew Elhabr" w:date="2023-07-17T20:25:00Z">
        <w:r w:rsidRPr="00CD3AC5" w:rsidDel="00713E4E">
          <w:rPr>
            <w:rFonts w:ascii="Times New Roman" w:hAnsi="Times New Roman" w:cs="Times New Roman"/>
            <w:i/>
            <w:iCs/>
            <w:sz w:val="24"/>
            <w:szCs w:val="24"/>
          </w:rPr>
          <w:delText>State Attributes and Policy Information</w:delText>
        </w:r>
      </w:del>
    </w:p>
    <w:p w14:paraId="3495D951" w14:textId="25FAD8BB" w:rsidR="001B57DD" w:rsidRPr="00CD3AC5" w:rsidDel="00713E4E" w:rsidRDefault="00F43FC3" w:rsidP="00315151">
      <w:pPr>
        <w:spacing w:after="0" w:line="360" w:lineRule="auto"/>
        <w:rPr>
          <w:del w:id="66" w:author="Andrew Elhabr" w:date="2023-07-17T20:25:00Z"/>
          <w:rFonts w:ascii="Times New Roman" w:hAnsi="Times New Roman" w:cs="Times New Roman"/>
          <w:sz w:val="24"/>
          <w:szCs w:val="24"/>
        </w:rPr>
      </w:pPr>
      <w:del w:id="67" w:author="Andrew Elhabr" w:date="2023-07-17T20:25:00Z">
        <w:r w:rsidRPr="00CD3AC5" w:rsidDel="00713E4E">
          <w:rPr>
            <w:rFonts w:ascii="Times New Roman" w:hAnsi="Times New Roman" w:cs="Times New Roman"/>
            <w:sz w:val="24"/>
            <w:szCs w:val="24"/>
          </w:rPr>
          <w:lastRenderedPageBreak/>
          <w:delText>To explore the</w:delText>
        </w:r>
        <w:r w:rsidR="001B57DD" w:rsidRPr="00CD3AC5" w:rsidDel="00713E4E">
          <w:rPr>
            <w:rFonts w:ascii="Times New Roman" w:hAnsi="Times New Roman" w:cs="Times New Roman"/>
            <w:sz w:val="24"/>
            <w:szCs w:val="24"/>
          </w:rPr>
          <w:delText xml:space="preserve"> correlations between the </w:delText>
        </w:r>
        <w:r w:rsidR="00E8395A" w:rsidRPr="00CD3AC5" w:rsidDel="00713E4E">
          <w:rPr>
            <w:rFonts w:ascii="Times New Roman" w:hAnsi="Times New Roman" w:cs="Times New Roman"/>
            <w:sz w:val="24"/>
            <w:szCs w:val="24"/>
          </w:rPr>
          <w:delText xml:space="preserve">estimated </w:delText>
        </w:r>
        <w:r w:rsidR="001B57DD" w:rsidRPr="00CD3AC5" w:rsidDel="00713E4E">
          <w:rPr>
            <w:rFonts w:ascii="Times New Roman" w:hAnsi="Times New Roman" w:cs="Times New Roman"/>
            <w:sz w:val="24"/>
            <w:szCs w:val="24"/>
          </w:rPr>
          <w:delText xml:space="preserve">child SSI participation </w:delText>
        </w:r>
        <w:r w:rsidR="00E8395A" w:rsidRPr="00CD3AC5" w:rsidDel="00713E4E">
          <w:rPr>
            <w:rFonts w:ascii="Times New Roman" w:hAnsi="Times New Roman" w:cs="Times New Roman"/>
            <w:sz w:val="24"/>
            <w:szCs w:val="24"/>
          </w:rPr>
          <w:delText>rates and various state-level attributes and policies of interest, we utilize</w:delText>
        </w:r>
      </w:del>
      <w:ins w:id="68" w:author="Danielson, Melissa (CDC/DDNID/NCBDDD/DHDD)" w:date="2022-06-30T15:25:00Z">
        <w:del w:id="69" w:author="Andrew Elhabr" w:date="2023-07-17T20:25:00Z">
          <w:r w:rsidR="00C27EDD" w:rsidDel="00713E4E">
            <w:rPr>
              <w:rFonts w:ascii="Times New Roman" w:hAnsi="Times New Roman" w:cs="Times New Roman"/>
              <w:sz w:val="24"/>
              <w:szCs w:val="24"/>
            </w:rPr>
            <w:delText>d</w:delText>
          </w:r>
        </w:del>
      </w:ins>
      <w:del w:id="70" w:author="Andrew Elhabr" w:date="2023-07-17T20:25:00Z">
        <w:r w:rsidR="00E8395A" w:rsidRPr="00CD3AC5" w:rsidDel="00713E4E">
          <w:rPr>
            <w:rFonts w:ascii="Times New Roman" w:hAnsi="Times New Roman" w:cs="Times New Roman"/>
            <w:sz w:val="24"/>
            <w:szCs w:val="24"/>
          </w:rPr>
          <w:delText xml:space="preserve"> </w:delText>
        </w:r>
        <w:r w:rsidR="00A90AF1" w:rsidRPr="00CD3AC5" w:rsidDel="00713E4E">
          <w:rPr>
            <w:rFonts w:ascii="Times New Roman" w:hAnsi="Times New Roman" w:cs="Times New Roman"/>
            <w:sz w:val="24"/>
            <w:szCs w:val="24"/>
          </w:rPr>
          <w:delText xml:space="preserve">a variety of </w:delText>
        </w:r>
        <w:r w:rsidR="00E8395A" w:rsidRPr="00CD3AC5" w:rsidDel="00713E4E">
          <w:rPr>
            <w:rFonts w:ascii="Times New Roman" w:hAnsi="Times New Roman" w:cs="Times New Roman"/>
            <w:sz w:val="24"/>
            <w:szCs w:val="24"/>
          </w:rPr>
          <w:delText>public resources.</w:delText>
        </w:r>
        <w:r w:rsidR="00EE5002" w:rsidRPr="00CD3AC5" w:rsidDel="00713E4E">
          <w:rPr>
            <w:rFonts w:ascii="Times New Roman" w:hAnsi="Times New Roman" w:cs="Times New Roman"/>
            <w:sz w:val="24"/>
            <w:szCs w:val="24"/>
          </w:rPr>
          <w:delText xml:space="preserve"> To examine how estimates were associated with the percentage of urbanized areas in a state (areas with greater than 50,000 people), we extracted</w:delText>
        </w:r>
        <w:r w:rsidR="009A21C4" w:rsidRPr="00CD3AC5" w:rsidDel="00713E4E">
          <w:rPr>
            <w:rFonts w:ascii="Times New Roman" w:hAnsi="Times New Roman" w:cs="Times New Roman"/>
            <w:sz w:val="24"/>
            <w:szCs w:val="24"/>
          </w:rPr>
          <w:delText xml:space="preserve"> from the 2010 US Census Bureau</w:delText>
        </w:r>
        <w:r w:rsidR="00A90AF1" w:rsidRPr="00CD3AC5" w:rsidDel="00713E4E">
          <w:rPr>
            <w:rFonts w:ascii="Times New Roman" w:hAnsi="Times New Roman" w:cs="Times New Roman"/>
            <w:sz w:val="24"/>
            <w:szCs w:val="24"/>
          </w:rPr>
          <w:delText>’s urban-rural classification data</w:delText>
        </w:r>
        <w:r w:rsidR="009A21C4" w:rsidRPr="00CD3AC5" w:rsidDel="00713E4E">
          <w:rPr>
            <w:rFonts w:ascii="Times New Roman" w:hAnsi="Times New Roman" w:cs="Times New Roman"/>
            <w:sz w:val="24"/>
            <w:szCs w:val="24"/>
          </w:rPr>
          <w:delText xml:space="preserve"> (2020 data has not been released yet).</w:delText>
        </w:r>
        <w:r w:rsidR="00E2438D" w:rsidRPr="00CD3AC5" w:rsidDel="00713E4E">
          <w:rPr>
            <w:rFonts w:ascii="Times New Roman" w:hAnsi="Times New Roman" w:cs="Times New Roman"/>
            <w:sz w:val="24"/>
            <w:szCs w:val="24"/>
          </w:rPr>
          <w:fldChar w:fldCharType="begin"/>
        </w:r>
        <w:r w:rsidR="00E251F8" w:rsidRPr="00CD3AC5" w:rsidDel="00713E4E">
          <w:rPr>
            <w:rFonts w:ascii="Times New Roman" w:hAnsi="Times New Roman" w:cs="Times New Roman"/>
            <w:sz w:val="24"/>
            <w:szCs w:val="24"/>
          </w:rPr>
          <w:delInstrText xml:space="preserve"> ADDIN ZOTERO_ITEM CSL_CITATION {"citationID":"propuDOi","properties":{"formattedCitation":"\\super 28\\nosupersub{}","plainCitation":"28","noteIndex":0},"citationItems":[{"id":985,"uris":["http://zotero.org/users/6239254/items/GMPCT577"],"itemData":{"id":985,"type":"webpage","abstract":"Urban-rural classification is fundamentally a delineation of geographical areas, identifying both individual urban areas and the rural areas of the nation.","container-title":"Census.gov","note":"section: Government","title":"2010 Census Urban and Rural Classification and Urban Area Criteria","URL":"https://www.census.gov/programs-surveys/geography/guidance/geo-areas/urban-rural/2010-urban-rural.html","author":[{"family":"US Census Bureau","given":""}],"accessed":{"date-parts":[["2022",6,25]]}}}],"schema":"https://github.com/citation-style-language/schema/raw/master/csl-citation.json"} </w:delInstrText>
        </w:r>
        <w:r w:rsidR="00E2438D" w:rsidRPr="00CD3AC5" w:rsidDel="00713E4E">
          <w:rPr>
            <w:rFonts w:ascii="Times New Roman" w:hAnsi="Times New Roman" w:cs="Times New Roman"/>
            <w:sz w:val="24"/>
            <w:szCs w:val="24"/>
          </w:rPr>
          <w:fldChar w:fldCharType="separate"/>
        </w:r>
        <w:r w:rsidR="00E376CD" w:rsidRPr="00CD3AC5" w:rsidDel="00713E4E">
          <w:rPr>
            <w:rFonts w:ascii="Times New Roman" w:hAnsi="Times New Roman" w:cs="Times New Roman"/>
            <w:sz w:val="24"/>
            <w:szCs w:val="28"/>
            <w:vertAlign w:val="superscript"/>
          </w:rPr>
          <w:delText>28</w:delText>
        </w:r>
        <w:r w:rsidR="00E2438D" w:rsidRPr="00CD3AC5" w:rsidDel="00713E4E">
          <w:rPr>
            <w:rFonts w:ascii="Times New Roman" w:hAnsi="Times New Roman" w:cs="Times New Roman"/>
            <w:sz w:val="24"/>
            <w:szCs w:val="24"/>
          </w:rPr>
          <w:fldChar w:fldCharType="end"/>
        </w:r>
        <w:r w:rsidR="009A21C4" w:rsidRPr="00CD3AC5" w:rsidDel="00713E4E">
          <w:rPr>
            <w:rFonts w:ascii="Times New Roman" w:hAnsi="Times New Roman" w:cs="Times New Roman"/>
            <w:sz w:val="24"/>
            <w:szCs w:val="24"/>
          </w:rPr>
          <w:delText xml:space="preserve"> </w:delText>
        </w:r>
        <w:r w:rsidR="008302E4" w:rsidRPr="00CD3AC5" w:rsidDel="00713E4E">
          <w:rPr>
            <w:rFonts w:ascii="Times New Roman" w:hAnsi="Times New Roman" w:cs="Times New Roman"/>
            <w:sz w:val="24"/>
            <w:szCs w:val="24"/>
          </w:rPr>
          <w:delText>We gathered</w:delText>
        </w:r>
        <w:r w:rsidR="009A21C4" w:rsidRPr="00CD3AC5" w:rsidDel="00713E4E">
          <w:rPr>
            <w:rFonts w:ascii="Times New Roman" w:hAnsi="Times New Roman" w:cs="Times New Roman"/>
            <w:sz w:val="24"/>
            <w:szCs w:val="24"/>
          </w:rPr>
          <w:delText xml:space="preserve"> information about Medicaid expansion states and the percentage of </w:delText>
        </w:r>
        <w:r w:rsidR="00A90AF1" w:rsidRPr="00CD3AC5" w:rsidDel="00713E4E">
          <w:rPr>
            <w:rFonts w:ascii="Times New Roman" w:hAnsi="Times New Roman" w:cs="Times New Roman"/>
            <w:sz w:val="24"/>
            <w:szCs w:val="24"/>
          </w:rPr>
          <w:delText>low-income</w:delText>
        </w:r>
        <w:r w:rsidR="008302E4" w:rsidRPr="00CD3AC5" w:rsidDel="00713E4E">
          <w:rPr>
            <w:rFonts w:ascii="Times New Roman" w:hAnsi="Times New Roman" w:cs="Times New Roman"/>
            <w:sz w:val="24"/>
            <w:szCs w:val="24"/>
          </w:rPr>
          <w:delText xml:space="preserve"> children with health insurance from the</w:delText>
        </w:r>
        <w:r w:rsidR="009A21C4" w:rsidRPr="00CD3AC5" w:rsidDel="00713E4E">
          <w:rPr>
            <w:rFonts w:ascii="Times New Roman" w:hAnsi="Times New Roman" w:cs="Times New Roman"/>
            <w:sz w:val="24"/>
            <w:szCs w:val="24"/>
          </w:rPr>
          <w:delText xml:space="preserve"> </w:delText>
        </w:r>
        <w:r w:rsidR="008302E4" w:rsidRPr="00CD3AC5" w:rsidDel="00713E4E">
          <w:rPr>
            <w:rFonts w:ascii="Times New Roman" w:hAnsi="Times New Roman" w:cs="Times New Roman"/>
            <w:sz w:val="24"/>
            <w:szCs w:val="24"/>
          </w:rPr>
          <w:delText>Kaiser Family Foundation (KFF)</w:delText>
        </w:r>
        <w:r w:rsidR="009A21C4" w:rsidRPr="00CD3AC5" w:rsidDel="00713E4E">
          <w:rPr>
            <w:rFonts w:ascii="Times New Roman" w:hAnsi="Times New Roman" w:cs="Times New Roman"/>
            <w:sz w:val="24"/>
            <w:szCs w:val="24"/>
          </w:rPr>
          <w:delText>.</w:delText>
        </w:r>
        <w:r w:rsidR="00FB0FC4" w:rsidRPr="00CD3AC5" w:rsidDel="00713E4E">
          <w:rPr>
            <w:rFonts w:ascii="Times New Roman" w:hAnsi="Times New Roman" w:cs="Times New Roman"/>
            <w:sz w:val="24"/>
            <w:szCs w:val="24"/>
          </w:rPr>
          <w:fldChar w:fldCharType="begin"/>
        </w:r>
        <w:r w:rsidR="00E251F8" w:rsidRPr="00CD3AC5" w:rsidDel="00713E4E">
          <w:rPr>
            <w:rFonts w:ascii="Times New Roman" w:hAnsi="Times New Roman" w:cs="Times New Roman"/>
            <w:sz w:val="24"/>
            <w:szCs w:val="24"/>
          </w:rPr>
          <w:delInstrText xml:space="preserve"> ADDIN ZOTERO_ITEM CSL_CITATION {"citationID":"FTOHUVtn","properties":{"formattedCitation":"\\super 15,29\\nosupersub{}","plainCitation":"15,29","noteIndex":0},"citationItems":[{"id":965,"uris":["http://zotero.org/users/6239254/items/S85QPY9F"],"itemData":{"id":965,"type":"post-weblog","abstract":"This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id":930,"uris":["http://zotero.org/users/6239254/items/C49MN344"],"itemData":{"id":930,"type":"post-weblog","abstract":"The Kaiser Family Foundation website provides in-depth information on key health policy issues including Medicaid, Medicare, health reform, global health, HIV/AIDS, health insurance, the uninsured …","container-title":"KFF","language":"en-US","title":"Health Insurance Coverage of Low Income Children 0-18 (under 200% FPL)","URL":"https://www.kff.org/other/state-indicator/health-insurance-coverage-of-low-income-children-0-18-under-200-fpl/","accessed":{"date-parts":[["2022",6,21]]},"issued":{"date-parts":[["2020",10,23]]}}}],"schema":"https://github.com/citation-style-language/schema/raw/master/csl-citation.json"} </w:delInstrText>
        </w:r>
        <w:r w:rsidR="00FB0FC4" w:rsidRPr="00CD3AC5" w:rsidDel="00713E4E">
          <w:rPr>
            <w:rFonts w:ascii="Times New Roman" w:hAnsi="Times New Roman" w:cs="Times New Roman"/>
            <w:sz w:val="24"/>
            <w:szCs w:val="24"/>
          </w:rPr>
          <w:fldChar w:fldCharType="separate"/>
        </w:r>
        <w:r w:rsidR="00E376CD" w:rsidRPr="00CD3AC5" w:rsidDel="00713E4E">
          <w:rPr>
            <w:rFonts w:ascii="Times New Roman" w:hAnsi="Times New Roman" w:cs="Times New Roman"/>
            <w:sz w:val="24"/>
            <w:szCs w:val="28"/>
            <w:vertAlign w:val="superscript"/>
          </w:rPr>
          <w:delText>15,29</w:delText>
        </w:r>
        <w:r w:rsidR="00FB0FC4" w:rsidRPr="00CD3AC5" w:rsidDel="00713E4E">
          <w:rPr>
            <w:rFonts w:ascii="Times New Roman" w:hAnsi="Times New Roman" w:cs="Times New Roman"/>
            <w:sz w:val="24"/>
            <w:szCs w:val="24"/>
          </w:rPr>
          <w:fldChar w:fldCharType="end"/>
        </w:r>
        <w:r w:rsidR="009A21C4" w:rsidRPr="00CD3AC5" w:rsidDel="00713E4E">
          <w:rPr>
            <w:rFonts w:ascii="Times New Roman" w:hAnsi="Times New Roman" w:cs="Times New Roman"/>
            <w:sz w:val="24"/>
            <w:szCs w:val="24"/>
          </w:rPr>
          <w:delText xml:space="preserve"> </w:delText>
        </w:r>
        <w:r w:rsidR="002914DA" w:rsidRPr="00CD3AC5" w:rsidDel="00713E4E">
          <w:rPr>
            <w:rFonts w:ascii="Times New Roman" w:hAnsi="Times New Roman" w:cs="Times New Roman"/>
            <w:sz w:val="24"/>
            <w:szCs w:val="24"/>
          </w:rPr>
          <w:delText xml:space="preserve">For all years, Alaska, Rhode Island, and Vermont are excluded from the insurance correlation </w:delText>
        </w:r>
        <w:r w:rsidR="001B6E79" w:rsidRPr="00CD3AC5" w:rsidDel="00713E4E">
          <w:rPr>
            <w:rFonts w:ascii="Times New Roman" w:hAnsi="Times New Roman" w:cs="Times New Roman"/>
            <w:sz w:val="24"/>
            <w:szCs w:val="24"/>
          </w:rPr>
          <w:delText xml:space="preserve">analysis </w:delText>
        </w:r>
        <w:r w:rsidR="002914DA" w:rsidRPr="00CD3AC5" w:rsidDel="00713E4E">
          <w:rPr>
            <w:rFonts w:ascii="Times New Roman" w:hAnsi="Times New Roman" w:cs="Times New Roman"/>
            <w:sz w:val="24"/>
            <w:szCs w:val="24"/>
          </w:rPr>
          <w:delText xml:space="preserve">due to missing data. </w:delText>
        </w:r>
        <w:r w:rsidR="00FB0FC4" w:rsidRPr="00CD3AC5" w:rsidDel="00713E4E">
          <w:rPr>
            <w:rFonts w:ascii="Times New Roman" w:hAnsi="Times New Roman" w:cs="Times New Roman"/>
            <w:sz w:val="24"/>
            <w:szCs w:val="24"/>
          </w:rPr>
          <w:delText>F</w:delText>
        </w:r>
        <w:r w:rsidR="009A21C4" w:rsidRPr="00CD3AC5" w:rsidDel="00713E4E">
          <w:rPr>
            <w:rFonts w:ascii="Times New Roman" w:hAnsi="Times New Roman" w:cs="Times New Roman"/>
            <w:sz w:val="24"/>
            <w:szCs w:val="24"/>
          </w:rPr>
          <w:delText xml:space="preserve">or </w:delText>
        </w:r>
        <w:r w:rsidR="00FB0FC4" w:rsidRPr="00CD3AC5" w:rsidDel="00713E4E">
          <w:rPr>
            <w:rFonts w:ascii="Times New Roman" w:hAnsi="Times New Roman" w:cs="Times New Roman"/>
            <w:sz w:val="24"/>
            <w:szCs w:val="24"/>
          </w:rPr>
          <w:delText xml:space="preserve">information about whether a state offered SSP for children </w:delText>
        </w:r>
        <w:r w:rsidR="002914DA" w:rsidRPr="00CD3AC5" w:rsidDel="00713E4E">
          <w:rPr>
            <w:rFonts w:ascii="Times New Roman" w:hAnsi="Times New Roman" w:cs="Times New Roman"/>
            <w:sz w:val="24"/>
            <w:szCs w:val="24"/>
          </w:rPr>
          <w:delText xml:space="preserve">with disabilities </w:delText>
        </w:r>
        <w:r w:rsidR="00FB0FC4" w:rsidRPr="00CD3AC5" w:rsidDel="00713E4E">
          <w:rPr>
            <w:rFonts w:ascii="Times New Roman" w:hAnsi="Times New Roman" w:cs="Times New Roman"/>
            <w:sz w:val="24"/>
            <w:szCs w:val="24"/>
          </w:rPr>
          <w:delText xml:space="preserve">and </w:delText>
        </w:r>
        <w:r w:rsidR="00BE48EB" w:rsidRPr="00CD3AC5" w:rsidDel="00713E4E">
          <w:rPr>
            <w:rFonts w:ascii="Times New Roman" w:hAnsi="Times New Roman" w:cs="Times New Roman"/>
            <w:sz w:val="24"/>
            <w:szCs w:val="24"/>
          </w:rPr>
          <w:delText>automatically awarded Medicaid if SSI was awarded</w:delText>
        </w:r>
        <w:r w:rsidR="002914DA" w:rsidRPr="00CD3AC5" w:rsidDel="00713E4E">
          <w:rPr>
            <w:rFonts w:ascii="Times New Roman" w:hAnsi="Times New Roman" w:cs="Times New Roman"/>
            <w:sz w:val="24"/>
            <w:szCs w:val="24"/>
          </w:rPr>
          <w:delText>, we used the Policy Surveillance Program and</w:delText>
        </w:r>
        <w:r w:rsidR="001B57DD" w:rsidRPr="00CD3AC5" w:rsidDel="00713E4E">
          <w:rPr>
            <w:rFonts w:ascii="Times New Roman" w:hAnsi="Times New Roman" w:cs="Times New Roman"/>
            <w:sz w:val="24"/>
            <w:szCs w:val="24"/>
          </w:rPr>
          <w:delText xml:space="preserve"> </w:delText>
        </w:r>
        <w:r w:rsidR="002914DA" w:rsidRPr="00CD3AC5" w:rsidDel="00713E4E">
          <w:rPr>
            <w:rFonts w:ascii="Times New Roman" w:hAnsi="Times New Roman" w:cs="Times New Roman"/>
            <w:sz w:val="24"/>
            <w:szCs w:val="24"/>
          </w:rPr>
          <w:delText xml:space="preserve">SSA’s </w:delText>
        </w:r>
        <w:r w:rsidR="001B57DD" w:rsidRPr="00CD3AC5" w:rsidDel="00713E4E">
          <w:rPr>
            <w:rFonts w:ascii="Times New Roman" w:hAnsi="Times New Roman" w:cs="Times New Roman"/>
            <w:sz w:val="24"/>
            <w:szCs w:val="24"/>
          </w:rPr>
          <w:delText>SS</w:delText>
        </w:r>
        <w:r w:rsidR="002914DA" w:rsidRPr="00CD3AC5" w:rsidDel="00713E4E">
          <w:rPr>
            <w:rFonts w:ascii="Times New Roman" w:hAnsi="Times New Roman" w:cs="Times New Roman"/>
            <w:sz w:val="24"/>
            <w:szCs w:val="24"/>
          </w:rPr>
          <w:delText>I</w:delText>
        </w:r>
        <w:r w:rsidR="001B57DD" w:rsidRPr="00CD3AC5" w:rsidDel="00713E4E">
          <w:rPr>
            <w:rFonts w:ascii="Times New Roman" w:hAnsi="Times New Roman" w:cs="Times New Roman"/>
            <w:sz w:val="24"/>
            <w:szCs w:val="24"/>
          </w:rPr>
          <w:delText xml:space="preserve"> </w:delText>
        </w:r>
        <w:r w:rsidR="002914DA" w:rsidRPr="00CD3AC5" w:rsidDel="00713E4E">
          <w:rPr>
            <w:rFonts w:ascii="Times New Roman" w:hAnsi="Times New Roman" w:cs="Times New Roman"/>
            <w:sz w:val="24"/>
            <w:szCs w:val="24"/>
          </w:rPr>
          <w:delText>annual report appendices, respectively</w:delText>
        </w:r>
        <w:r w:rsidR="001B57DD" w:rsidRPr="00CD3AC5" w:rsidDel="00713E4E">
          <w:rPr>
            <w:rFonts w:ascii="Times New Roman" w:hAnsi="Times New Roman" w:cs="Times New Roman"/>
            <w:sz w:val="24"/>
            <w:szCs w:val="24"/>
          </w:rPr>
          <w:delText>.</w:delText>
        </w:r>
        <w:commentRangeStart w:id="71"/>
        <w:r w:rsidR="002914DA" w:rsidRPr="00CD3AC5" w:rsidDel="00713E4E">
          <w:rPr>
            <w:rFonts w:ascii="Times New Roman" w:hAnsi="Times New Roman" w:cs="Times New Roman"/>
            <w:sz w:val="24"/>
            <w:szCs w:val="24"/>
          </w:rPr>
          <w:fldChar w:fldCharType="begin"/>
        </w:r>
        <w:r w:rsidR="00F84864" w:rsidRPr="00CD3AC5" w:rsidDel="00713E4E">
          <w:rPr>
            <w:rFonts w:ascii="Times New Roman" w:hAnsi="Times New Roman" w:cs="Times New Roman"/>
            <w:sz w:val="24"/>
            <w:szCs w:val="24"/>
          </w:rPr>
          <w:delInstrText xml:space="preserve"> ADDIN ZOTERO_ITEM CSL_CITATION {"citationID":"8pbx6LDd","properties":{"formattedCitation":"\\super 4,14\\nosupersub{}","plainCitation":"4,14","noteIndex":0},"citationItems":[{"id":947,"uris":["http://zotero.org/users/6239254/items/JYF9LBR7"],"itemData":{"id":947,"type":"webpage","title":"State Supplemental Payments for Children with Disabilities","URL":"https://www.lawatlas.org/datasets/supplemental-security-income-for-children-with-disabilities","accessed":{"date-parts":[["2022",6,21]]}}},{"id":963,"uris":["http://zotero.org/users/6239254/items/AXVXUK8J"],"itemData":{"id":963,"type":"webpage","title":"III. The Supplemental Security Income Program","URL":"https://www.ssa.gov/OACT/ssir/SSI19/III_ProgramDescription.html#98370","accessed":{"date-parts":[["2022",6,21]]}}}],"schema":"https://github.com/citation-style-language/schema/raw/master/csl-citation.json"} </w:delInstrText>
        </w:r>
        <w:r w:rsidR="002914DA" w:rsidRPr="00CD3AC5" w:rsidDel="00713E4E">
          <w:rPr>
            <w:rFonts w:ascii="Times New Roman" w:hAnsi="Times New Roman" w:cs="Times New Roman"/>
            <w:sz w:val="24"/>
            <w:szCs w:val="24"/>
          </w:rPr>
          <w:fldChar w:fldCharType="separate"/>
        </w:r>
        <w:r w:rsidR="00E376CD" w:rsidRPr="00CD3AC5" w:rsidDel="00713E4E">
          <w:rPr>
            <w:rFonts w:ascii="Times New Roman" w:hAnsi="Times New Roman" w:cs="Times New Roman"/>
            <w:sz w:val="24"/>
            <w:szCs w:val="28"/>
            <w:vertAlign w:val="superscript"/>
          </w:rPr>
          <w:delText>4,14</w:delText>
        </w:r>
        <w:r w:rsidR="002914DA" w:rsidRPr="00CD3AC5" w:rsidDel="00713E4E">
          <w:rPr>
            <w:rFonts w:ascii="Times New Roman" w:hAnsi="Times New Roman" w:cs="Times New Roman"/>
            <w:sz w:val="24"/>
            <w:szCs w:val="24"/>
          </w:rPr>
          <w:fldChar w:fldCharType="end"/>
        </w:r>
        <w:commentRangeEnd w:id="71"/>
        <w:r w:rsidR="001711CA" w:rsidDel="00713E4E">
          <w:rPr>
            <w:rStyle w:val="CommentReference"/>
          </w:rPr>
          <w:commentReference w:id="71"/>
        </w:r>
        <w:r w:rsidR="00271E0A" w:rsidRPr="00CD3AC5" w:rsidDel="00713E4E">
          <w:rPr>
            <w:rFonts w:ascii="Times New Roman" w:hAnsi="Times New Roman" w:cs="Times New Roman"/>
            <w:sz w:val="24"/>
            <w:szCs w:val="24"/>
          </w:rPr>
          <w:delText xml:space="preserve"> </w:delText>
        </w:r>
      </w:del>
    </w:p>
    <w:bookmarkEnd w:id="64"/>
    <w:p w14:paraId="3A9BE305" w14:textId="266C7A29" w:rsidR="003B7233" w:rsidRPr="00CD3AC5" w:rsidRDefault="003B7233" w:rsidP="00315151">
      <w:pPr>
        <w:spacing w:after="0" w:line="360" w:lineRule="auto"/>
        <w:rPr>
          <w:rFonts w:ascii="Times New Roman" w:hAnsi="Times New Roman" w:cs="Times New Roman"/>
          <w:sz w:val="24"/>
          <w:szCs w:val="24"/>
        </w:rPr>
      </w:pPr>
    </w:p>
    <w:p w14:paraId="08773FB1" w14:textId="76FD9307" w:rsidR="009417F6" w:rsidRPr="00CD3AC5" w:rsidDel="00713E4E" w:rsidRDefault="00D1442D" w:rsidP="00315151">
      <w:pPr>
        <w:spacing w:after="0" w:line="360" w:lineRule="auto"/>
        <w:rPr>
          <w:del w:id="72" w:author="Andrew Elhabr" w:date="2023-07-17T20:26:00Z"/>
          <w:rFonts w:ascii="Times New Roman" w:hAnsi="Times New Roman" w:cs="Times New Roman"/>
          <w:i/>
          <w:iCs/>
          <w:sz w:val="24"/>
          <w:szCs w:val="24"/>
        </w:rPr>
      </w:pPr>
      <w:bookmarkStart w:id="73" w:name="_Hlk140517983"/>
      <w:del w:id="74" w:author="Andrew Elhabr" w:date="2023-07-17T20:26:00Z">
        <w:r w:rsidRPr="00CD3AC5" w:rsidDel="00713E4E">
          <w:rPr>
            <w:rFonts w:ascii="Times New Roman" w:hAnsi="Times New Roman" w:cs="Times New Roman"/>
            <w:i/>
            <w:iCs/>
            <w:sz w:val="24"/>
            <w:szCs w:val="24"/>
          </w:rPr>
          <w:delText>Statistical Analysis</w:delText>
        </w:r>
      </w:del>
    </w:p>
    <w:p w14:paraId="61D31176" w14:textId="23098A3B" w:rsidR="009417F6" w:rsidRPr="00CD3AC5" w:rsidRDefault="009417F6" w:rsidP="00315151">
      <w:pPr>
        <w:spacing w:after="0" w:line="360" w:lineRule="auto"/>
        <w:rPr>
          <w:rFonts w:ascii="Times New Roman" w:hAnsi="Times New Roman" w:cs="Times New Roman"/>
          <w:sz w:val="24"/>
          <w:szCs w:val="24"/>
        </w:rPr>
      </w:pPr>
      <w:del w:id="75" w:author="Andrew Elhabr" w:date="2023-07-17T20:26:00Z">
        <w:r w:rsidRPr="00CD3AC5" w:rsidDel="00713E4E">
          <w:rPr>
            <w:rFonts w:ascii="Times New Roman" w:hAnsi="Times New Roman" w:cs="Times New Roman"/>
            <w:sz w:val="24"/>
            <w:szCs w:val="24"/>
          </w:rPr>
          <w:delText xml:space="preserve">In the </w:delText>
        </w:r>
        <w:r w:rsidR="00ED0EA2" w:rsidRPr="00CD3AC5" w:rsidDel="00713E4E">
          <w:rPr>
            <w:rFonts w:ascii="Times New Roman" w:hAnsi="Times New Roman" w:cs="Times New Roman"/>
            <w:sz w:val="24"/>
            <w:szCs w:val="24"/>
          </w:rPr>
          <w:delText>secondary</w:delText>
        </w:r>
        <w:r w:rsidRPr="00CD3AC5" w:rsidDel="00713E4E">
          <w:rPr>
            <w:rFonts w:ascii="Times New Roman" w:hAnsi="Times New Roman" w:cs="Times New Roman"/>
            <w:sz w:val="24"/>
            <w:szCs w:val="24"/>
          </w:rPr>
          <w:delText xml:space="preserve"> analysis in which </w:delText>
        </w:r>
        <w:r w:rsidR="00ED0EA2" w:rsidRPr="00CD3AC5" w:rsidDel="00713E4E">
          <w:rPr>
            <w:rFonts w:ascii="Times New Roman" w:hAnsi="Times New Roman" w:cs="Times New Roman"/>
            <w:sz w:val="24"/>
            <w:szCs w:val="24"/>
          </w:rPr>
          <w:delText xml:space="preserve">we incorporate uncertainty in the public data estimates, </w:delText>
        </w:r>
        <w:r w:rsidRPr="00CD3AC5" w:rsidDel="00713E4E">
          <w:rPr>
            <w:rFonts w:ascii="Times New Roman" w:hAnsi="Times New Roman" w:cs="Times New Roman"/>
            <w:sz w:val="24"/>
            <w:szCs w:val="24"/>
          </w:rPr>
          <w:delText xml:space="preserve">we fit normal distributions to </w:delText>
        </w:r>
        <w:r w:rsidR="00105B6F" w:rsidRPr="00CD3AC5" w:rsidDel="00713E4E">
          <w:rPr>
            <w:rFonts w:ascii="Times New Roman" w:hAnsi="Times New Roman" w:cs="Times New Roman"/>
            <w:sz w:val="24"/>
            <w:szCs w:val="24"/>
          </w:rPr>
          <w:delText xml:space="preserve">the </w:delText>
        </w:r>
        <w:r w:rsidRPr="00CD3AC5" w:rsidDel="00713E4E">
          <w:rPr>
            <w:rFonts w:ascii="Times New Roman" w:hAnsi="Times New Roman" w:cs="Times New Roman"/>
            <w:sz w:val="24"/>
            <w:szCs w:val="24"/>
          </w:rPr>
          <w:delText xml:space="preserve">mean and </w:delText>
        </w:r>
        <w:r w:rsidR="00ED0EA2" w:rsidRPr="00CD3AC5" w:rsidDel="00713E4E">
          <w:rPr>
            <w:rFonts w:ascii="Times New Roman" w:hAnsi="Times New Roman" w:cs="Times New Roman"/>
            <w:sz w:val="24"/>
            <w:szCs w:val="24"/>
          </w:rPr>
          <w:delText xml:space="preserve">5% and 95% quantiles </w:delText>
        </w:r>
        <w:r w:rsidRPr="00CD3AC5" w:rsidDel="00713E4E">
          <w:rPr>
            <w:rFonts w:ascii="Times New Roman" w:hAnsi="Times New Roman" w:cs="Times New Roman"/>
            <w:sz w:val="24"/>
            <w:szCs w:val="24"/>
          </w:rPr>
          <w:delText xml:space="preserve">provided </w:delText>
        </w:r>
        <w:r w:rsidR="00105B6F" w:rsidRPr="00CD3AC5" w:rsidDel="00713E4E">
          <w:rPr>
            <w:rFonts w:ascii="Times New Roman" w:hAnsi="Times New Roman" w:cs="Times New Roman"/>
            <w:sz w:val="24"/>
            <w:szCs w:val="24"/>
          </w:rPr>
          <w:delText>in</w:delText>
        </w:r>
        <w:r w:rsidRPr="00CD3AC5" w:rsidDel="00713E4E">
          <w:rPr>
            <w:rFonts w:ascii="Times New Roman" w:hAnsi="Times New Roman" w:cs="Times New Roman"/>
            <w:sz w:val="24"/>
            <w:szCs w:val="24"/>
          </w:rPr>
          <w:delText xml:space="preserve"> the ACS </w:delText>
        </w:r>
        <w:r w:rsidR="00ED0EA2" w:rsidRPr="00CD3AC5" w:rsidDel="00713E4E">
          <w:rPr>
            <w:rFonts w:ascii="Times New Roman" w:hAnsi="Times New Roman" w:cs="Times New Roman"/>
            <w:sz w:val="24"/>
            <w:szCs w:val="24"/>
          </w:rPr>
          <w:delText xml:space="preserve">tables </w:delText>
        </w:r>
        <w:r w:rsidRPr="00CD3AC5" w:rsidDel="00713E4E">
          <w:rPr>
            <w:rFonts w:ascii="Times New Roman" w:hAnsi="Times New Roman" w:cs="Times New Roman"/>
            <w:sz w:val="24"/>
            <w:szCs w:val="24"/>
          </w:rPr>
          <w:delText xml:space="preserve">and beta distributions to the mean and </w:delText>
        </w:r>
        <w:r w:rsidR="00ED0EA2" w:rsidRPr="00CD3AC5" w:rsidDel="00713E4E">
          <w:rPr>
            <w:rFonts w:ascii="Times New Roman" w:hAnsi="Times New Roman" w:cs="Times New Roman"/>
            <w:sz w:val="24"/>
            <w:szCs w:val="24"/>
          </w:rPr>
          <w:delText xml:space="preserve">2.5% and 97.5% </w:delText>
        </w:r>
        <w:r w:rsidRPr="00CD3AC5" w:rsidDel="00713E4E">
          <w:rPr>
            <w:rFonts w:ascii="Times New Roman" w:hAnsi="Times New Roman" w:cs="Times New Roman"/>
            <w:sz w:val="24"/>
            <w:szCs w:val="24"/>
          </w:rPr>
          <w:delText xml:space="preserve">quantiles provided </w:delText>
        </w:r>
        <w:r w:rsidR="001B6E79" w:rsidRPr="00CD3AC5" w:rsidDel="00713E4E">
          <w:rPr>
            <w:rFonts w:ascii="Times New Roman" w:hAnsi="Times New Roman" w:cs="Times New Roman"/>
            <w:sz w:val="24"/>
            <w:szCs w:val="24"/>
          </w:rPr>
          <w:delText>in</w:delText>
        </w:r>
        <w:r w:rsidRPr="00CD3AC5" w:rsidDel="00713E4E">
          <w:rPr>
            <w:rFonts w:ascii="Times New Roman" w:hAnsi="Times New Roman" w:cs="Times New Roman"/>
            <w:sz w:val="24"/>
            <w:szCs w:val="24"/>
          </w:rPr>
          <w:delText xml:space="preserve"> the NSCH </w:delText>
        </w:r>
        <w:r w:rsidR="00ED0EA2" w:rsidRPr="00CD3AC5" w:rsidDel="00713E4E">
          <w:rPr>
            <w:rFonts w:ascii="Times New Roman" w:hAnsi="Times New Roman" w:cs="Times New Roman"/>
            <w:sz w:val="24"/>
            <w:szCs w:val="24"/>
          </w:rPr>
          <w:delText>tables</w:delText>
        </w:r>
        <w:r w:rsidRPr="00CD3AC5" w:rsidDel="00713E4E">
          <w:rPr>
            <w:rFonts w:ascii="Times New Roman" w:hAnsi="Times New Roman" w:cs="Times New Roman"/>
            <w:sz w:val="24"/>
            <w:szCs w:val="24"/>
          </w:rPr>
          <w:delText xml:space="preserve">. </w:delText>
        </w:r>
        <w:commentRangeStart w:id="76"/>
        <w:r w:rsidR="00ED0EA2" w:rsidRPr="00CD3AC5" w:rsidDel="00713E4E">
          <w:rPr>
            <w:rFonts w:ascii="Times New Roman" w:hAnsi="Times New Roman" w:cs="Times New Roman"/>
            <w:sz w:val="24"/>
            <w:szCs w:val="24"/>
          </w:rPr>
          <w:delText xml:space="preserve">After the distribution fitting, we sample 1,000 points from these distributions </w:delText>
        </w:r>
        <w:r w:rsidR="00A149D4" w:rsidRPr="00CD3AC5" w:rsidDel="00713E4E">
          <w:rPr>
            <w:rFonts w:ascii="Times New Roman" w:hAnsi="Times New Roman" w:cs="Times New Roman"/>
            <w:sz w:val="24"/>
            <w:szCs w:val="24"/>
          </w:rPr>
          <w:delText>and</w:delText>
        </w:r>
        <w:r w:rsidR="00ED0EA2" w:rsidRPr="00CD3AC5" w:rsidDel="00713E4E">
          <w:rPr>
            <w:rFonts w:ascii="Times New Roman" w:hAnsi="Times New Roman" w:cs="Times New Roman"/>
            <w:sz w:val="24"/>
            <w:szCs w:val="24"/>
          </w:rPr>
          <w:delText xml:space="preserve"> carry out the aforementioned methodology to compute 1,000 child SSI participation rates for each state and year. No d</w:delText>
        </w:r>
        <w:r w:rsidRPr="00CD3AC5" w:rsidDel="00713E4E">
          <w:rPr>
            <w:rFonts w:ascii="Times New Roman" w:hAnsi="Times New Roman" w:cs="Times New Roman"/>
            <w:sz w:val="24"/>
            <w:szCs w:val="24"/>
          </w:rPr>
          <w:delText>istribution</w:delText>
        </w:r>
        <w:r w:rsidR="00ED0EA2" w:rsidRPr="00CD3AC5" w:rsidDel="00713E4E">
          <w:rPr>
            <w:rFonts w:ascii="Times New Roman" w:hAnsi="Times New Roman" w:cs="Times New Roman"/>
            <w:sz w:val="24"/>
            <w:szCs w:val="24"/>
          </w:rPr>
          <w:delText xml:space="preserve"> fitting is </w:delText>
        </w:r>
        <w:r w:rsidRPr="00CD3AC5" w:rsidDel="00713E4E">
          <w:rPr>
            <w:rFonts w:ascii="Times New Roman" w:hAnsi="Times New Roman" w:cs="Times New Roman"/>
            <w:sz w:val="24"/>
            <w:szCs w:val="24"/>
          </w:rPr>
          <w:delText>applied to the SSA data because there is no uncertainty in these numbers</w:delText>
        </w:r>
        <w:commentRangeEnd w:id="76"/>
        <w:r w:rsidR="0039153C" w:rsidDel="00713E4E">
          <w:rPr>
            <w:rStyle w:val="CommentReference"/>
          </w:rPr>
          <w:commentReference w:id="76"/>
        </w:r>
        <w:r w:rsidRPr="00CD3AC5" w:rsidDel="00713E4E">
          <w:rPr>
            <w:rFonts w:ascii="Times New Roman" w:hAnsi="Times New Roman" w:cs="Times New Roman"/>
            <w:sz w:val="24"/>
            <w:szCs w:val="24"/>
          </w:rPr>
          <w:delText xml:space="preserve">. </w:delText>
        </w:r>
        <w:r w:rsidR="00971B8B" w:rsidRPr="00CD3AC5" w:rsidDel="00713E4E">
          <w:rPr>
            <w:rFonts w:ascii="Times New Roman" w:hAnsi="Times New Roman" w:cs="Times New Roman"/>
            <w:sz w:val="24"/>
            <w:szCs w:val="24"/>
          </w:rPr>
          <w:delText xml:space="preserve">We </w:delText>
        </w:r>
        <w:r w:rsidR="00ED0EA2" w:rsidRPr="00CD3AC5" w:rsidDel="00713E4E">
          <w:rPr>
            <w:rFonts w:ascii="Times New Roman" w:hAnsi="Times New Roman" w:cs="Times New Roman"/>
            <w:sz w:val="24"/>
            <w:szCs w:val="24"/>
          </w:rPr>
          <w:delText>use</w:delText>
        </w:r>
      </w:del>
      <w:ins w:id="77" w:author="Danielson, Melissa (CDC/DDNID/NCBDDD/DHDD)" w:date="2022-06-30T15:27:00Z">
        <w:del w:id="78" w:author="Andrew Elhabr" w:date="2023-07-17T20:26:00Z">
          <w:r w:rsidR="00C27EDD" w:rsidDel="00713E4E">
            <w:rPr>
              <w:rFonts w:ascii="Times New Roman" w:hAnsi="Times New Roman" w:cs="Times New Roman"/>
              <w:sz w:val="24"/>
              <w:szCs w:val="24"/>
            </w:rPr>
            <w:delText>d</w:delText>
          </w:r>
        </w:del>
      </w:ins>
      <w:del w:id="79" w:author="Andrew Elhabr" w:date="2023-07-17T20:26:00Z">
        <w:r w:rsidR="00ED0EA2" w:rsidRPr="00CD3AC5" w:rsidDel="00713E4E">
          <w:rPr>
            <w:rFonts w:ascii="Times New Roman" w:hAnsi="Times New Roman" w:cs="Times New Roman"/>
            <w:sz w:val="24"/>
            <w:szCs w:val="24"/>
          </w:rPr>
          <w:delText xml:space="preserve"> </w:delText>
        </w:r>
        <w:commentRangeStart w:id="80"/>
        <w:r w:rsidR="00ED0EA2" w:rsidRPr="00CD3AC5" w:rsidDel="00713E4E">
          <w:rPr>
            <w:rFonts w:ascii="Times New Roman" w:hAnsi="Times New Roman" w:cs="Times New Roman"/>
            <w:sz w:val="24"/>
            <w:szCs w:val="24"/>
          </w:rPr>
          <w:delText xml:space="preserve">Pearson’s correlation </w:delText>
        </w:r>
      </w:del>
      <w:ins w:id="81" w:author="Danielson, Melissa (CDC/DDNID/NCBDDD/DHDD)" w:date="2022-06-30T15:27:00Z">
        <w:del w:id="82" w:author="Andrew Elhabr" w:date="2023-07-17T20:26:00Z">
          <w:r w:rsidR="00C27EDD" w:rsidDel="00713E4E">
            <w:rPr>
              <w:rFonts w:ascii="Times New Roman" w:hAnsi="Times New Roman" w:cs="Times New Roman"/>
              <w:sz w:val="24"/>
              <w:szCs w:val="24"/>
            </w:rPr>
            <w:delText xml:space="preserve">coefficient </w:delText>
          </w:r>
        </w:del>
      </w:ins>
      <w:commentRangeEnd w:id="80"/>
      <w:ins w:id="83" w:author="Danielson, Melissa (CDC/DDNID/NCBDDD/DHDD)" w:date="2022-06-30T16:43:00Z">
        <w:del w:id="84" w:author="Andrew Elhabr" w:date="2023-07-17T20:26:00Z">
          <w:r w:rsidR="0039153C" w:rsidDel="00713E4E">
            <w:rPr>
              <w:rStyle w:val="CommentReference"/>
            </w:rPr>
            <w:commentReference w:id="80"/>
          </w:r>
        </w:del>
      </w:ins>
      <w:del w:id="85" w:author="Andrew Elhabr" w:date="2023-07-17T20:26:00Z">
        <w:r w:rsidR="00A149D4" w:rsidRPr="00CD3AC5" w:rsidDel="00713E4E">
          <w:rPr>
            <w:rFonts w:ascii="Times New Roman" w:hAnsi="Times New Roman" w:cs="Times New Roman"/>
            <w:sz w:val="24"/>
            <w:szCs w:val="24"/>
          </w:rPr>
          <w:delText>to compute the association</w:delText>
        </w:r>
        <w:r w:rsidR="00ED0EA2" w:rsidRPr="00CD3AC5" w:rsidDel="00713E4E">
          <w:rPr>
            <w:rFonts w:ascii="Times New Roman" w:hAnsi="Times New Roman" w:cs="Times New Roman"/>
            <w:sz w:val="24"/>
            <w:szCs w:val="24"/>
          </w:rPr>
          <w:delText xml:space="preserve"> between numeric variables</w:delText>
        </w:r>
        <w:r w:rsidR="002670D2" w:rsidRPr="00CD3AC5" w:rsidDel="00713E4E">
          <w:rPr>
            <w:rFonts w:ascii="Times New Roman" w:hAnsi="Times New Roman" w:cs="Times New Roman"/>
            <w:sz w:val="24"/>
            <w:szCs w:val="24"/>
          </w:rPr>
          <w:delText xml:space="preserve"> (child SSI participation rate, population percentage in urbanized areas, percent of financially eligible children with health insurance, etc.) and t</w:delText>
        </w:r>
        <w:r w:rsidR="00105B6F" w:rsidRPr="00CD3AC5" w:rsidDel="00713E4E">
          <w:rPr>
            <w:rFonts w:ascii="Times New Roman" w:hAnsi="Times New Roman" w:cs="Times New Roman"/>
            <w:sz w:val="24"/>
            <w:szCs w:val="24"/>
          </w:rPr>
          <w:delText xml:space="preserve">wo sample t-tests </w:delText>
        </w:r>
        <w:r w:rsidR="002670D2" w:rsidRPr="00CD3AC5" w:rsidDel="00713E4E">
          <w:rPr>
            <w:rFonts w:ascii="Times New Roman" w:hAnsi="Times New Roman" w:cs="Times New Roman"/>
            <w:sz w:val="24"/>
            <w:szCs w:val="24"/>
          </w:rPr>
          <w:delText xml:space="preserve">for </w:delText>
        </w:r>
        <w:r w:rsidR="00A149D4" w:rsidRPr="00CD3AC5" w:rsidDel="00713E4E">
          <w:rPr>
            <w:rFonts w:ascii="Times New Roman" w:hAnsi="Times New Roman" w:cs="Times New Roman"/>
            <w:sz w:val="24"/>
            <w:szCs w:val="24"/>
          </w:rPr>
          <w:delText>the association</w:delText>
        </w:r>
        <w:r w:rsidR="002670D2" w:rsidRPr="00CD3AC5" w:rsidDel="00713E4E">
          <w:rPr>
            <w:rFonts w:ascii="Times New Roman" w:hAnsi="Times New Roman" w:cs="Times New Roman"/>
            <w:sz w:val="24"/>
            <w:szCs w:val="24"/>
          </w:rPr>
          <w:delText xml:space="preserve"> between a numeric variable and binary variable (whether a state grants automatic Medicaid </w:delText>
        </w:r>
        <w:r w:rsidR="009C129E" w:rsidRPr="00CD3AC5" w:rsidDel="00713E4E">
          <w:rPr>
            <w:rFonts w:ascii="Times New Roman" w:hAnsi="Times New Roman" w:cs="Times New Roman"/>
            <w:sz w:val="24"/>
            <w:szCs w:val="24"/>
          </w:rPr>
          <w:delText>when SSI is awarded</w:delText>
        </w:r>
        <w:r w:rsidR="002670D2" w:rsidRPr="00CD3AC5" w:rsidDel="00713E4E">
          <w:rPr>
            <w:rFonts w:ascii="Times New Roman" w:hAnsi="Times New Roman" w:cs="Times New Roman"/>
            <w:sz w:val="24"/>
            <w:szCs w:val="24"/>
          </w:rPr>
          <w:delText xml:space="preserve">, </w:delText>
        </w:r>
        <w:r w:rsidR="009C129E" w:rsidRPr="00CD3AC5" w:rsidDel="00713E4E">
          <w:rPr>
            <w:rFonts w:ascii="Times New Roman" w:hAnsi="Times New Roman" w:cs="Times New Roman"/>
            <w:sz w:val="24"/>
            <w:szCs w:val="24"/>
          </w:rPr>
          <w:delText xml:space="preserve">whether a state expanded Medicaid, </w:delText>
        </w:r>
        <w:r w:rsidR="002670D2" w:rsidRPr="00CD3AC5" w:rsidDel="00713E4E">
          <w:rPr>
            <w:rFonts w:ascii="Times New Roman" w:hAnsi="Times New Roman" w:cs="Times New Roman"/>
            <w:sz w:val="24"/>
            <w:szCs w:val="24"/>
          </w:rPr>
          <w:delText>etc.)</w:delText>
        </w:r>
        <w:r w:rsidR="00971B8B" w:rsidRPr="00CD3AC5" w:rsidDel="00713E4E">
          <w:rPr>
            <w:rFonts w:ascii="Times New Roman" w:hAnsi="Times New Roman" w:cs="Times New Roman"/>
            <w:sz w:val="24"/>
            <w:szCs w:val="24"/>
          </w:rPr>
          <w:delText>.</w:delText>
        </w:r>
        <w:r w:rsidR="002670D2" w:rsidRPr="00CD3AC5" w:rsidDel="00713E4E">
          <w:rPr>
            <w:rFonts w:ascii="Times New Roman" w:hAnsi="Times New Roman" w:cs="Times New Roman"/>
            <w:sz w:val="24"/>
            <w:szCs w:val="24"/>
          </w:rPr>
          <w:delText xml:space="preserve"> We define</w:delText>
        </w:r>
        <w:r w:rsidR="001B6E79" w:rsidRPr="00CD3AC5" w:rsidDel="00713E4E">
          <w:rPr>
            <w:rFonts w:ascii="Times New Roman" w:hAnsi="Times New Roman" w:cs="Times New Roman"/>
            <w:sz w:val="24"/>
            <w:szCs w:val="24"/>
          </w:rPr>
          <w:delText>d</w:delText>
        </w:r>
        <w:r w:rsidR="002670D2" w:rsidRPr="00CD3AC5" w:rsidDel="00713E4E">
          <w:rPr>
            <w:rFonts w:ascii="Times New Roman" w:hAnsi="Times New Roman" w:cs="Times New Roman"/>
            <w:sz w:val="24"/>
            <w:szCs w:val="24"/>
          </w:rPr>
          <w:delText xml:space="preserve"> statistical significance as p &lt; 0.05 for all testing.</w:delText>
        </w:r>
        <w:r w:rsidR="00971B8B" w:rsidRPr="00CD3AC5" w:rsidDel="00713E4E">
          <w:rPr>
            <w:rFonts w:ascii="Times New Roman" w:hAnsi="Times New Roman" w:cs="Times New Roman"/>
            <w:sz w:val="24"/>
            <w:szCs w:val="24"/>
          </w:rPr>
          <w:delText xml:space="preserve"> </w:delText>
        </w:r>
      </w:del>
      <w:r w:rsidR="00971B8B" w:rsidRPr="00CD3AC5">
        <w:rPr>
          <w:rFonts w:ascii="Times New Roman" w:hAnsi="Times New Roman" w:cs="Times New Roman"/>
          <w:sz w:val="24"/>
          <w:szCs w:val="24"/>
        </w:rPr>
        <w:t>We use</w:t>
      </w:r>
      <w:r w:rsidR="00334B3F" w:rsidRPr="00CD3AC5">
        <w:rPr>
          <w:rFonts w:ascii="Times New Roman" w:hAnsi="Times New Roman" w:cs="Times New Roman"/>
          <w:sz w:val="24"/>
          <w:szCs w:val="24"/>
        </w:rPr>
        <w:t>d</w:t>
      </w:r>
      <w:r w:rsidR="00971B8B" w:rsidRPr="00CD3AC5">
        <w:rPr>
          <w:rFonts w:ascii="Times New Roman" w:hAnsi="Times New Roman" w:cs="Times New Roman"/>
          <w:sz w:val="24"/>
          <w:szCs w:val="24"/>
        </w:rPr>
        <w:t xml:space="preserve"> R </w:t>
      </w:r>
      <w:r w:rsidR="008302E4" w:rsidRPr="00CD3AC5">
        <w:rPr>
          <w:rFonts w:ascii="Times New Roman" w:hAnsi="Times New Roman" w:cs="Times New Roman"/>
          <w:sz w:val="24"/>
          <w:szCs w:val="24"/>
        </w:rPr>
        <w:t xml:space="preserve">version </w:t>
      </w:r>
      <w:r w:rsidR="00971B8B" w:rsidRPr="00CD3AC5">
        <w:rPr>
          <w:rFonts w:ascii="Times New Roman" w:hAnsi="Times New Roman" w:cs="Times New Roman"/>
          <w:sz w:val="24"/>
          <w:szCs w:val="24"/>
        </w:rPr>
        <w:t>4.</w:t>
      </w:r>
      <w:ins w:id="86" w:author="Andrew Elhabr" w:date="2023-07-17T20:26:00Z">
        <w:r w:rsidR="00713E4E">
          <w:rPr>
            <w:rFonts w:ascii="Times New Roman" w:hAnsi="Times New Roman" w:cs="Times New Roman"/>
            <w:sz w:val="24"/>
            <w:szCs w:val="24"/>
          </w:rPr>
          <w:t>2.2</w:t>
        </w:r>
      </w:ins>
      <w:del w:id="87" w:author="Andrew Elhabr" w:date="2023-07-17T20:26:00Z">
        <w:r w:rsidR="00971B8B" w:rsidRPr="00CD3AC5" w:rsidDel="00713E4E">
          <w:rPr>
            <w:rFonts w:ascii="Times New Roman" w:hAnsi="Times New Roman" w:cs="Times New Roman"/>
            <w:sz w:val="24"/>
            <w:szCs w:val="24"/>
          </w:rPr>
          <w:delText>1.1</w:delText>
        </w:r>
      </w:del>
      <w:r w:rsidR="00971B8B" w:rsidRPr="00CD3AC5">
        <w:rPr>
          <w:rFonts w:ascii="Times New Roman" w:hAnsi="Times New Roman" w:cs="Times New Roman"/>
          <w:sz w:val="24"/>
          <w:szCs w:val="24"/>
        </w:rPr>
        <w:t xml:space="preserve"> </w:t>
      </w:r>
      <w:r w:rsidR="008302E4" w:rsidRPr="00CD3AC5">
        <w:rPr>
          <w:rFonts w:ascii="Times New Roman" w:hAnsi="Times New Roman" w:cs="Times New Roman"/>
          <w:sz w:val="24"/>
          <w:szCs w:val="24"/>
        </w:rPr>
        <w:t xml:space="preserve">(R Foundation for Statistical Computing) </w:t>
      </w:r>
      <w:r w:rsidR="00971B8B" w:rsidRPr="00CD3AC5">
        <w:rPr>
          <w:rFonts w:ascii="Times New Roman" w:hAnsi="Times New Roman" w:cs="Times New Roman"/>
          <w:sz w:val="24"/>
          <w:szCs w:val="24"/>
        </w:rPr>
        <w:t>for all data collection and</w:t>
      </w:r>
      <w:r w:rsidR="008302E4" w:rsidRPr="00CD3AC5">
        <w:rPr>
          <w:rFonts w:ascii="Times New Roman" w:hAnsi="Times New Roman" w:cs="Times New Roman"/>
          <w:sz w:val="24"/>
          <w:szCs w:val="24"/>
        </w:rPr>
        <w:t xml:space="preserve"> statistical</w:t>
      </w:r>
      <w:r w:rsidR="00971B8B" w:rsidRPr="00CD3AC5">
        <w:rPr>
          <w:rFonts w:ascii="Times New Roman" w:hAnsi="Times New Roman" w:cs="Times New Roman"/>
          <w:sz w:val="24"/>
          <w:szCs w:val="24"/>
        </w:rPr>
        <w:t xml:space="preserve"> analysis. </w:t>
      </w:r>
    </w:p>
    <w:bookmarkEnd w:id="73"/>
    <w:p w14:paraId="35B0C7C1" w14:textId="77777777" w:rsidR="00F93AD2" w:rsidRPr="00CD3AC5" w:rsidRDefault="00F93AD2" w:rsidP="00315151">
      <w:pPr>
        <w:spacing w:after="0" w:line="360" w:lineRule="auto"/>
        <w:rPr>
          <w:rFonts w:ascii="Times New Roman" w:hAnsi="Times New Roman" w:cs="Times New Roman"/>
          <w:sz w:val="24"/>
          <w:szCs w:val="24"/>
        </w:rPr>
      </w:pPr>
    </w:p>
    <w:p w14:paraId="065A1FE5" w14:textId="3B731042"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RESULTS</w:t>
      </w:r>
    </w:p>
    <w:p w14:paraId="5548EA1A" w14:textId="1EFC73D2" w:rsidR="007811FD" w:rsidRPr="00CD3AC5" w:rsidRDefault="00A420A4"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Between 2016 and 2019, 1.13 million children with disabilities received SSI</w:t>
      </w:r>
      <w:r w:rsidR="001B6E79" w:rsidRPr="00CD3AC5">
        <w:rPr>
          <w:rFonts w:ascii="Times New Roman" w:hAnsi="Times New Roman" w:cs="Times New Roman"/>
          <w:sz w:val="24"/>
          <w:szCs w:val="24"/>
        </w:rPr>
        <w:t xml:space="preserve"> on </w:t>
      </w:r>
      <w:commentRangeStart w:id="88"/>
      <w:r w:rsidR="001B6E79" w:rsidRPr="00CD3AC5">
        <w:rPr>
          <w:rFonts w:ascii="Times New Roman" w:hAnsi="Times New Roman" w:cs="Times New Roman"/>
          <w:sz w:val="24"/>
          <w:szCs w:val="24"/>
        </w:rPr>
        <w:t>average</w:t>
      </w:r>
      <w:commentRangeEnd w:id="88"/>
      <w:r w:rsidR="002E51FB">
        <w:rPr>
          <w:rStyle w:val="CommentReference"/>
        </w:rPr>
        <w:commentReference w:id="88"/>
      </w:r>
      <w:r w:rsidRPr="00CD3AC5">
        <w:rPr>
          <w:rFonts w:ascii="Times New Roman" w:hAnsi="Times New Roman" w:cs="Times New Roman"/>
          <w:sz w:val="24"/>
          <w:szCs w:val="24"/>
        </w:rPr>
        <w:t xml:space="preserve">, and we estimate that </w:t>
      </w:r>
      <w:r w:rsidR="009A21C4" w:rsidRPr="00CD3AC5">
        <w:rPr>
          <w:rFonts w:ascii="Times New Roman" w:hAnsi="Times New Roman" w:cs="Times New Roman"/>
          <w:sz w:val="24"/>
          <w:szCs w:val="24"/>
        </w:rPr>
        <w:t>this is only 38.6% of</w:t>
      </w:r>
      <w:r w:rsidRPr="00CD3AC5">
        <w:rPr>
          <w:rFonts w:ascii="Times New Roman" w:hAnsi="Times New Roman" w:cs="Times New Roman"/>
          <w:sz w:val="24"/>
          <w:szCs w:val="24"/>
        </w:rPr>
        <w:t xml:space="preserve"> children that meet </w:t>
      </w:r>
      <w:r w:rsidR="001B6E79" w:rsidRPr="00CD3AC5">
        <w:rPr>
          <w:rFonts w:ascii="Times New Roman" w:hAnsi="Times New Roman" w:cs="Times New Roman"/>
          <w:sz w:val="24"/>
          <w:szCs w:val="24"/>
        </w:rPr>
        <w:t xml:space="preserve">SSI </w:t>
      </w:r>
      <w:r w:rsidRPr="00CD3AC5">
        <w:rPr>
          <w:rFonts w:ascii="Times New Roman" w:hAnsi="Times New Roman" w:cs="Times New Roman"/>
          <w:sz w:val="24"/>
          <w:szCs w:val="24"/>
        </w:rPr>
        <w:t>financial and disability criteria in the US</w:t>
      </w:r>
      <w:r w:rsidR="009A21C4" w:rsidRPr="00CD3AC5">
        <w:rPr>
          <w:rFonts w:ascii="Times New Roman" w:hAnsi="Times New Roman" w:cs="Times New Roman"/>
          <w:sz w:val="24"/>
          <w:szCs w:val="24"/>
        </w:rPr>
        <w:t xml:space="preserve"> (Table 1)</w:t>
      </w:r>
      <w:r w:rsidRPr="00CD3AC5">
        <w:rPr>
          <w:rFonts w:ascii="Times New Roman" w:hAnsi="Times New Roman" w:cs="Times New Roman"/>
          <w:sz w:val="24"/>
          <w:szCs w:val="24"/>
        </w:rPr>
        <w:t>.</w:t>
      </w:r>
      <w:r w:rsidR="00675420" w:rsidRPr="00CD3AC5">
        <w:rPr>
          <w:rFonts w:ascii="Times New Roman" w:hAnsi="Times New Roman" w:cs="Times New Roman"/>
          <w:sz w:val="24"/>
          <w:szCs w:val="24"/>
        </w:rPr>
        <w:t xml:space="preserve"> Table 1 </w:t>
      </w:r>
      <w:r w:rsidR="001B6E79" w:rsidRPr="00CD3AC5">
        <w:rPr>
          <w:rFonts w:ascii="Times New Roman" w:hAnsi="Times New Roman" w:cs="Times New Roman"/>
          <w:sz w:val="24"/>
          <w:szCs w:val="24"/>
        </w:rPr>
        <w:t>highlights</w:t>
      </w:r>
      <w:r w:rsidR="00675420" w:rsidRPr="00CD3AC5">
        <w:rPr>
          <w:rFonts w:ascii="Times New Roman" w:hAnsi="Times New Roman" w:cs="Times New Roman"/>
          <w:sz w:val="24"/>
          <w:szCs w:val="24"/>
        </w:rPr>
        <w:t xml:space="preserve"> that Wyoming (18.1%) and Arkansas (53.4%) are at the extreme ends of estimated child SSI participation rates, with Montana (19.9%) and Utah (20.8%) joining Wyoming in the bottom three states and New York (53.1%) and Louisiana (51.2%) in the top three states. Figure 1 shows a heatmap of the statewide variation over the entire study period. </w:t>
      </w:r>
      <w:r w:rsidR="00252C12" w:rsidRPr="00CD3AC5">
        <w:rPr>
          <w:rFonts w:ascii="Times New Roman" w:hAnsi="Times New Roman" w:cs="Times New Roman"/>
          <w:sz w:val="24"/>
          <w:szCs w:val="24"/>
        </w:rPr>
        <w:t>Table 1</w:t>
      </w:r>
      <w:r w:rsidR="00675420" w:rsidRPr="00CD3AC5">
        <w:rPr>
          <w:rFonts w:ascii="Times New Roman" w:hAnsi="Times New Roman" w:cs="Times New Roman"/>
          <w:sz w:val="24"/>
          <w:szCs w:val="24"/>
        </w:rPr>
        <w:t xml:space="preserve"> also </w:t>
      </w:r>
      <w:r w:rsidR="00D55411" w:rsidRPr="00CD3AC5">
        <w:rPr>
          <w:rFonts w:ascii="Times New Roman" w:hAnsi="Times New Roman" w:cs="Times New Roman"/>
          <w:sz w:val="24"/>
          <w:szCs w:val="24"/>
        </w:rPr>
        <w:t xml:space="preserve">denotes the child </w:t>
      </w:r>
      <w:r w:rsidR="00D55411" w:rsidRPr="00CD3AC5">
        <w:rPr>
          <w:rFonts w:ascii="Times New Roman" w:hAnsi="Times New Roman" w:cs="Times New Roman"/>
          <w:sz w:val="24"/>
          <w:szCs w:val="24"/>
        </w:rPr>
        <w:lastRenderedPageBreak/>
        <w:t>SSI participation rate by state and year utilizing the disability prevalence implied from each of the two surveys.</w:t>
      </w:r>
    </w:p>
    <w:p w14:paraId="4C54D058" w14:textId="4B647843" w:rsidR="000B6E4F" w:rsidRPr="00CD3AC5" w:rsidRDefault="007811FD"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average disability prevalences for financially eligible children according to ACS and NSCH over the study period are 5.7% and 15.4%, respectively, yielding an overall US average of 10.6%. A detailed breakdown of the disability prevalences by year, state, and survey is shown in Supplementary Table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There is approximately a constant difference between the two survey estimates, which can be observed in Supplementary Figure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w:t>
      </w:r>
      <w:r w:rsidR="00D55411" w:rsidRPr="00CD3AC5">
        <w:rPr>
          <w:rFonts w:ascii="Times New Roman" w:hAnsi="Times New Roman" w:cs="Times New Roman"/>
          <w:sz w:val="24"/>
          <w:szCs w:val="24"/>
        </w:rPr>
        <w:t xml:space="preserve">Clearly, using one disability prevalence estimate over the other can lead to drastically different </w:t>
      </w:r>
      <w:r w:rsidR="00196CD9" w:rsidRPr="00CD3AC5">
        <w:rPr>
          <w:rFonts w:ascii="Times New Roman" w:hAnsi="Times New Roman" w:cs="Times New Roman"/>
          <w:sz w:val="24"/>
          <w:szCs w:val="24"/>
        </w:rPr>
        <w:t>child SSI participation rates, with average differences ranging from 19.7% (Wyoming; ACS: 32.3%, NSCH: 12.6%) to 62.0% (Arkansas; ACS: 98.6%, NSCH: 36.6%)</w:t>
      </w:r>
      <w:r w:rsidR="00D55411" w:rsidRPr="00CD3AC5">
        <w:rPr>
          <w:rFonts w:ascii="Times New Roman" w:hAnsi="Times New Roman" w:cs="Times New Roman"/>
          <w:sz w:val="24"/>
          <w:szCs w:val="24"/>
        </w:rPr>
        <w:t>.</w:t>
      </w:r>
      <w:r w:rsidR="00196CD9" w:rsidRPr="00CD3AC5">
        <w:rPr>
          <w:rFonts w:ascii="Times New Roman" w:hAnsi="Times New Roman" w:cs="Times New Roman"/>
          <w:sz w:val="24"/>
          <w:szCs w:val="24"/>
        </w:rPr>
        <w:t xml:space="preserve"> The large discrepancies in individual</w:t>
      </w:r>
      <w:r w:rsidR="00E4538B" w:rsidRPr="00CD3AC5">
        <w:rPr>
          <w:rFonts w:ascii="Times New Roman" w:hAnsi="Times New Roman" w:cs="Times New Roman"/>
          <w:sz w:val="24"/>
          <w:szCs w:val="24"/>
        </w:rPr>
        <w:t xml:space="preserve"> survey</w:t>
      </w:r>
      <w:r w:rsidR="00196CD9" w:rsidRPr="00CD3AC5">
        <w:rPr>
          <w:rFonts w:ascii="Times New Roman" w:hAnsi="Times New Roman" w:cs="Times New Roman"/>
          <w:sz w:val="24"/>
          <w:szCs w:val="24"/>
        </w:rPr>
        <w:t xml:space="preserve"> participation rates are rooted in the differences between the</w:t>
      </w:r>
      <w:r w:rsidR="000B6E4F" w:rsidRPr="00CD3AC5">
        <w:rPr>
          <w:rFonts w:ascii="Times New Roman" w:hAnsi="Times New Roman" w:cs="Times New Roman"/>
          <w:sz w:val="24"/>
          <w:szCs w:val="24"/>
        </w:rPr>
        <w:t xml:space="preserve"> survey-level</w:t>
      </w:r>
      <w:r w:rsidR="00196CD9" w:rsidRPr="00CD3AC5">
        <w:rPr>
          <w:rFonts w:ascii="Times New Roman" w:hAnsi="Times New Roman" w:cs="Times New Roman"/>
          <w:sz w:val="24"/>
          <w:szCs w:val="24"/>
        </w:rPr>
        <w:t xml:space="preserve"> child disability prevalences (Supplementary Table </w:t>
      </w:r>
      <w:r w:rsidR="00BE7275" w:rsidRPr="00CD3AC5">
        <w:rPr>
          <w:rFonts w:ascii="Times New Roman" w:hAnsi="Times New Roman" w:cs="Times New Roman"/>
          <w:sz w:val="24"/>
          <w:szCs w:val="24"/>
        </w:rPr>
        <w:t>S</w:t>
      </w:r>
      <w:r w:rsidR="00196CD9" w:rsidRPr="00CD3AC5">
        <w:rPr>
          <w:rFonts w:ascii="Times New Roman" w:hAnsi="Times New Roman" w:cs="Times New Roman"/>
          <w:sz w:val="24"/>
          <w:szCs w:val="24"/>
        </w:rPr>
        <w:t>1).</w:t>
      </w:r>
      <w:r w:rsidR="00E4538B" w:rsidRPr="00CD3AC5">
        <w:rPr>
          <w:rFonts w:ascii="Times New Roman" w:hAnsi="Times New Roman" w:cs="Times New Roman"/>
          <w:sz w:val="24"/>
          <w:szCs w:val="24"/>
        </w:rPr>
        <w:t xml:space="preserve"> For example, across all study years the difference in </w:t>
      </w:r>
      <w:r w:rsidR="000B6E4F" w:rsidRPr="00CD3AC5">
        <w:rPr>
          <w:rFonts w:ascii="Times New Roman" w:hAnsi="Times New Roman" w:cs="Times New Roman"/>
          <w:sz w:val="24"/>
          <w:szCs w:val="24"/>
        </w:rPr>
        <w:t xml:space="preserve">child disability prevalence for those who were financially eligible </w:t>
      </w:r>
      <w:r w:rsidR="00E4538B" w:rsidRPr="00CD3AC5">
        <w:rPr>
          <w:rFonts w:ascii="Times New Roman" w:hAnsi="Times New Roman" w:cs="Times New Roman"/>
          <w:sz w:val="24"/>
          <w:szCs w:val="24"/>
        </w:rPr>
        <w:t xml:space="preserve">in Wyoming </w:t>
      </w:r>
      <w:r w:rsidR="00DE661B" w:rsidRPr="00CD3AC5">
        <w:rPr>
          <w:rFonts w:ascii="Times New Roman" w:hAnsi="Times New Roman" w:cs="Times New Roman"/>
          <w:sz w:val="24"/>
          <w:szCs w:val="24"/>
        </w:rPr>
        <w:t>was</w:t>
      </w:r>
      <w:r w:rsidR="00E4538B" w:rsidRPr="00CD3AC5">
        <w:rPr>
          <w:rFonts w:ascii="Times New Roman" w:hAnsi="Times New Roman" w:cs="Times New Roman"/>
          <w:sz w:val="24"/>
          <w:szCs w:val="24"/>
        </w:rPr>
        <w:t xml:space="preserve"> </w:t>
      </w:r>
      <w:r w:rsidR="000B6E4F" w:rsidRPr="00CD3AC5">
        <w:rPr>
          <w:rFonts w:ascii="Times New Roman" w:hAnsi="Times New Roman" w:cs="Times New Roman"/>
          <w:sz w:val="24"/>
          <w:szCs w:val="24"/>
        </w:rPr>
        <w:t xml:space="preserve">9.8% </w:t>
      </w:r>
      <w:r w:rsidR="00E4538B" w:rsidRPr="00CD3AC5">
        <w:rPr>
          <w:rFonts w:ascii="Times New Roman" w:hAnsi="Times New Roman" w:cs="Times New Roman"/>
          <w:sz w:val="24"/>
          <w:szCs w:val="24"/>
        </w:rPr>
        <w:t>(NSCH: 16.1%, ACS</w:t>
      </w:r>
      <w:r w:rsidR="000B6E4F" w:rsidRPr="00CD3AC5">
        <w:rPr>
          <w:rFonts w:ascii="Times New Roman" w:hAnsi="Times New Roman" w:cs="Times New Roman"/>
          <w:sz w:val="24"/>
          <w:szCs w:val="24"/>
        </w:rPr>
        <w:t>: 6.3%)</w:t>
      </w:r>
      <w:r w:rsidR="00ED5983" w:rsidRPr="00CD3AC5">
        <w:rPr>
          <w:rFonts w:ascii="Times New Roman" w:hAnsi="Times New Roman" w:cs="Times New Roman"/>
          <w:sz w:val="24"/>
          <w:szCs w:val="24"/>
        </w:rPr>
        <w:t xml:space="preserve"> and in Arkansas was 12.5% (NSCH: 19.9%, ACS: 7.4%)</w:t>
      </w:r>
      <w:r w:rsidR="000B6E4F" w:rsidRPr="00CD3AC5">
        <w:rPr>
          <w:rFonts w:ascii="Times New Roman" w:hAnsi="Times New Roman" w:cs="Times New Roman"/>
          <w:sz w:val="24"/>
          <w:szCs w:val="24"/>
        </w:rPr>
        <w:t>.</w:t>
      </w:r>
      <w:r w:rsidR="00D55411" w:rsidRPr="00CD3AC5">
        <w:rPr>
          <w:rFonts w:ascii="Times New Roman" w:hAnsi="Times New Roman" w:cs="Times New Roman"/>
          <w:sz w:val="24"/>
          <w:szCs w:val="24"/>
        </w:rPr>
        <w:t xml:space="preserve"> </w:t>
      </w:r>
      <w:r w:rsidR="002E1691" w:rsidRPr="00CD3AC5">
        <w:rPr>
          <w:rFonts w:ascii="Times New Roman" w:hAnsi="Times New Roman" w:cs="Times New Roman"/>
          <w:sz w:val="24"/>
          <w:szCs w:val="24"/>
        </w:rPr>
        <w:t>Across all states and years</w:t>
      </w:r>
      <w:r w:rsidR="00E4538B" w:rsidRPr="00CD3AC5">
        <w:rPr>
          <w:rFonts w:ascii="Times New Roman" w:hAnsi="Times New Roman" w:cs="Times New Roman"/>
          <w:sz w:val="24"/>
          <w:szCs w:val="24"/>
        </w:rPr>
        <w:t xml:space="preserve">, the difference between the two survey estimates was 10.2%, but was approximately constant across all ranges of </w:t>
      </w:r>
      <w:r w:rsidR="002E1691" w:rsidRPr="00CD3AC5">
        <w:rPr>
          <w:rFonts w:ascii="Times New Roman" w:hAnsi="Times New Roman" w:cs="Times New Roman"/>
          <w:sz w:val="24"/>
          <w:szCs w:val="24"/>
        </w:rPr>
        <w:t>child disability estimates</w:t>
      </w:r>
      <w:r w:rsidR="00E4538B" w:rsidRPr="00CD3AC5">
        <w:rPr>
          <w:rFonts w:ascii="Times New Roman" w:hAnsi="Times New Roman" w:cs="Times New Roman"/>
          <w:sz w:val="24"/>
          <w:szCs w:val="24"/>
        </w:rPr>
        <w:t xml:space="preserve"> (Supplementary Figure </w:t>
      </w:r>
      <w:r w:rsidR="002914DA" w:rsidRPr="00CD3AC5">
        <w:rPr>
          <w:rFonts w:ascii="Times New Roman" w:hAnsi="Times New Roman" w:cs="Times New Roman"/>
          <w:sz w:val="24"/>
          <w:szCs w:val="24"/>
        </w:rPr>
        <w:t>S</w:t>
      </w:r>
      <w:r w:rsidR="00E4538B" w:rsidRPr="00CD3AC5">
        <w:rPr>
          <w:rFonts w:ascii="Times New Roman" w:hAnsi="Times New Roman" w:cs="Times New Roman"/>
          <w:sz w:val="24"/>
          <w:szCs w:val="24"/>
        </w:rPr>
        <w:t>1).</w:t>
      </w:r>
    </w:p>
    <w:p w14:paraId="304B155E" w14:textId="7F375441" w:rsidR="001E7BCA" w:rsidRPr="00CD3AC5" w:rsidDel="00713E4E" w:rsidRDefault="008069C1" w:rsidP="00315151">
      <w:pPr>
        <w:spacing w:after="0" w:line="360" w:lineRule="auto"/>
        <w:ind w:firstLine="720"/>
        <w:rPr>
          <w:del w:id="89" w:author="Andrew Elhabr" w:date="2023-07-17T20:28:00Z"/>
          <w:rFonts w:ascii="Times New Roman" w:hAnsi="Times New Roman" w:cs="Times New Roman"/>
          <w:sz w:val="24"/>
          <w:szCs w:val="24"/>
        </w:rPr>
      </w:pPr>
      <w:bookmarkStart w:id="90" w:name="_Hlk140518118"/>
      <w:del w:id="91" w:author="Andrew Elhabr" w:date="2023-07-17T20:28:00Z">
        <w:r w:rsidRPr="00CD3AC5" w:rsidDel="00713E4E">
          <w:rPr>
            <w:rFonts w:ascii="Times New Roman" w:hAnsi="Times New Roman" w:cs="Times New Roman"/>
            <w:sz w:val="24"/>
            <w:szCs w:val="24"/>
          </w:rPr>
          <w:delText xml:space="preserve">For all years, the base state-level child SSI participation rate estimates were significantly </w:delText>
        </w:r>
        <w:r w:rsidR="00271E0A" w:rsidRPr="00CD3AC5" w:rsidDel="00713E4E">
          <w:rPr>
            <w:rFonts w:ascii="Times New Roman" w:hAnsi="Times New Roman" w:cs="Times New Roman"/>
            <w:sz w:val="24"/>
            <w:szCs w:val="24"/>
          </w:rPr>
          <w:delText xml:space="preserve">positively </w:delText>
        </w:r>
        <w:r w:rsidRPr="00CD3AC5" w:rsidDel="00713E4E">
          <w:rPr>
            <w:rFonts w:ascii="Times New Roman" w:hAnsi="Times New Roman" w:cs="Times New Roman"/>
            <w:sz w:val="24"/>
            <w:szCs w:val="24"/>
          </w:rPr>
          <w:delText xml:space="preserve">correlated with the percentages of state population located in urbanized areas and the percentages of financially eligible children with health insurance for all years (except 2018; p = 0.15), respectfully. </w:delText>
        </w:r>
        <w:r w:rsidR="001E7BCA" w:rsidRPr="00CD3AC5" w:rsidDel="00713E4E">
          <w:rPr>
            <w:rFonts w:ascii="Times New Roman" w:hAnsi="Times New Roman" w:cs="Times New Roman"/>
            <w:sz w:val="24"/>
            <w:szCs w:val="24"/>
          </w:rPr>
          <w:delText>Examples of these relationships are shown for 2019 in Figure 2. Notably, the percentages of the state population located in urbanized areas and the percentages of financially eligible children with health insurance for all years are not significantly correlated with each other.</w:delText>
        </w:r>
        <w:r w:rsidR="006A089D" w:rsidRPr="00CD3AC5" w:rsidDel="00713E4E">
          <w:rPr>
            <w:rFonts w:ascii="Times New Roman" w:hAnsi="Times New Roman" w:cs="Times New Roman"/>
            <w:sz w:val="24"/>
            <w:szCs w:val="24"/>
          </w:rPr>
          <w:delText xml:space="preserve"> Also, we found the base state-level estimates were not significantly associated with </w:delText>
        </w:r>
        <w:r w:rsidR="004A2263" w:rsidRPr="00CD3AC5" w:rsidDel="00713E4E">
          <w:rPr>
            <w:rFonts w:ascii="Times New Roman" w:hAnsi="Times New Roman" w:cs="Times New Roman"/>
            <w:sz w:val="24"/>
            <w:szCs w:val="24"/>
          </w:rPr>
          <w:delText xml:space="preserve">indicators of whether the states </w:delText>
        </w:r>
        <w:r w:rsidR="00DE661B" w:rsidRPr="00CD3AC5" w:rsidDel="00713E4E">
          <w:rPr>
            <w:rFonts w:ascii="Times New Roman" w:hAnsi="Times New Roman" w:cs="Times New Roman"/>
            <w:sz w:val="24"/>
            <w:szCs w:val="24"/>
          </w:rPr>
          <w:delText xml:space="preserve">expanded Medicaid </w:delText>
        </w:r>
        <w:r w:rsidR="006A089D" w:rsidRPr="00CD3AC5" w:rsidDel="00713E4E">
          <w:rPr>
            <w:rFonts w:ascii="Times New Roman" w:hAnsi="Times New Roman" w:cs="Times New Roman"/>
            <w:sz w:val="24"/>
            <w:szCs w:val="24"/>
          </w:rPr>
          <w:delText xml:space="preserve">nor </w:delText>
        </w:r>
        <w:r w:rsidR="00271E0A" w:rsidRPr="00CD3AC5" w:rsidDel="00713E4E">
          <w:rPr>
            <w:rFonts w:ascii="Times New Roman" w:hAnsi="Times New Roman" w:cs="Times New Roman"/>
            <w:sz w:val="24"/>
            <w:szCs w:val="24"/>
          </w:rPr>
          <w:delText>offered</w:delText>
        </w:r>
        <w:r w:rsidR="006A089D" w:rsidRPr="00CD3AC5" w:rsidDel="00713E4E">
          <w:rPr>
            <w:rFonts w:ascii="Times New Roman" w:hAnsi="Times New Roman" w:cs="Times New Roman"/>
            <w:sz w:val="24"/>
            <w:szCs w:val="24"/>
          </w:rPr>
          <w:delText xml:space="preserve"> addition</w:delText>
        </w:r>
        <w:r w:rsidR="00271E0A" w:rsidRPr="00CD3AC5" w:rsidDel="00713E4E">
          <w:rPr>
            <w:rFonts w:ascii="Times New Roman" w:hAnsi="Times New Roman" w:cs="Times New Roman"/>
            <w:sz w:val="24"/>
            <w:szCs w:val="24"/>
          </w:rPr>
          <w:delText>al</w:delText>
        </w:r>
        <w:r w:rsidR="006A089D" w:rsidRPr="00CD3AC5" w:rsidDel="00713E4E">
          <w:rPr>
            <w:rFonts w:ascii="Times New Roman" w:hAnsi="Times New Roman" w:cs="Times New Roman"/>
            <w:sz w:val="24"/>
            <w:szCs w:val="24"/>
          </w:rPr>
          <w:delText xml:space="preserve"> supplementary payments</w:delText>
        </w:r>
        <w:r w:rsidR="004A2263" w:rsidRPr="00CD3AC5" w:rsidDel="00713E4E">
          <w:rPr>
            <w:rFonts w:ascii="Times New Roman" w:hAnsi="Times New Roman" w:cs="Times New Roman"/>
            <w:sz w:val="24"/>
            <w:szCs w:val="24"/>
          </w:rPr>
          <w:delText xml:space="preserve">, but </w:delText>
        </w:r>
        <w:r w:rsidR="002322BE" w:rsidRPr="00CD3AC5" w:rsidDel="00713E4E">
          <w:rPr>
            <w:rFonts w:ascii="Times New Roman" w:hAnsi="Times New Roman" w:cs="Times New Roman"/>
            <w:sz w:val="24"/>
            <w:szCs w:val="24"/>
          </w:rPr>
          <w:delText>they were</w:delText>
        </w:r>
        <w:r w:rsidR="004A2263" w:rsidRPr="00CD3AC5" w:rsidDel="00713E4E">
          <w:rPr>
            <w:rFonts w:ascii="Times New Roman" w:hAnsi="Times New Roman" w:cs="Times New Roman"/>
            <w:sz w:val="24"/>
            <w:szCs w:val="24"/>
          </w:rPr>
          <w:delText xml:space="preserve"> associated with automatically awarding Medicaid when SSI was awarded</w:delText>
        </w:r>
        <w:r w:rsidR="006A089D" w:rsidRPr="00CD3AC5" w:rsidDel="00713E4E">
          <w:rPr>
            <w:rFonts w:ascii="Times New Roman" w:hAnsi="Times New Roman" w:cs="Times New Roman"/>
            <w:sz w:val="24"/>
            <w:szCs w:val="24"/>
          </w:rPr>
          <w:delText xml:space="preserve"> for all individual years (Supplementary Figure </w:delText>
        </w:r>
        <w:r w:rsidR="002914DA" w:rsidRPr="00CD3AC5" w:rsidDel="00713E4E">
          <w:rPr>
            <w:rFonts w:ascii="Times New Roman" w:hAnsi="Times New Roman" w:cs="Times New Roman"/>
            <w:sz w:val="24"/>
            <w:szCs w:val="24"/>
          </w:rPr>
          <w:delText>S</w:delText>
        </w:r>
        <w:r w:rsidR="006A089D" w:rsidRPr="00CD3AC5" w:rsidDel="00713E4E">
          <w:rPr>
            <w:rFonts w:ascii="Times New Roman" w:hAnsi="Times New Roman" w:cs="Times New Roman"/>
            <w:sz w:val="24"/>
            <w:szCs w:val="24"/>
          </w:rPr>
          <w:delText xml:space="preserve">2). </w:delText>
        </w:r>
      </w:del>
    </w:p>
    <w:p w14:paraId="78376D75" w14:textId="2E9EDAD2" w:rsidR="00806BB1" w:rsidRPr="00CD3AC5" w:rsidDel="00713E4E" w:rsidRDefault="001E7BCA" w:rsidP="00315151">
      <w:pPr>
        <w:spacing w:after="0" w:line="360" w:lineRule="auto"/>
        <w:ind w:firstLine="720"/>
        <w:rPr>
          <w:del w:id="92" w:author="Andrew Elhabr" w:date="2023-07-17T20:28:00Z"/>
          <w:rFonts w:ascii="Times New Roman" w:hAnsi="Times New Roman" w:cs="Times New Roman"/>
          <w:sz w:val="24"/>
          <w:szCs w:val="24"/>
        </w:rPr>
      </w:pPr>
      <w:del w:id="93" w:author="Andrew Elhabr" w:date="2023-07-17T20:28:00Z">
        <w:r w:rsidRPr="00CD3AC5" w:rsidDel="00713E4E">
          <w:rPr>
            <w:rFonts w:ascii="Times New Roman" w:hAnsi="Times New Roman" w:cs="Times New Roman"/>
            <w:sz w:val="24"/>
            <w:szCs w:val="24"/>
          </w:rPr>
          <w:delText xml:space="preserve"> </w:delText>
        </w:r>
        <w:r w:rsidR="00271E0A" w:rsidRPr="00CD3AC5" w:rsidDel="00713E4E">
          <w:rPr>
            <w:rFonts w:ascii="Times New Roman" w:hAnsi="Times New Roman" w:cs="Times New Roman"/>
            <w:sz w:val="24"/>
            <w:szCs w:val="24"/>
          </w:rPr>
          <w:delText xml:space="preserve">After randomly drawing 1,000 times from appropriately fitted distributions to the uncertain estimates of the number financially eligible children with and without disability </w:delText>
        </w:r>
        <w:r w:rsidR="00C81069" w:rsidRPr="00CD3AC5" w:rsidDel="00713E4E">
          <w:rPr>
            <w:rFonts w:ascii="Times New Roman" w:hAnsi="Times New Roman" w:cs="Times New Roman"/>
            <w:sz w:val="24"/>
            <w:szCs w:val="24"/>
          </w:rPr>
          <w:delText>from</w:delText>
        </w:r>
        <w:r w:rsidR="00271E0A" w:rsidRPr="00CD3AC5" w:rsidDel="00713E4E">
          <w:rPr>
            <w:rFonts w:ascii="Times New Roman" w:hAnsi="Times New Roman" w:cs="Times New Roman"/>
            <w:sz w:val="24"/>
            <w:szCs w:val="24"/>
          </w:rPr>
          <w:delText xml:space="preserve"> the ACS data and the percentages of financially eligible children needing more special health care needs </w:delText>
        </w:r>
        <w:r w:rsidR="00C81069" w:rsidRPr="00CD3AC5" w:rsidDel="00713E4E">
          <w:rPr>
            <w:rFonts w:ascii="Times New Roman" w:hAnsi="Times New Roman" w:cs="Times New Roman"/>
            <w:sz w:val="24"/>
            <w:szCs w:val="24"/>
          </w:rPr>
          <w:delText>from</w:delText>
        </w:r>
        <w:r w:rsidR="00271E0A" w:rsidRPr="00CD3AC5" w:rsidDel="00713E4E">
          <w:rPr>
            <w:rFonts w:ascii="Times New Roman" w:hAnsi="Times New Roman" w:cs="Times New Roman"/>
            <w:sz w:val="24"/>
            <w:szCs w:val="24"/>
          </w:rPr>
          <w:delText xml:space="preserve"> the NSCH data</w:delText>
        </w:r>
        <w:r w:rsidR="00B36158" w:rsidRPr="00CD3AC5" w:rsidDel="00713E4E">
          <w:rPr>
            <w:rFonts w:ascii="Times New Roman" w:hAnsi="Times New Roman" w:cs="Times New Roman"/>
            <w:sz w:val="24"/>
            <w:szCs w:val="24"/>
          </w:rPr>
          <w:delText xml:space="preserve">, we generated 90% confidence intervals for each state (Figure 3). </w:delText>
        </w:r>
        <w:r w:rsidR="000C78E1" w:rsidRPr="00CD3AC5" w:rsidDel="00713E4E">
          <w:rPr>
            <w:rFonts w:ascii="Times New Roman" w:hAnsi="Times New Roman" w:cs="Times New Roman"/>
            <w:sz w:val="24"/>
            <w:szCs w:val="24"/>
          </w:rPr>
          <w:delText>Through this process, states with relatively larger margins of error in their public data estimates</w:delText>
        </w:r>
        <w:r w:rsidR="00FC08B2" w:rsidRPr="00CD3AC5" w:rsidDel="00713E4E">
          <w:rPr>
            <w:rFonts w:ascii="Times New Roman" w:hAnsi="Times New Roman" w:cs="Times New Roman"/>
            <w:sz w:val="24"/>
            <w:szCs w:val="24"/>
          </w:rPr>
          <w:delText>,</w:delText>
        </w:r>
        <w:r w:rsidR="000C78E1" w:rsidRPr="00CD3AC5" w:rsidDel="00713E4E">
          <w:rPr>
            <w:rFonts w:ascii="Times New Roman" w:hAnsi="Times New Roman" w:cs="Times New Roman"/>
            <w:sz w:val="24"/>
            <w:szCs w:val="24"/>
          </w:rPr>
          <w:delText xml:space="preserve"> like </w:delText>
        </w:r>
        <w:r w:rsidR="00602C2A" w:rsidRPr="00CD3AC5" w:rsidDel="00713E4E">
          <w:rPr>
            <w:rFonts w:ascii="Times New Roman" w:hAnsi="Times New Roman" w:cs="Times New Roman"/>
            <w:sz w:val="24"/>
            <w:szCs w:val="24"/>
          </w:rPr>
          <w:delText>Rhode Island (1</w:delText>
        </w:r>
        <w:r w:rsidR="00602C2A" w:rsidRPr="00CD3AC5" w:rsidDel="00713E4E">
          <w:rPr>
            <w:rFonts w:ascii="Times New Roman" w:hAnsi="Times New Roman" w:cs="Times New Roman"/>
            <w:sz w:val="24"/>
            <w:szCs w:val="24"/>
            <w:vertAlign w:val="superscript"/>
          </w:rPr>
          <w:delText>st</w:delText>
        </w:r>
        <w:r w:rsidR="00806BB1" w:rsidRPr="00CD3AC5" w:rsidDel="00713E4E">
          <w:rPr>
            <w:rFonts w:ascii="Times New Roman" w:hAnsi="Times New Roman" w:cs="Times New Roman"/>
            <w:sz w:val="24"/>
            <w:szCs w:val="24"/>
          </w:rPr>
          <w:delText xml:space="preserve"> largest error bar margin</w:delText>
        </w:r>
        <w:r w:rsidR="00430463" w:rsidRPr="00CD3AC5" w:rsidDel="00713E4E">
          <w:rPr>
            <w:rFonts w:ascii="Times New Roman" w:hAnsi="Times New Roman" w:cs="Times New Roman"/>
            <w:sz w:val="24"/>
            <w:szCs w:val="24"/>
          </w:rPr>
          <w:delText>: 62.5%</w:delText>
        </w:r>
        <w:r w:rsidR="00806BB1" w:rsidRPr="00CD3AC5" w:rsidDel="00713E4E">
          <w:rPr>
            <w:rFonts w:ascii="Times New Roman" w:hAnsi="Times New Roman" w:cs="Times New Roman"/>
            <w:sz w:val="24"/>
            <w:szCs w:val="24"/>
          </w:rPr>
          <w:delText xml:space="preserve">) </w:delText>
        </w:r>
        <w:r w:rsidR="000C78E1" w:rsidRPr="00CD3AC5" w:rsidDel="00713E4E">
          <w:rPr>
            <w:rFonts w:ascii="Times New Roman" w:hAnsi="Times New Roman" w:cs="Times New Roman"/>
            <w:sz w:val="24"/>
            <w:szCs w:val="24"/>
          </w:rPr>
          <w:delText xml:space="preserve">and </w:delText>
        </w:r>
        <w:r w:rsidR="0096343A" w:rsidRPr="00CD3AC5" w:rsidDel="00713E4E">
          <w:rPr>
            <w:rFonts w:ascii="Times New Roman" w:hAnsi="Times New Roman" w:cs="Times New Roman"/>
            <w:sz w:val="24"/>
            <w:szCs w:val="24"/>
          </w:rPr>
          <w:delText>North Dakota (1</w:delText>
        </w:r>
        <w:r w:rsidR="00430463" w:rsidRPr="00CD3AC5" w:rsidDel="00713E4E">
          <w:rPr>
            <w:rFonts w:ascii="Times New Roman" w:hAnsi="Times New Roman" w:cs="Times New Roman"/>
            <w:sz w:val="24"/>
            <w:szCs w:val="24"/>
          </w:rPr>
          <w:delText>2</w:delText>
        </w:r>
        <w:r w:rsidR="0096343A" w:rsidRPr="00CD3AC5" w:rsidDel="00713E4E">
          <w:rPr>
            <w:rFonts w:ascii="Times New Roman" w:hAnsi="Times New Roman" w:cs="Times New Roman"/>
            <w:sz w:val="24"/>
            <w:szCs w:val="24"/>
            <w:vertAlign w:val="superscript"/>
          </w:rPr>
          <w:delText>th</w:delText>
        </w:r>
        <w:r w:rsidR="00430463" w:rsidRPr="00CD3AC5" w:rsidDel="00713E4E">
          <w:rPr>
            <w:rFonts w:ascii="Times New Roman" w:hAnsi="Times New Roman" w:cs="Times New Roman"/>
            <w:sz w:val="24"/>
            <w:szCs w:val="24"/>
          </w:rPr>
          <w:delText>: 42.8%)</w:delText>
        </w:r>
        <w:r w:rsidR="00FC08B2" w:rsidRPr="00CD3AC5" w:rsidDel="00713E4E">
          <w:rPr>
            <w:rFonts w:ascii="Times New Roman" w:hAnsi="Times New Roman" w:cs="Times New Roman"/>
            <w:sz w:val="24"/>
            <w:szCs w:val="24"/>
          </w:rPr>
          <w:delText>,</w:delText>
        </w:r>
        <w:r w:rsidR="000C78E1" w:rsidRPr="00CD3AC5" w:rsidDel="00713E4E">
          <w:rPr>
            <w:rFonts w:ascii="Times New Roman" w:hAnsi="Times New Roman" w:cs="Times New Roman"/>
            <w:sz w:val="24"/>
            <w:szCs w:val="24"/>
          </w:rPr>
          <w:delText xml:space="preserve"> or states with relatively larger numbers of financially eligible children, like New York</w:delText>
        </w:r>
        <w:r w:rsidR="0096343A" w:rsidRPr="00CD3AC5" w:rsidDel="00713E4E">
          <w:rPr>
            <w:rFonts w:ascii="Times New Roman" w:hAnsi="Times New Roman" w:cs="Times New Roman"/>
            <w:sz w:val="24"/>
            <w:szCs w:val="24"/>
          </w:rPr>
          <w:delText xml:space="preserve"> (3</w:delText>
        </w:r>
        <w:r w:rsidR="0096343A" w:rsidRPr="00CD3AC5" w:rsidDel="00713E4E">
          <w:rPr>
            <w:rFonts w:ascii="Times New Roman" w:hAnsi="Times New Roman" w:cs="Times New Roman"/>
            <w:sz w:val="24"/>
            <w:szCs w:val="24"/>
            <w:vertAlign w:val="superscript"/>
          </w:rPr>
          <w:delText>rd</w:delText>
        </w:r>
        <w:r w:rsidR="00430463" w:rsidRPr="00CD3AC5" w:rsidDel="00713E4E">
          <w:rPr>
            <w:rFonts w:ascii="Times New Roman" w:hAnsi="Times New Roman" w:cs="Times New Roman"/>
            <w:sz w:val="24"/>
            <w:szCs w:val="24"/>
          </w:rPr>
          <w:delText>: 58.0%)</w:delText>
        </w:r>
        <w:r w:rsidR="0096343A" w:rsidRPr="00CD3AC5" w:rsidDel="00713E4E">
          <w:rPr>
            <w:rFonts w:ascii="Times New Roman" w:hAnsi="Times New Roman" w:cs="Times New Roman"/>
            <w:sz w:val="24"/>
            <w:szCs w:val="24"/>
          </w:rPr>
          <w:delText xml:space="preserve"> </w:delText>
        </w:r>
        <w:r w:rsidR="000C78E1" w:rsidRPr="00CD3AC5" w:rsidDel="00713E4E">
          <w:rPr>
            <w:rFonts w:ascii="Times New Roman" w:hAnsi="Times New Roman" w:cs="Times New Roman"/>
            <w:sz w:val="24"/>
            <w:szCs w:val="24"/>
          </w:rPr>
          <w:delText>and California</w:delText>
        </w:r>
        <w:r w:rsidR="0096343A" w:rsidRPr="00CD3AC5" w:rsidDel="00713E4E">
          <w:rPr>
            <w:rFonts w:ascii="Times New Roman" w:hAnsi="Times New Roman" w:cs="Times New Roman"/>
            <w:sz w:val="24"/>
            <w:szCs w:val="24"/>
          </w:rPr>
          <w:delText xml:space="preserve"> (4</w:delText>
        </w:r>
        <w:r w:rsidR="0096343A" w:rsidRPr="00CD3AC5" w:rsidDel="00713E4E">
          <w:rPr>
            <w:rFonts w:ascii="Times New Roman" w:hAnsi="Times New Roman" w:cs="Times New Roman"/>
            <w:sz w:val="24"/>
            <w:szCs w:val="24"/>
            <w:vertAlign w:val="superscript"/>
          </w:rPr>
          <w:delText>th</w:delText>
        </w:r>
        <w:r w:rsidR="00430463" w:rsidRPr="00CD3AC5" w:rsidDel="00713E4E">
          <w:rPr>
            <w:rFonts w:ascii="Times New Roman" w:hAnsi="Times New Roman" w:cs="Times New Roman"/>
            <w:sz w:val="24"/>
            <w:szCs w:val="24"/>
          </w:rPr>
          <w:delText>: 56.9%)</w:delText>
        </w:r>
        <w:r w:rsidR="000C78E1" w:rsidRPr="00CD3AC5" w:rsidDel="00713E4E">
          <w:rPr>
            <w:rFonts w:ascii="Times New Roman" w:hAnsi="Times New Roman" w:cs="Times New Roman"/>
            <w:sz w:val="24"/>
            <w:szCs w:val="24"/>
          </w:rPr>
          <w:delText>,</w:delText>
        </w:r>
        <w:r w:rsidR="0096343A" w:rsidRPr="00CD3AC5" w:rsidDel="00713E4E">
          <w:rPr>
            <w:rFonts w:ascii="Times New Roman" w:hAnsi="Times New Roman" w:cs="Times New Roman"/>
            <w:sz w:val="24"/>
            <w:szCs w:val="24"/>
          </w:rPr>
          <w:delText xml:space="preserve"> for which smaller changes to </w:delText>
        </w:r>
        <w:r w:rsidR="0096343A" w:rsidRPr="00CD3AC5" w:rsidDel="00713E4E">
          <w:rPr>
            <w:rFonts w:ascii="Times New Roman" w:hAnsi="Times New Roman" w:cs="Times New Roman"/>
            <w:sz w:val="24"/>
            <w:szCs w:val="24"/>
          </w:rPr>
          <w:lastRenderedPageBreak/>
          <w:delText xml:space="preserve">their estimates can have higher </w:delText>
        </w:r>
        <w:r w:rsidR="005A4539" w:rsidRPr="00CD3AC5" w:rsidDel="00713E4E">
          <w:rPr>
            <w:rFonts w:ascii="Times New Roman" w:hAnsi="Times New Roman" w:cs="Times New Roman"/>
            <w:sz w:val="24"/>
            <w:szCs w:val="24"/>
          </w:rPr>
          <w:delText>impacts on outputs</w:delText>
        </w:r>
        <w:r w:rsidR="000C78E1" w:rsidRPr="00CD3AC5" w:rsidDel="00713E4E">
          <w:rPr>
            <w:rFonts w:ascii="Times New Roman" w:hAnsi="Times New Roman" w:cs="Times New Roman"/>
            <w:sz w:val="24"/>
            <w:szCs w:val="24"/>
          </w:rPr>
          <w:delText xml:space="preserve"> tend</w:delText>
        </w:r>
        <w:r w:rsidR="005A4539" w:rsidRPr="00CD3AC5" w:rsidDel="00713E4E">
          <w:rPr>
            <w:rFonts w:ascii="Times New Roman" w:hAnsi="Times New Roman" w:cs="Times New Roman"/>
            <w:sz w:val="24"/>
            <w:szCs w:val="24"/>
          </w:rPr>
          <w:delText>ed</w:delText>
        </w:r>
        <w:r w:rsidR="000C78E1" w:rsidRPr="00CD3AC5" w:rsidDel="00713E4E">
          <w:rPr>
            <w:rFonts w:ascii="Times New Roman" w:hAnsi="Times New Roman" w:cs="Times New Roman"/>
            <w:sz w:val="24"/>
            <w:szCs w:val="24"/>
          </w:rPr>
          <w:delText xml:space="preserve"> to have </w:delText>
        </w:r>
        <w:r w:rsidR="005A4539" w:rsidRPr="00CD3AC5" w:rsidDel="00713E4E">
          <w:rPr>
            <w:rFonts w:ascii="Times New Roman" w:hAnsi="Times New Roman" w:cs="Times New Roman"/>
            <w:sz w:val="24"/>
            <w:szCs w:val="24"/>
          </w:rPr>
          <w:delText>the widest</w:delText>
        </w:r>
        <w:r w:rsidR="000C78E1" w:rsidRPr="00CD3AC5" w:rsidDel="00713E4E">
          <w:rPr>
            <w:rFonts w:ascii="Times New Roman" w:hAnsi="Times New Roman" w:cs="Times New Roman"/>
            <w:sz w:val="24"/>
            <w:szCs w:val="24"/>
          </w:rPr>
          <w:delText xml:space="preserve"> range</w:delText>
        </w:r>
        <w:r w:rsidR="00FC08B2" w:rsidRPr="00CD3AC5" w:rsidDel="00713E4E">
          <w:rPr>
            <w:rFonts w:ascii="Times New Roman" w:hAnsi="Times New Roman" w:cs="Times New Roman"/>
            <w:sz w:val="24"/>
            <w:szCs w:val="24"/>
          </w:rPr>
          <w:delText>s</w:delText>
        </w:r>
        <w:r w:rsidR="000C78E1" w:rsidRPr="00CD3AC5" w:rsidDel="00713E4E">
          <w:rPr>
            <w:rFonts w:ascii="Times New Roman" w:hAnsi="Times New Roman" w:cs="Times New Roman"/>
            <w:sz w:val="24"/>
            <w:szCs w:val="24"/>
          </w:rPr>
          <w:delText xml:space="preserve"> of </w:delText>
        </w:r>
        <w:r w:rsidR="00FC08B2" w:rsidRPr="00CD3AC5" w:rsidDel="00713E4E">
          <w:rPr>
            <w:rFonts w:ascii="Times New Roman" w:hAnsi="Times New Roman" w:cs="Times New Roman"/>
            <w:sz w:val="24"/>
            <w:szCs w:val="24"/>
          </w:rPr>
          <w:delText>participation</w:delText>
        </w:r>
        <w:r w:rsidR="000C78E1" w:rsidRPr="00CD3AC5" w:rsidDel="00713E4E">
          <w:rPr>
            <w:rFonts w:ascii="Times New Roman" w:hAnsi="Times New Roman" w:cs="Times New Roman"/>
            <w:sz w:val="24"/>
            <w:szCs w:val="24"/>
          </w:rPr>
          <w:delText xml:space="preserve"> estimates.</w:delText>
        </w:r>
        <w:r w:rsidR="00FC08B2" w:rsidRPr="00CD3AC5" w:rsidDel="00713E4E">
          <w:rPr>
            <w:rFonts w:ascii="Times New Roman" w:hAnsi="Times New Roman" w:cs="Times New Roman"/>
            <w:sz w:val="24"/>
            <w:szCs w:val="24"/>
          </w:rPr>
          <w:delText xml:space="preserve"> </w:delText>
        </w:r>
        <w:r w:rsidR="00806BB1" w:rsidRPr="00CD3AC5" w:rsidDel="00713E4E">
          <w:rPr>
            <w:rFonts w:ascii="Times New Roman" w:hAnsi="Times New Roman" w:cs="Times New Roman"/>
            <w:sz w:val="24"/>
            <w:szCs w:val="24"/>
          </w:rPr>
          <w:delText>Overall, the smallest range of participation rates belonged to Wyoming, with a 19.2% difference between its 95</w:delText>
        </w:r>
        <w:r w:rsidR="00806BB1" w:rsidRPr="00CD3AC5" w:rsidDel="00713E4E">
          <w:rPr>
            <w:rFonts w:ascii="Times New Roman" w:hAnsi="Times New Roman" w:cs="Times New Roman"/>
            <w:sz w:val="24"/>
            <w:szCs w:val="24"/>
            <w:vertAlign w:val="superscript"/>
          </w:rPr>
          <w:delText>th</w:delText>
        </w:r>
        <w:r w:rsidR="00806BB1" w:rsidRPr="00CD3AC5" w:rsidDel="00713E4E">
          <w:rPr>
            <w:rFonts w:ascii="Times New Roman" w:hAnsi="Times New Roman" w:cs="Times New Roman"/>
            <w:sz w:val="24"/>
            <w:szCs w:val="24"/>
          </w:rPr>
          <w:delText xml:space="preserve"> and 5</w:delText>
        </w:r>
        <w:r w:rsidR="00806BB1" w:rsidRPr="00CD3AC5" w:rsidDel="00713E4E">
          <w:rPr>
            <w:rFonts w:ascii="Times New Roman" w:hAnsi="Times New Roman" w:cs="Times New Roman"/>
            <w:sz w:val="24"/>
            <w:szCs w:val="24"/>
            <w:vertAlign w:val="superscript"/>
          </w:rPr>
          <w:delText>th</w:delText>
        </w:r>
        <w:r w:rsidR="00806BB1" w:rsidRPr="00CD3AC5" w:rsidDel="00713E4E">
          <w:rPr>
            <w:rFonts w:ascii="Times New Roman" w:hAnsi="Times New Roman" w:cs="Times New Roman"/>
            <w:sz w:val="24"/>
            <w:szCs w:val="24"/>
          </w:rPr>
          <w:delText xml:space="preserve"> quantiles. The distribution of rates from this process are shown for a selection of states in Supplementary Figure </w:delText>
        </w:r>
        <w:r w:rsidR="00BE7275" w:rsidRPr="00CD3AC5" w:rsidDel="00713E4E">
          <w:rPr>
            <w:rFonts w:ascii="Times New Roman" w:hAnsi="Times New Roman" w:cs="Times New Roman"/>
            <w:sz w:val="24"/>
            <w:szCs w:val="24"/>
          </w:rPr>
          <w:delText>S</w:delText>
        </w:r>
        <w:r w:rsidR="00806BB1" w:rsidRPr="00CD3AC5" w:rsidDel="00713E4E">
          <w:rPr>
            <w:rFonts w:ascii="Times New Roman" w:hAnsi="Times New Roman" w:cs="Times New Roman"/>
            <w:sz w:val="24"/>
            <w:szCs w:val="24"/>
          </w:rPr>
          <w:delText xml:space="preserve">3 </w:delText>
        </w:r>
        <w:r w:rsidR="00FE0A43" w:rsidRPr="00CD3AC5" w:rsidDel="00713E4E">
          <w:rPr>
            <w:rFonts w:ascii="Times New Roman" w:hAnsi="Times New Roman" w:cs="Times New Roman"/>
            <w:sz w:val="24"/>
            <w:szCs w:val="24"/>
          </w:rPr>
          <w:delText>for which the uncertainty in true estimates can be explicitly observed.</w:delText>
        </w:r>
      </w:del>
    </w:p>
    <w:p w14:paraId="2A6F11AA" w14:textId="1873B4F9" w:rsidR="00A2261C" w:rsidRPr="00CD3AC5" w:rsidDel="00713E4E" w:rsidRDefault="00FC08B2" w:rsidP="00315151">
      <w:pPr>
        <w:spacing w:after="0" w:line="360" w:lineRule="auto"/>
        <w:ind w:firstLine="720"/>
        <w:rPr>
          <w:del w:id="94" w:author="Andrew Elhabr" w:date="2023-07-17T20:28:00Z"/>
          <w:rFonts w:ascii="Times New Roman" w:hAnsi="Times New Roman" w:cs="Times New Roman"/>
          <w:sz w:val="24"/>
          <w:szCs w:val="24"/>
        </w:rPr>
      </w:pPr>
      <w:del w:id="95" w:author="Andrew Elhabr" w:date="2023-07-17T20:28:00Z">
        <w:r w:rsidRPr="00CD3AC5" w:rsidDel="00713E4E">
          <w:rPr>
            <w:rFonts w:ascii="Times New Roman" w:hAnsi="Times New Roman" w:cs="Times New Roman"/>
            <w:sz w:val="24"/>
            <w:szCs w:val="24"/>
          </w:rPr>
          <w:delText>We also use</w:delText>
        </w:r>
        <w:r w:rsidR="005A4539" w:rsidRPr="00CD3AC5" w:rsidDel="00713E4E">
          <w:rPr>
            <w:rFonts w:ascii="Times New Roman" w:hAnsi="Times New Roman" w:cs="Times New Roman"/>
            <w:sz w:val="24"/>
            <w:szCs w:val="24"/>
          </w:rPr>
          <w:delText>d</w:delText>
        </w:r>
        <w:r w:rsidRPr="00CD3AC5" w:rsidDel="00713E4E">
          <w:rPr>
            <w:rFonts w:ascii="Times New Roman" w:hAnsi="Times New Roman" w:cs="Times New Roman"/>
            <w:sz w:val="24"/>
            <w:szCs w:val="24"/>
          </w:rPr>
          <w:delText xml:space="preserve"> this </w:delText>
        </w:r>
        <w:r w:rsidR="00806BB1" w:rsidRPr="00CD3AC5" w:rsidDel="00713E4E">
          <w:rPr>
            <w:rFonts w:ascii="Times New Roman" w:hAnsi="Times New Roman" w:cs="Times New Roman"/>
            <w:sz w:val="24"/>
            <w:szCs w:val="24"/>
          </w:rPr>
          <w:delText xml:space="preserve">bootstrapping </w:delText>
        </w:r>
        <w:r w:rsidRPr="00CD3AC5" w:rsidDel="00713E4E">
          <w:rPr>
            <w:rFonts w:ascii="Times New Roman" w:hAnsi="Times New Roman" w:cs="Times New Roman"/>
            <w:sz w:val="24"/>
            <w:szCs w:val="24"/>
          </w:rPr>
          <w:delText>process to repeat the base case state attribute/policy analysis</w:delText>
        </w:r>
        <w:r w:rsidR="00806BB1" w:rsidRPr="00CD3AC5" w:rsidDel="00713E4E">
          <w:rPr>
            <w:rFonts w:ascii="Times New Roman" w:hAnsi="Times New Roman" w:cs="Times New Roman"/>
            <w:sz w:val="24"/>
            <w:szCs w:val="24"/>
          </w:rPr>
          <w:delText>. We f</w:delText>
        </w:r>
        <w:r w:rsidR="00807535" w:rsidRPr="00CD3AC5" w:rsidDel="00713E4E">
          <w:rPr>
            <w:rFonts w:ascii="Times New Roman" w:hAnsi="Times New Roman" w:cs="Times New Roman"/>
            <w:sz w:val="24"/>
            <w:szCs w:val="24"/>
          </w:rPr>
          <w:delText>ou</w:delText>
        </w:r>
        <w:r w:rsidR="00806BB1" w:rsidRPr="00CD3AC5" w:rsidDel="00713E4E">
          <w:rPr>
            <w:rFonts w:ascii="Times New Roman" w:hAnsi="Times New Roman" w:cs="Times New Roman"/>
            <w:sz w:val="24"/>
            <w:szCs w:val="24"/>
          </w:rPr>
          <w:delText>nd that in 99.1%</w:delText>
        </w:r>
        <w:r w:rsidR="00F2348B" w:rsidRPr="00CD3AC5" w:rsidDel="00713E4E">
          <w:rPr>
            <w:rFonts w:ascii="Times New Roman" w:hAnsi="Times New Roman" w:cs="Times New Roman"/>
            <w:sz w:val="24"/>
            <w:szCs w:val="24"/>
          </w:rPr>
          <w:delText xml:space="preserve">, </w:delText>
        </w:r>
        <w:r w:rsidR="00806BB1" w:rsidRPr="00CD3AC5" w:rsidDel="00713E4E">
          <w:rPr>
            <w:rFonts w:ascii="Times New Roman" w:hAnsi="Times New Roman" w:cs="Times New Roman"/>
            <w:sz w:val="24"/>
            <w:szCs w:val="24"/>
          </w:rPr>
          <w:delText>96.8%</w:delText>
        </w:r>
        <w:r w:rsidR="00F2348B" w:rsidRPr="00CD3AC5" w:rsidDel="00713E4E">
          <w:rPr>
            <w:rFonts w:ascii="Times New Roman" w:hAnsi="Times New Roman" w:cs="Times New Roman"/>
            <w:sz w:val="24"/>
            <w:szCs w:val="24"/>
          </w:rPr>
          <w:delText>, and 99.6%</w:delText>
        </w:r>
        <w:r w:rsidR="00806BB1" w:rsidRPr="00CD3AC5" w:rsidDel="00713E4E">
          <w:rPr>
            <w:rFonts w:ascii="Times New Roman" w:hAnsi="Times New Roman" w:cs="Times New Roman"/>
            <w:sz w:val="24"/>
            <w:szCs w:val="24"/>
          </w:rPr>
          <w:delText xml:space="preserve"> of our 4,000 </w:delText>
        </w:r>
        <w:r w:rsidR="00FE0A43" w:rsidRPr="00CD3AC5" w:rsidDel="00713E4E">
          <w:rPr>
            <w:rFonts w:ascii="Times New Roman" w:hAnsi="Times New Roman" w:cs="Times New Roman"/>
            <w:sz w:val="24"/>
            <w:szCs w:val="24"/>
          </w:rPr>
          <w:delText>random draws</w:delText>
        </w:r>
        <w:r w:rsidR="00806BB1" w:rsidRPr="00CD3AC5" w:rsidDel="00713E4E">
          <w:rPr>
            <w:rFonts w:ascii="Times New Roman" w:hAnsi="Times New Roman" w:cs="Times New Roman"/>
            <w:sz w:val="24"/>
            <w:szCs w:val="24"/>
          </w:rPr>
          <w:delText xml:space="preserve"> (1,000 samples for each</w:delText>
        </w:r>
        <w:r w:rsidR="00FE0A43" w:rsidRPr="00CD3AC5" w:rsidDel="00713E4E">
          <w:rPr>
            <w:rFonts w:ascii="Times New Roman" w:hAnsi="Times New Roman" w:cs="Times New Roman"/>
            <w:sz w:val="24"/>
            <w:szCs w:val="24"/>
          </w:rPr>
          <w:delText xml:space="preserve"> of the four</w:delText>
        </w:r>
        <w:r w:rsidR="00806BB1" w:rsidRPr="00CD3AC5" w:rsidDel="00713E4E">
          <w:rPr>
            <w:rFonts w:ascii="Times New Roman" w:hAnsi="Times New Roman" w:cs="Times New Roman"/>
            <w:sz w:val="24"/>
            <w:szCs w:val="24"/>
          </w:rPr>
          <w:delText xml:space="preserve"> year</w:delText>
        </w:r>
        <w:r w:rsidR="00FE0A43" w:rsidRPr="00CD3AC5" w:rsidDel="00713E4E">
          <w:rPr>
            <w:rFonts w:ascii="Times New Roman" w:hAnsi="Times New Roman" w:cs="Times New Roman"/>
            <w:sz w:val="24"/>
            <w:szCs w:val="24"/>
          </w:rPr>
          <w:delText>s</w:delText>
        </w:r>
        <w:r w:rsidR="00806BB1" w:rsidRPr="00CD3AC5" w:rsidDel="00713E4E">
          <w:rPr>
            <w:rFonts w:ascii="Times New Roman" w:hAnsi="Times New Roman" w:cs="Times New Roman"/>
            <w:sz w:val="24"/>
            <w:szCs w:val="24"/>
          </w:rPr>
          <w:delText xml:space="preserve">), the positive correlations </w:delText>
        </w:r>
        <w:r w:rsidR="00F2348B" w:rsidRPr="00CD3AC5" w:rsidDel="00713E4E">
          <w:rPr>
            <w:rFonts w:ascii="Times New Roman" w:hAnsi="Times New Roman" w:cs="Times New Roman"/>
            <w:sz w:val="24"/>
            <w:szCs w:val="24"/>
          </w:rPr>
          <w:delText xml:space="preserve">existed </w:delText>
        </w:r>
        <w:r w:rsidR="00806BB1" w:rsidRPr="00CD3AC5" w:rsidDel="00713E4E">
          <w:rPr>
            <w:rFonts w:ascii="Times New Roman" w:hAnsi="Times New Roman" w:cs="Times New Roman"/>
            <w:sz w:val="24"/>
            <w:szCs w:val="24"/>
          </w:rPr>
          <w:delText xml:space="preserve">between child SSI participation </w:delText>
        </w:r>
        <w:r w:rsidR="00F2348B" w:rsidRPr="00CD3AC5" w:rsidDel="00713E4E">
          <w:rPr>
            <w:rFonts w:ascii="Times New Roman" w:hAnsi="Times New Roman" w:cs="Times New Roman"/>
            <w:sz w:val="24"/>
            <w:szCs w:val="24"/>
          </w:rPr>
          <w:delText xml:space="preserve">rates </w:delText>
        </w:r>
        <w:r w:rsidR="00FE0A43" w:rsidRPr="00CD3AC5" w:rsidDel="00713E4E">
          <w:rPr>
            <w:rFonts w:ascii="Times New Roman" w:hAnsi="Times New Roman" w:cs="Times New Roman"/>
            <w:sz w:val="24"/>
            <w:szCs w:val="24"/>
          </w:rPr>
          <w:delText xml:space="preserve">and </w:delText>
        </w:r>
        <w:r w:rsidR="00F2348B" w:rsidRPr="00CD3AC5" w:rsidDel="00713E4E">
          <w:rPr>
            <w:rFonts w:ascii="Times New Roman" w:hAnsi="Times New Roman" w:cs="Times New Roman"/>
            <w:sz w:val="24"/>
            <w:szCs w:val="24"/>
          </w:rPr>
          <w:delText xml:space="preserve">the </w:delText>
        </w:r>
        <w:r w:rsidR="00FE0A43" w:rsidRPr="00CD3AC5" w:rsidDel="00713E4E">
          <w:rPr>
            <w:rFonts w:ascii="Times New Roman" w:hAnsi="Times New Roman" w:cs="Times New Roman"/>
            <w:sz w:val="24"/>
            <w:szCs w:val="24"/>
          </w:rPr>
          <w:delText>percentages of the state population located in urbanized areas</w:delText>
        </w:r>
        <w:r w:rsidR="00F2348B" w:rsidRPr="00CD3AC5" w:rsidDel="00713E4E">
          <w:rPr>
            <w:rFonts w:ascii="Times New Roman" w:hAnsi="Times New Roman" w:cs="Times New Roman"/>
            <w:sz w:val="24"/>
            <w:szCs w:val="24"/>
          </w:rPr>
          <w:delText xml:space="preserve">, </w:delText>
        </w:r>
        <w:r w:rsidR="00FE0A43" w:rsidRPr="00CD3AC5" w:rsidDel="00713E4E">
          <w:rPr>
            <w:rFonts w:ascii="Times New Roman" w:hAnsi="Times New Roman" w:cs="Times New Roman"/>
            <w:sz w:val="24"/>
            <w:szCs w:val="24"/>
          </w:rPr>
          <w:delText>the percentages of financially eligible children with health insurance</w:delText>
        </w:r>
        <w:r w:rsidR="00F2348B" w:rsidRPr="00CD3AC5" w:rsidDel="00713E4E">
          <w:rPr>
            <w:rFonts w:ascii="Times New Roman" w:hAnsi="Times New Roman" w:cs="Times New Roman"/>
            <w:sz w:val="24"/>
            <w:szCs w:val="24"/>
          </w:rPr>
          <w:delText xml:space="preserve">, and whether Medicaid was automatically awarded if SSI was awarded, respectively </w:delText>
        </w:r>
        <w:r w:rsidR="00806BB1" w:rsidRPr="00CD3AC5" w:rsidDel="00713E4E">
          <w:rPr>
            <w:rFonts w:ascii="Times New Roman" w:hAnsi="Times New Roman" w:cs="Times New Roman"/>
            <w:sz w:val="24"/>
            <w:szCs w:val="24"/>
          </w:rPr>
          <w:delText xml:space="preserve">(Table 2). </w:delText>
        </w:r>
        <w:r w:rsidR="00FE0A43" w:rsidRPr="00CD3AC5" w:rsidDel="00713E4E">
          <w:rPr>
            <w:rFonts w:ascii="Times New Roman" w:hAnsi="Times New Roman" w:cs="Times New Roman"/>
            <w:sz w:val="24"/>
            <w:szCs w:val="24"/>
          </w:rPr>
          <w:delText>Although our base correlation estimate</w:delText>
        </w:r>
        <w:r w:rsidR="002250D0" w:rsidRPr="00CD3AC5" w:rsidDel="00713E4E">
          <w:rPr>
            <w:rFonts w:ascii="Times New Roman" w:hAnsi="Times New Roman" w:cs="Times New Roman"/>
            <w:sz w:val="24"/>
            <w:szCs w:val="24"/>
          </w:rPr>
          <w:delText>s</w:delText>
        </w:r>
        <w:r w:rsidR="00FE0A43" w:rsidRPr="00CD3AC5" w:rsidDel="00713E4E">
          <w:rPr>
            <w:rFonts w:ascii="Times New Roman" w:hAnsi="Times New Roman" w:cs="Times New Roman"/>
            <w:sz w:val="24"/>
            <w:szCs w:val="24"/>
          </w:rPr>
          <w:delText xml:space="preserve"> between participation rates and indicator</w:delText>
        </w:r>
        <w:r w:rsidR="00F2348B" w:rsidRPr="00CD3AC5" w:rsidDel="00713E4E">
          <w:rPr>
            <w:rFonts w:ascii="Times New Roman" w:hAnsi="Times New Roman" w:cs="Times New Roman"/>
            <w:sz w:val="24"/>
            <w:szCs w:val="24"/>
          </w:rPr>
          <w:delText xml:space="preserve">s </w:delText>
        </w:r>
        <w:r w:rsidR="00FE0A43" w:rsidRPr="00CD3AC5" w:rsidDel="00713E4E">
          <w:rPr>
            <w:rFonts w:ascii="Times New Roman" w:hAnsi="Times New Roman" w:cs="Times New Roman"/>
            <w:sz w:val="24"/>
            <w:szCs w:val="24"/>
          </w:rPr>
          <w:delText>of whether</w:delText>
        </w:r>
        <w:r w:rsidR="005A4539" w:rsidRPr="00CD3AC5" w:rsidDel="00713E4E">
          <w:rPr>
            <w:rFonts w:ascii="Times New Roman" w:hAnsi="Times New Roman" w:cs="Times New Roman"/>
            <w:sz w:val="24"/>
            <w:szCs w:val="24"/>
          </w:rPr>
          <w:delText xml:space="preserve"> a state expanded Medicaid </w:delText>
        </w:r>
        <w:r w:rsidR="00FE0A43" w:rsidRPr="00CD3AC5" w:rsidDel="00713E4E">
          <w:rPr>
            <w:rFonts w:ascii="Times New Roman" w:hAnsi="Times New Roman" w:cs="Times New Roman"/>
            <w:sz w:val="24"/>
            <w:szCs w:val="24"/>
          </w:rPr>
          <w:delText>were not shown to be significant, we found the</w:delText>
        </w:r>
        <w:r w:rsidR="00F2348B" w:rsidRPr="00CD3AC5" w:rsidDel="00713E4E">
          <w:rPr>
            <w:rFonts w:ascii="Times New Roman" w:hAnsi="Times New Roman" w:cs="Times New Roman"/>
            <w:sz w:val="24"/>
            <w:szCs w:val="24"/>
          </w:rPr>
          <w:delText xml:space="preserve">m </w:delText>
        </w:r>
        <w:r w:rsidR="00FE0A43" w:rsidRPr="00CD3AC5" w:rsidDel="00713E4E">
          <w:rPr>
            <w:rFonts w:ascii="Times New Roman" w:hAnsi="Times New Roman" w:cs="Times New Roman"/>
            <w:sz w:val="24"/>
            <w:szCs w:val="24"/>
          </w:rPr>
          <w:delText xml:space="preserve">to be positively correlated in 75.6% </w:delText>
        </w:r>
        <w:r w:rsidR="00527CAA" w:rsidRPr="00CD3AC5" w:rsidDel="00713E4E">
          <w:rPr>
            <w:rFonts w:ascii="Times New Roman" w:hAnsi="Times New Roman" w:cs="Times New Roman"/>
            <w:sz w:val="24"/>
            <w:szCs w:val="24"/>
          </w:rPr>
          <w:delText xml:space="preserve">instances </w:delText>
        </w:r>
        <w:r w:rsidR="00FE0A43" w:rsidRPr="00CD3AC5" w:rsidDel="00713E4E">
          <w:rPr>
            <w:rFonts w:ascii="Times New Roman" w:hAnsi="Times New Roman" w:cs="Times New Roman"/>
            <w:sz w:val="24"/>
            <w:szCs w:val="24"/>
          </w:rPr>
          <w:delText xml:space="preserve">of </w:delText>
        </w:r>
        <w:r w:rsidR="00807535" w:rsidRPr="00CD3AC5" w:rsidDel="00713E4E">
          <w:rPr>
            <w:rFonts w:ascii="Times New Roman" w:hAnsi="Times New Roman" w:cs="Times New Roman"/>
            <w:sz w:val="24"/>
            <w:szCs w:val="24"/>
          </w:rPr>
          <w:delText xml:space="preserve">the </w:delText>
        </w:r>
        <w:r w:rsidR="005A4539" w:rsidRPr="00CD3AC5" w:rsidDel="00713E4E">
          <w:rPr>
            <w:rFonts w:ascii="Times New Roman" w:hAnsi="Times New Roman" w:cs="Times New Roman"/>
            <w:sz w:val="24"/>
            <w:szCs w:val="24"/>
          </w:rPr>
          <w:delText>bootstrapped</w:delText>
        </w:r>
        <w:r w:rsidR="00807535" w:rsidRPr="00CD3AC5" w:rsidDel="00713E4E">
          <w:rPr>
            <w:rFonts w:ascii="Times New Roman" w:hAnsi="Times New Roman" w:cs="Times New Roman"/>
            <w:sz w:val="24"/>
            <w:szCs w:val="24"/>
          </w:rPr>
          <w:delText xml:space="preserve"> data</w:delText>
        </w:r>
        <w:r w:rsidR="00F2348B" w:rsidRPr="00CD3AC5" w:rsidDel="00713E4E">
          <w:rPr>
            <w:rFonts w:ascii="Times New Roman" w:hAnsi="Times New Roman" w:cs="Times New Roman"/>
            <w:sz w:val="24"/>
            <w:szCs w:val="24"/>
          </w:rPr>
          <w:delText>.</w:delText>
        </w:r>
      </w:del>
    </w:p>
    <w:bookmarkEnd w:id="90"/>
    <w:p w14:paraId="28F6F373" w14:textId="1D819137" w:rsidR="00204B3E" w:rsidRPr="00CD3AC5" w:rsidRDefault="00A2261C" w:rsidP="00315151">
      <w:pPr>
        <w:spacing w:after="0" w:line="360" w:lineRule="auto"/>
        <w:ind w:firstLine="720"/>
        <w:rPr>
          <w:rFonts w:ascii="Times New Roman" w:hAnsi="Times New Roman" w:cs="Times New Roman"/>
          <w:sz w:val="24"/>
          <w:szCs w:val="24"/>
        </w:rPr>
      </w:pPr>
      <w:del w:id="96" w:author="Andrew Elhabr" w:date="2023-07-17T20:28:00Z">
        <w:r w:rsidRPr="00CD3AC5" w:rsidDel="00713E4E">
          <w:rPr>
            <w:rFonts w:ascii="Times New Roman" w:hAnsi="Times New Roman" w:cs="Times New Roman"/>
            <w:sz w:val="24"/>
            <w:szCs w:val="24"/>
          </w:rPr>
          <w:delText xml:space="preserve"> </w:delText>
        </w:r>
      </w:del>
    </w:p>
    <w:p w14:paraId="09E62E59" w14:textId="538F2F5A"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DISCUSSION</w:t>
      </w:r>
    </w:p>
    <w:p w14:paraId="5839112C" w14:textId="0F6B569F" w:rsidR="004A4FA3" w:rsidRPr="00CD3AC5" w:rsidRDefault="00D10CCF"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w:t>
      </w:r>
      <w:r w:rsidR="00A2261C" w:rsidRPr="00CD3AC5">
        <w:rPr>
          <w:rFonts w:ascii="Times New Roman" w:hAnsi="Times New Roman" w:cs="Times New Roman"/>
          <w:sz w:val="24"/>
          <w:szCs w:val="24"/>
        </w:rPr>
        <w:t>e used</w:t>
      </w:r>
      <w:r w:rsidR="00003B49" w:rsidRPr="00CD3AC5">
        <w:rPr>
          <w:rFonts w:ascii="Times New Roman" w:hAnsi="Times New Roman" w:cs="Times New Roman"/>
          <w:sz w:val="24"/>
          <w:szCs w:val="24"/>
        </w:rPr>
        <w:t xml:space="preserve"> several</w:t>
      </w:r>
      <w:r w:rsidR="00A2261C" w:rsidRPr="00CD3AC5">
        <w:rPr>
          <w:rFonts w:ascii="Times New Roman" w:hAnsi="Times New Roman" w:cs="Times New Roman"/>
          <w:sz w:val="24"/>
          <w:szCs w:val="24"/>
        </w:rPr>
        <w:t xml:space="preserve"> public data</w:t>
      </w:r>
      <w:r w:rsidR="00003B49" w:rsidRPr="00CD3AC5">
        <w:rPr>
          <w:rFonts w:ascii="Times New Roman" w:hAnsi="Times New Roman" w:cs="Times New Roman"/>
          <w:sz w:val="24"/>
          <w:szCs w:val="24"/>
        </w:rPr>
        <w:t xml:space="preserve"> sources</w:t>
      </w:r>
      <w:r w:rsidR="00A2261C" w:rsidRPr="00CD3AC5">
        <w:rPr>
          <w:rFonts w:ascii="Times New Roman" w:hAnsi="Times New Roman" w:cs="Times New Roman"/>
          <w:sz w:val="24"/>
          <w:szCs w:val="24"/>
        </w:rPr>
        <w:t xml:space="preserve"> to generate </w:t>
      </w:r>
      <w:r w:rsidR="00837DBA" w:rsidRPr="00CD3AC5">
        <w:rPr>
          <w:rFonts w:ascii="Times New Roman" w:hAnsi="Times New Roman" w:cs="Times New Roman"/>
          <w:sz w:val="24"/>
          <w:szCs w:val="24"/>
        </w:rPr>
        <w:t xml:space="preserve">national and </w:t>
      </w:r>
      <w:r w:rsidR="00A2261C" w:rsidRPr="00CD3AC5">
        <w:rPr>
          <w:rFonts w:ascii="Times New Roman" w:hAnsi="Times New Roman" w:cs="Times New Roman"/>
          <w:sz w:val="24"/>
          <w:szCs w:val="24"/>
        </w:rPr>
        <w:t xml:space="preserve">state-level estimates of </w:t>
      </w:r>
      <w:r w:rsidR="0007655A" w:rsidRPr="00CD3AC5">
        <w:rPr>
          <w:rFonts w:ascii="Times New Roman" w:hAnsi="Times New Roman" w:cs="Times New Roman"/>
          <w:sz w:val="24"/>
          <w:szCs w:val="24"/>
        </w:rPr>
        <w:t xml:space="preserve">child SSI participation rate, a </w:t>
      </w:r>
      <w:r w:rsidR="00003B49" w:rsidRPr="00CD3AC5">
        <w:rPr>
          <w:rFonts w:ascii="Times New Roman" w:hAnsi="Times New Roman" w:cs="Times New Roman"/>
          <w:sz w:val="24"/>
          <w:szCs w:val="24"/>
        </w:rPr>
        <w:t>previously unidentified metric</w:t>
      </w:r>
      <w:r w:rsidR="0007655A" w:rsidRPr="00CD3AC5">
        <w:rPr>
          <w:rFonts w:ascii="Times New Roman" w:hAnsi="Times New Roman" w:cs="Times New Roman"/>
          <w:sz w:val="24"/>
          <w:szCs w:val="24"/>
        </w:rPr>
        <w:t xml:space="preserve"> </w:t>
      </w:r>
      <w:r w:rsidR="00003B49" w:rsidRPr="00CD3AC5">
        <w:rPr>
          <w:rFonts w:ascii="Times New Roman" w:hAnsi="Times New Roman" w:cs="Times New Roman"/>
          <w:sz w:val="24"/>
          <w:szCs w:val="24"/>
        </w:rPr>
        <w:t>that informs the level of participation in one of several federal US programs that aim to reduce child poverty</w:t>
      </w:r>
      <w:r w:rsidR="0007655A" w:rsidRPr="00CD3AC5">
        <w:rPr>
          <w:rFonts w:ascii="Times New Roman" w:hAnsi="Times New Roman" w:cs="Times New Roman"/>
          <w:sz w:val="24"/>
          <w:szCs w:val="24"/>
        </w:rPr>
        <w:t>.</w:t>
      </w:r>
      <w:r w:rsidR="004A4FA3" w:rsidRPr="00CD3AC5">
        <w:rPr>
          <w:rFonts w:ascii="Times New Roman" w:hAnsi="Times New Roman" w:cs="Times New Roman"/>
          <w:sz w:val="24"/>
          <w:szCs w:val="24"/>
        </w:rPr>
        <w:t xml:space="preserve"> </w:t>
      </w:r>
      <w:bookmarkStart w:id="97" w:name="_Hlk140518161"/>
      <w:del w:id="98" w:author="Andrew Elhabr" w:date="2023-07-17T20:29:00Z">
        <w:r w:rsidR="004A4FA3" w:rsidRPr="00CD3AC5" w:rsidDel="00713E4E">
          <w:rPr>
            <w:rFonts w:ascii="Times New Roman" w:hAnsi="Times New Roman" w:cs="Times New Roman"/>
            <w:sz w:val="24"/>
            <w:szCs w:val="24"/>
          </w:rPr>
          <w:delText>Then, we assess</w:delText>
        </w:r>
        <w:r w:rsidR="00201DBC" w:rsidRPr="00CD3AC5" w:rsidDel="00713E4E">
          <w:rPr>
            <w:rFonts w:ascii="Times New Roman" w:hAnsi="Times New Roman" w:cs="Times New Roman"/>
            <w:sz w:val="24"/>
            <w:szCs w:val="24"/>
          </w:rPr>
          <w:delText>ed</w:delText>
        </w:r>
        <w:r w:rsidR="004A4FA3" w:rsidRPr="00CD3AC5" w:rsidDel="00713E4E">
          <w:rPr>
            <w:rFonts w:ascii="Times New Roman" w:hAnsi="Times New Roman" w:cs="Times New Roman"/>
            <w:sz w:val="24"/>
            <w:szCs w:val="24"/>
          </w:rPr>
          <w:delText xml:space="preserve"> the association between this metric and </w:delText>
        </w:r>
        <w:r w:rsidR="00201DBC" w:rsidRPr="00CD3AC5" w:rsidDel="00713E4E">
          <w:rPr>
            <w:rFonts w:ascii="Times New Roman" w:hAnsi="Times New Roman" w:cs="Times New Roman"/>
            <w:sz w:val="24"/>
            <w:szCs w:val="24"/>
          </w:rPr>
          <w:delText>a handful of</w:delText>
        </w:r>
        <w:r w:rsidR="004A4FA3" w:rsidRPr="00CD3AC5" w:rsidDel="00713E4E">
          <w:rPr>
            <w:rFonts w:ascii="Times New Roman" w:hAnsi="Times New Roman" w:cs="Times New Roman"/>
            <w:sz w:val="24"/>
            <w:szCs w:val="24"/>
          </w:rPr>
          <w:delText xml:space="preserve"> relevant state-level attributes and policies to</w:delText>
        </w:r>
        <w:r w:rsidR="00152335" w:rsidRPr="00CD3AC5" w:rsidDel="00713E4E">
          <w:rPr>
            <w:rFonts w:ascii="Times New Roman" w:hAnsi="Times New Roman" w:cs="Times New Roman"/>
            <w:sz w:val="24"/>
            <w:szCs w:val="24"/>
          </w:rPr>
          <w:delText xml:space="preserve"> gain high-level insight </w:delText>
        </w:r>
        <w:r w:rsidRPr="00CD3AC5" w:rsidDel="00713E4E">
          <w:rPr>
            <w:rFonts w:ascii="Times New Roman" w:hAnsi="Times New Roman" w:cs="Times New Roman"/>
            <w:sz w:val="24"/>
            <w:szCs w:val="24"/>
          </w:rPr>
          <w:delText xml:space="preserve">about </w:delText>
        </w:r>
        <w:r w:rsidR="00201DBC" w:rsidRPr="00CD3AC5" w:rsidDel="00713E4E">
          <w:rPr>
            <w:rFonts w:ascii="Times New Roman" w:hAnsi="Times New Roman" w:cs="Times New Roman"/>
            <w:sz w:val="24"/>
            <w:szCs w:val="24"/>
          </w:rPr>
          <w:delText>states</w:delText>
        </w:r>
        <w:r w:rsidRPr="00CD3AC5" w:rsidDel="00713E4E">
          <w:rPr>
            <w:rFonts w:ascii="Times New Roman" w:hAnsi="Times New Roman" w:cs="Times New Roman"/>
            <w:sz w:val="24"/>
            <w:szCs w:val="24"/>
          </w:rPr>
          <w:delText xml:space="preserve"> with </w:delText>
        </w:r>
        <w:r w:rsidR="00152335" w:rsidRPr="00CD3AC5" w:rsidDel="00713E4E">
          <w:rPr>
            <w:rFonts w:ascii="Times New Roman" w:hAnsi="Times New Roman" w:cs="Times New Roman"/>
            <w:sz w:val="24"/>
            <w:szCs w:val="24"/>
          </w:rPr>
          <w:delText>below-average participation rates</w:delText>
        </w:r>
        <w:r w:rsidR="00003B49" w:rsidRPr="00CD3AC5" w:rsidDel="00713E4E">
          <w:rPr>
            <w:rFonts w:ascii="Times New Roman" w:hAnsi="Times New Roman" w:cs="Times New Roman"/>
            <w:sz w:val="24"/>
            <w:szCs w:val="24"/>
          </w:rPr>
          <w:delText>. Th</w:delText>
        </w:r>
        <w:r w:rsidR="00837DBA" w:rsidRPr="00CD3AC5" w:rsidDel="00713E4E">
          <w:rPr>
            <w:rFonts w:ascii="Times New Roman" w:hAnsi="Times New Roman" w:cs="Times New Roman"/>
            <w:sz w:val="24"/>
            <w:szCs w:val="24"/>
          </w:rPr>
          <w:delText>e child SSI participation rate</w:delText>
        </w:r>
        <w:r w:rsidR="00003B49" w:rsidRPr="00CD3AC5" w:rsidDel="00713E4E">
          <w:rPr>
            <w:rFonts w:ascii="Times New Roman" w:hAnsi="Times New Roman" w:cs="Times New Roman"/>
            <w:sz w:val="24"/>
            <w:szCs w:val="24"/>
          </w:rPr>
          <w:delText xml:space="preserve"> metric can also be used to</w:delText>
        </w:r>
        <w:r w:rsidR="004A4FA3" w:rsidRPr="00CD3AC5" w:rsidDel="00713E4E">
          <w:rPr>
            <w:rFonts w:ascii="Times New Roman" w:hAnsi="Times New Roman" w:cs="Times New Roman"/>
            <w:sz w:val="24"/>
            <w:szCs w:val="24"/>
          </w:rPr>
          <w:delText xml:space="preserve"> </w:delText>
        </w:r>
        <w:r w:rsidR="00003B49" w:rsidRPr="00CD3AC5" w:rsidDel="00713E4E">
          <w:rPr>
            <w:rFonts w:ascii="Times New Roman" w:hAnsi="Times New Roman" w:cs="Times New Roman"/>
            <w:sz w:val="24"/>
            <w:szCs w:val="24"/>
          </w:rPr>
          <w:delText>assess the success of other relevant policies and outreach programs.</w:delText>
        </w:r>
      </w:del>
    </w:p>
    <w:bookmarkEnd w:id="97"/>
    <w:p w14:paraId="20DBA193" w14:textId="7816D8EF" w:rsidR="00261534" w:rsidRPr="00CD3AC5" w:rsidRDefault="00A7499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Several studies have found that the absolute SSI participation rate among all children in the US is a little under 2%</w:t>
      </w:r>
      <w:r w:rsidR="00EA0583" w:rsidRPr="00CD3AC5">
        <w:rPr>
          <w:rFonts w:ascii="Times New Roman" w:hAnsi="Times New Roman" w:cs="Times New Roman"/>
          <w:sz w:val="24"/>
          <w:szCs w:val="24"/>
        </w:rPr>
        <w:t xml:space="preserve"> and </w:t>
      </w:r>
      <w:r w:rsidR="00600DB2" w:rsidRPr="00CD3AC5">
        <w:rPr>
          <w:rFonts w:ascii="Times New Roman" w:hAnsi="Times New Roman" w:cs="Times New Roman"/>
          <w:sz w:val="24"/>
          <w:szCs w:val="24"/>
        </w:rPr>
        <w:t>can vary</w:t>
      </w:r>
      <w:r w:rsidR="00A233CC"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greatly </w:t>
      </w:r>
      <w:r w:rsidR="00EA0583" w:rsidRPr="00CD3AC5">
        <w:rPr>
          <w:rFonts w:ascii="Times New Roman" w:hAnsi="Times New Roman" w:cs="Times New Roman"/>
          <w:sz w:val="24"/>
          <w:szCs w:val="24"/>
        </w:rPr>
        <w:t xml:space="preserve">by </w:t>
      </w:r>
      <w:r w:rsidR="00A233CC" w:rsidRPr="00CD3AC5">
        <w:rPr>
          <w:rFonts w:ascii="Times New Roman" w:hAnsi="Times New Roman" w:cs="Times New Roman"/>
          <w:sz w:val="24"/>
          <w:szCs w:val="24"/>
        </w:rPr>
        <w:t xml:space="preserve">county, state, and </w:t>
      </w:r>
      <w:r w:rsidR="00EA0583" w:rsidRPr="00CD3AC5">
        <w:rPr>
          <w:rFonts w:ascii="Times New Roman" w:hAnsi="Times New Roman" w:cs="Times New Roman"/>
          <w:sz w:val="24"/>
          <w:szCs w:val="24"/>
        </w:rPr>
        <w:t>region</w:t>
      </w:r>
      <w:r w:rsidRPr="00CD3AC5">
        <w:rPr>
          <w:rFonts w:ascii="Times New Roman" w:hAnsi="Times New Roman" w:cs="Times New Roman"/>
          <w:sz w:val="24"/>
          <w:szCs w:val="24"/>
        </w:rPr>
        <w:t>.</w:t>
      </w:r>
      <w:r w:rsidR="00DB5287"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{"citationID":"OftG9NKM","properties":{"formattedCitation":"\\super 6,10,16\\uc0\\u8211{}18,20\\nosupersub{}","plainCitation":"6,10,16–18,20","noteIndex":0},"citationItems":[{"id":949,"uris":["http://zotero.org/users/6239254/items/ETTY5JYE"],"itemData":{"id":949,"type":"webpage","abstract":"Social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schema":"https://github.com/citation-style-language/schema/raw/master/csl-citation.json"} </w:instrText>
      </w:r>
      <w:r w:rsidR="00DB528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6,10,16–18,20</w:t>
      </w:r>
      <w:r w:rsidR="00DB5287"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 xml:space="preserve">Although this finding is useful for general purposes, it lacks the important context of which children are </w:t>
      </w:r>
      <w:r w:rsidR="00352DF3" w:rsidRPr="00CD3AC5">
        <w:rPr>
          <w:rFonts w:ascii="Times New Roman" w:hAnsi="Times New Roman" w:cs="Times New Roman"/>
          <w:sz w:val="24"/>
          <w:szCs w:val="24"/>
        </w:rPr>
        <w:t xml:space="preserve">potentially </w:t>
      </w:r>
      <w:r w:rsidR="00EA0583" w:rsidRPr="00CD3AC5">
        <w:rPr>
          <w:rFonts w:ascii="Times New Roman" w:hAnsi="Times New Roman" w:cs="Times New Roman"/>
          <w:sz w:val="24"/>
          <w:szCs w:val="24"/>
        </w:rPr>
        <w:t xml:space="preserve">eligible to receive SSI in the first place. Most </w:t>
      </w:r>
      <w:r w:rsidR="00352DF3" w:rsidRPr="00CD3AC5">
        <w:rPr>
          <w:rFonts w:ascii="Times New Roman" w:hAnsi="Times New Roman" w:cs="Times New Roman"/>
          <w:sz w:val="24"/>
          <w:szCs w:val="24"/>
        </w:rPr>
        <w:t>pertinent</w:t>
      </w:r>
      <w:r w:rsidR="00EA0583" w:rsidRPr="00CD3AC5">
        <w:rPr>
          <w:rFonts w:ascii="Times New Roman" w:hAnsi="Times New Roman" w:cs="Times New Roman"/>
          <w:sz w:val="24"/>
          <w:szCs w:val="24"/>
        </w:rPr>
        <w:t xml:space="preserve"> studies resort to estimating a relevant proxy to our metric to study a policy of interest. For example, one study estimated that the US average SSI participation rate among the working-age persons was 2.8% overall and 22.7% for those with disabilities.</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{"citationID":"Aqyi0zKU","properties":{"formattedCitation":"\\super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EA0583" w:rsidRPr="00CD3AC5">
        <w:rPr>
          <w:rFonts w:ascii="Times New Roman" w:hAnsi="Times New Roman" w:cs="Times New Roman"/>
          <w:sz w:val="24"/>
          <w:szCs w:val="24"/>
        </w:rPr>
        <w:t xml:space="preserve"> They f</w:t>
      </w:r>
      <w:r w:rsidR="004514C3" w:rsidRPr="00CD3AC5">
        <w:rPr>
          <w:rFonts w:ascii="Times New Roman" w:hAnsi="Times New Roman" w:cs="Times New Roman"/>
          <w:sz w:val="24"/>
          <w:szCs w:val="24"/>
        </w:rPr>
        <w:t>ou</w:t>
      </w:r>
      <w:r w:rsidR="00EA0583" w:rsidRPr="00CD3AC5">
        <w:rPr>
          <w:rFonts w:ascii="Times New Roman" w:hAnsi="Times New Roman" w:cs="Times New Roman"/>
          <w:sz w:val="24"/>
          <w:szCs w:val="24"/>
        </w:rPr>
        <w:t xml:space="preserve">nd that differences in their participation rates </w:t>
      </w:r>
      <w:r w:rsidR="009A16C5" w:rsidRPr="00CD3AC5">
        <w:rPr>
          <w:rFonts w:ascii="Times New Roman" w:hAnsi="Times New Roman" w:cs="Times New Roman"/>
          <w:sz w:val="24"/>
          <w:szCs w:val="24"/>
        </w:rPr>
        <w:t>can be primarily explained by the</w:t>
      </w:r>
      <w:r w:rsidR="00EA0583" w:rsidRPr="00CD3AC5">
        <w:rPr>
          <w:rFonts w:ascii="Times New Roman" w:hAnsi="Times New Roman" w:cs="Times New Roman"/>
          <w:sz w:val="24"/>
          <w:szCs w:val="24"/>
        </w:rPr>
        <w:t xml:space="preserve"> </w:t>
      </w:r>
      <w:r w:rsidR="009A16C5" w:rsidRPr="00CD3AC5">
        <w:rPr>
          <w:rFonts w:ascii="Times New Roman" w:hAnsi="Times New Roman" w:cs="Times New Roman"/>
          <w:sz w:val="24"/>
          <w:szCs w:val="24"/>
        </w:rPr>
        <w:t xml:space="preserve">geographical variation in disability prevalence as opposed to </w:t>
      </w:r>
      <w:r w:rsidR="004514C3" w:rsidRPr="00CD3AC5">
        <w:rPr>
          <w:rFonts w:ascii="Times New Roman" w:hAnsi="Times New Roman" w:cs="Times New Roman"/>
          <w:sz w:val="24"/>
          <w:szCs w:val="24"/>
        </w:rPr>
        <w:t>inconsistencies in SSI program</w:t>
      </w:r>
      <w:r w:rsidR="009A16C5" w:rsidRPr="00CD3AC5">
        <w:rPr>
          <w:rFonts w:ascii="Times New Roman" w:hAnsi="Times New Roman" w:cs="Times New Roman"/>
          <w:sz w:val="24"/>
          <w:szCs w:val="24"/>
        </w:rPr>
        <w:t xml:space="preserve"> administration.</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{"citationID":"171iq46j","properties":{"formattedCitation":"\\super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9A16C5" w:rsidRPr="00CD3AC5">
        <w:rPr>
          <w:rFonts w:ascii="Times New Roman" w:hAnsi="Times New Roman" w:cs="Times New Roman"/>
          <w:sz w:val="24"/>
          <w:szCs w:val="24"/>
        </w:rPr>
        <w:t xml:space="preserve"> Because our metric explicitly accounts for varying disability prevalence, it is </w:t>
      </w:r>
      <w:r w:rsidR="004514C3" w:rsidRPr="00CD3AC5">
        <w:rPr>
          <w:rFonts w:ascii="Times New Roman" w:hAnsi="Times New Roman" w:cs="Times New Roman"/>
          <w:sz w:val="24"/>
          <w:szCs w:val="24"/>
        </w:rPr>
        <w:t xml:space="preserve">difficult for </w:t>
      </w:r>
      <w:r w:rsidR="00527CAA" w:rsidRPr="00CD3AC5">
        <w:rPr>
          <w:rFonts w:ascii="Times New Roman" w:hAnsi="Times New Roman" w:cs="Times New Roman"/>
          <w:sz w:val="24"/>
          <w:szCs w:val="24"/>
        </w:rPr>
        <w:t>us</w:t>
      </w:r>
      <w:r w:rsidR="004514C3" w:rsidRPr="00CD3AC5">
        <w:rPr>
          <w:rFonts w:ascii="Times New Roman" w:hAnsi="Times New Roman" w:cs="Times New Roman"/>
          <w:sz w:val="24"/>
          <w:szCs w:val="24"/>
        </w:rPr>
        <w:t xml:space="preserve"> to make direct comparison</w:t>
      </w:r>
      <w:r w:rsidR="0010186A" w:rsidRPr="00CD3AC5">
        <w:rPr>
          <w:rFonts w:ascii="Times New Roman" w:hAnsi="Times New Roman" w:cs="Times New Roman"/>
          <w:sz w:val="24"/>
          <w:szCs w:val="24"/>
        </w:rPr>
        <w:t>s</w:t>
      </w:r>
      <w:r w:rsidR="004514C3" w:rsidRPr="00CD3AC5">
        <w:rPr>
          <w:rFonts w:ascii="Times New Roman" w:hAnsi="Times New Roman" w:cs="Times New Roman"/>
          <w:sz w:val="24"/>
          <w:szCs w:val="24"/>
        </w:rPr>
        <w:t xml:space="preserve"> </w:t>
      </w:r>
      <w:r w:rsidR="00D10CCF" w:rsidRPr="00CD3AC5">
        <w:rPr>
          <w:rFonts w:ascii="Times New Roman" w:hAnsi="Times New Roman" w:cs="Times New Roman"/>
          <w:sz w:val="24"/>
          <w:szCs w:val="24"/>
        </w:rPr>
        <w:t>with</w:t>
      </w:r>
      <w:r w:rsidR="004514C3" w:rsidRPr="00CD3AC5">
        <w:rPr>
          <w:rFonts w:ascii="Times New Roman" w:hAnsi="Times New Roman" w:cs="Times New Roman"/>
          <w:sz w:val="24"/>
          <w:szCs w:val="24"/>
        </w:rPr>
        <w:t xml:space="preserve"> their</w:t>
      </w:r>
      <w:r w:rsidR="00527CAA" w:rsidRPr="00CD3AC5">
        <w:rPr>
          <w:rFonts w:ascii="Times New Roman" w:hAnsi="Times New Roman" w:cs="Times New Roman"/>
          <w:sz w:val="24"/>
          <w:szCs w:val="24"/>
        </w:rPr>
        <w:t xml:space="preserve"> study</w:t>
      </w:r>
      <w:r w:rsidR="0010186A" w:rsidRPr="00CD3AC5">
        <w:rPr>
          <w:rFonts w:ascii="Times New Roman" w:hAnsi="Times New Roman" w:cs="Times New Roman"/>
          <w:sz w:val="24"/>
          <w:szCs w:val="24"/>
        </w:rPr>
        <w:t xml:space="preserve"> or validate their conclusions in the child subpopulation</w:t>
      </w:r>
      <w:r w:rsidR="009A16C5" w:rsidRPr="00CD3AC5">
        <w:rPr>
          <w:rFonts w:ascii="Times New Roman" w:hAnsi="Times New Roman" w:cs="Times New Roman"/>
          <w:sz w:val="24"/>
          <w:szCs w:val="24"/>
        </w:rPr>
        <w:t>. Another</w:t>
      </w:r>
      <w:r w:rsidR="004514C3" w:rsidRPr="00CD3AC5">
        <w:rPr>
          <w:rFonts w:ascii="Times New Roman" w:hAnsi="Times New Roman" w:cs="Times New Roman"/>
          <w:sz w:val="24"/>
          <w:szCs w:val="24"/>
        </w:rPr>
        <w:t xml:space="preserve"> recent</w:t>
      </w:r>
      <w:r w:rsidR="009A16C5"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study found that</w:t>
      </w:r>
      <w:r w:rsidR="009A16C5"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overal</w:t>
      </w:r>
      <w:r w:rsidR="00352DF3" w:rsidRPr="00CD3AC5">
        <w:rPr>
          <w:rFonts w:ascii="Times New Roman" w:hAnsi="Times New Roman" w:cs="Times New Roman"/>
          <w:sz w:val="24"/>
          <w:szCs w:val="24"/>
        </w:rPr>
        <w:t>l child</w:t>
      </w:r>
      <w:r w:rsidR="00EA0583" w:rsidRPr="00CD3AC5">
        <w:rPr>
          <w:rFonts w:ascii="Times New Roman" w:hAnsi="Times New Roman" w:cs="Times New Roman"/>
          <w:sz w:val="24"/>
          <w:szCs w:val="24"/>
        </w:rPr>
        <w:t xml:space="preserve"> SSI participation rates </w:t>
      </w:r>
      <w:r w:rsidR="009A16C5" w:rsidRPr="00CD3AC5">
        <w:rPr>
          <w:rFonts w:ascii="Times New Roman" w:hAnsi="Times New Roman" w:cs="Times New Roman"/>
          <w:sz w:val="24"/>
          <w:szCs w:val="24"/>
        </w:rPr>
        <w:t>were</w:t>
      </w:r>
      <w:r w:rsidR="00EA0583"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highly correlated with economic deprivation.</w:t>
      </w:r>
      <w:r w:rsidR="00DB5287"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{"citationID":"C7v23WVA","properties":{"formattedCitation":"\\super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instrText>
      </w:r>
      <w:r w:rsidR="00DB5287"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30</w:t>
      </w:r>
      <w:r w:rsidR="00DB5287" w:rsidRPr="00CD3AC5">
        <w:rPr>
          <w:rFonts w:ascii="Times New Roman" w:hAnsi="Times New Roman" w:cs="Times New Roman"/>
          <w:sz w:val="24"/>
          <w:szCs w:val="24"/>
        </w:rPr>
        <w:fldChar w:fldCharType="end"/>
      </w:r>
      <w:r w:rsidR="00CB0B2B"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 xml:space="preserve">Once again, it </w:t>
      </w:r>
      <w:r w:rsidR="00352DF3" w:rsidRPr="00CD3AC5">
        <w:rPr>
          <w:rFonts w:ascii="Times New Roman" w:hAnsi="Times New Roman" w:cs="Times New Roman"/>
          <w:sz w:val="24"/>
          <w:szCs w:val="24"/>
        </w:rPr>
        <w:lastRenderedPageBreak/>
        <w:t>is difficult to make direct comparisons to their study because our metric already explicitly accounts for varying disability preval</w:t>
      </w:r>
      <w:r w:rsidR="00CB0B2B" w:rsidRPr="00CD3AC5">
        <w:rPr>
          <w:rFonts w:ascii="Times New Roman" w:hAnsi="Times New Roman" w:cs="Times New Roman"/>
          <w:sz w:val="24"/>
          <w:szCs w:val="24"/>
        </w:rPr>
        <w:t>ence and family income levels</w:t>
      </w:r>
      <w:bookmarkStart w:id="99" w:name="_Hlk140518288"/>
      <w:r w:rsidR="0010186A" w:rsidRPr="00CD3AC5">
        <w:rPr>
          <w:rFonts w:ascii="Times New Roman" w:hAnsi="Times New Roman" w:cs="Times New Roman"/>
          <w:sz w:val="24"/>
          <w:szCs w:val="24"/>
        </w:rPr>
        <w:t xml:space="preserve">. </w:t>
      </w:r>
      <w:del w:id="100" w:author="Andrew Elhabr" w:date="2023-07-17T20:31:00Z">
        <w:r w:rsidR="0010186A" w:rsidRPr="00CD3AC5" w:rsidDel="00713E4E">
          <w:rPr>
            <w:rFonts w:ascii="Times New Roman" w:hAnsi="Times New Roman" w:cs="Times New Roman"/>
            <w:sz w:val="24"/>
            <w:szCs w:val="24"/>
          </w:rPr>
          <w:delText xml:space="preserve">However, </w:delText>
        </w:r>
        <w:r w:rsidR="00CB0B2B" w:rsidRPr="00CD3AC5" w:rsidDel="00713E4E">
          <w:rPr>
            <w:rFonts w:ascii="Times New Roman" w:hAnsi="Times New Roman" w:cs="Times New Roman"/>
            <w:sz w:val="24"/>
            <w:szCs w:val="24"/>
          </w:rPr>
          <w:delText xml:space="preserve">we do </w:delText>
        </w:r>
        <w:r w:rsidR="0010186A" w:rsidRPr="00CD3AC5" w:rsidDel="00713E4E">
          <w:rPr>
            <w:rFonts w:ascii="Times New Roman" w:hAnsi="Times New Roman" w:cs="Times New Roman"/>
            <w:sz w:val="24"/>
            <w:szCs w:val="24"/>
          </w:rPr>
          <w:delText>observe</w:delText>
        </w:r>
        <w:r w:rsidR="00CB0B2B" w:rsidRPr="00CD3AC5" w:rsidDel="00713E4E">
          <w:rPr>
            <w:rFonts w:ascii="Times New Roman" w:hAnsi="Times New Roman" w:cs="Times New Roman"/>
            <w:sz w:val="24"/>
            <w:szCs w:val="24"/>
          </w:rPr>
          <w:delText xml:space="preserve"> similar </w:delText>
        </w:r>
        <w:r w:rsidR="0010186A" w:rsidRPr="00CD3AC5" w:rsidDel="00713E4E">
          <w:rPr>
            <w:rFonts w:ascii="Times New Roman" w:hAnsi="Times New Roman" w:cs="Times New Roman"/>
            <w:sz w:val="24"/>
            <w:szCs w:val="24"/>
          </w:rPr>
          <w:delText>findings to theirs</w:delText>
        </w:r>
        <w:r w:rsidR="00CB0B2B" w:rsidRPr="00CD3AC5" w:rsidDel="00713E4E">
          <w:rPr>
            <w:rFonts w:ascii="Times New Roman" w:hAnsi="Times New Roman" w:cs="Times New Roman"/>
            <w:sz w:val="24"/>
            <w:szCs w:val="24"/>
          </w:rPr>
          <w:delText xml:space="preserve"> that </w:delText>
        </w:r>
        <w:r w:rsidR="0010186A" w:rsidRPr="00CD3AC5" w:rsidDel="00713E4E">
          <w:rPr>
            <w:rFonts w:ascii="Times New Roman" w:hAnsi="Times New Roman" w:cs="Times New Roman"/>
            <w:sz w:val="24"/>
            <w:szCs w:val="24"/>
          </w:rPr>
          <w:delText xml:space="preserve">metropolitan </w:delText>
        </w:r>
        <w:r w:rsidR="00CB0B2B" w:rsidRPr="00CD3AC5" w:rsidDel="00713E4E">
          <w:rPr>
            <w:rFonts w:ascii="Times New Roman" w:hAnsi="Times New Roman" w:cs="Times New Roman"/>
            <w:sz w:val="24"/>
            <w:szCs w:val="24"/>
          </w:rPr>
          <w:delText>areas</w:delText>
        </w:r>
        <w:r w:rsidR="0010186A" w:rsidRPr="00CD3AC5" w:rsidDel="00713E4E">
          <w:rPr>
            <w:rFonts w:ascii="Times New Roman" w:hAnsi="Times New Roman" w:cs="Times New Roman"/>
            <w:sz w:val="24"/>
            <w:szCs w:val="24"/>
          </w:rPr>
          <w:delText xml:space="preserve"> (as compared to rural areas) and the West region of the US</w:delText>
        </w:r>
        <w:r w:rsidR="00CB0B2B" w:rsidRPr="00CD3AC5" w:rsidDel="00713E4E">
          <w:rPr>
            <w:rFonts w:ascii="Times New Roman" w:hAnsi="Times New Roman" w:cs="Times New Roman"/>
            <w:sz w:val="24"/>
            <w:szCs w:val="24"/>
          </w:rPr>
          <w:delText xml:space="preserve"> </w:delText>
        </w:r>
        <w:r w:rsidR="0010186A" w:rsidRPr="00CD3AC5" w:rsidDel="00713E4E">
          <w:rPr>
            <w:rFonts w:ascii="Times New Roman" w:hAnsi="Times New Roman" w:cs="Times New Roman"/>
            <w:sz w:val="24"/>
            <w:szCs w:val="24"/>
          </w:rPr>
          <w:delText xml:space="preserve">are associated with </w:delText>
        </w:r>
        <w:r w:rsidR="00C234B8" w:rsidRPr="00CD3AC5" w:rsidDel="00713E4E">
          <w:rPr>
            <w:rFonts w:ascii="Times New Roman" w:hAnsi="Times New Roman" w:cs="Times New Roman"/>
            <w:sz w:val="24"/>
            <w:szCs w:val="24"/>
          </w:rPr>
          <w:delText>higher-than-expected</w:delText>
        </w:r>
        <w:r w:rsidR="0010186A" w:rsidRPr="00CD3AC5" w:rsidDel="00713E4E">
          <w:rPr>
            <w:rFonts w:ascii="Times New Roman" w:hAnsi="Times New Roman" w:cs="Times New Roman"/>
            <w:sz w:val="24"/>
            <w:szCs w:val="24"/>
          </w:rPr>
          <w:delText xml:space="preserve"> levels of SSI participation</w:delText>
        </w:r>
        <w:r w:rsidR="00C234B8" w:rsidRPr="00CD3AC5" w:rsidDel="00713E4E">
          <w:rPr>
            <w:rFonts w:ascii="Times New Roman" w:hAnsi="Times New Roman" w:cs="Times New Roman"/>
            <w:sz w:val="24"/>
            <w:szCs w:val="24"/>
          </w:rPr>
          <w:delText xml:space="preserve"> among all children</w:delText>
        </w:r>
        <w:r w:rsidR="0010186A" w:rsidRPr="00CD3AC5" w:rsidDel="00713E4E">
          <w:rPr>
            <w:rFonts w:ascii="Times New Roman" w:hAnsi="Times New Roman" w:cs="Times New Roman"/>
            <w:sz w:val="24"/>
            <w:szCs w:val="24"/>
          </w:rPr>
          <w:delText xml:space="preserve"> (Figures 1-2A)</w:delText>
        </w:r>
        <w:r w:rsidR="00DB5287" w:rsidRPr="00CD3AC5" w:rsidDel="00713E4E">
          <w:rPr>
            <w:rFonts w:ascii="Times New Roman" w:hAnsi="Times New Roman" w:cs="Times New Roman"/>
            <w:sz w:val="24"/>
            <w:szCs w:val="24"/>
          </w:rPr>
          <w:delText>.</w:delText>
        </w:r>
        <w:r w:rsidR="00DB5287" w:rsidRPr="00CD3AC5" w:rsidDel="00713E4E">
          <w:rPr>
            <w:rFonts w:ascii="Times New Roman" w:hAnsi="Times New Roman" w:cs="Times New Roman"/>
            <w:sz w:val="24"/>
            <w:szCs w:val="24"/>
          </w:rPr>
          <w:fldChar w:fldCharType="begin"/>
        </w:r>
        <w:r w:rsidR="00616174" w:rsidRPr="00CD3AC5" w:rsidDel="00713E4E">
          <w:rPr>
            <w:rFonts w:ascii="Times New Roman" w:hAnsi="Times New Roman" w:cs="Times New Roman"/>
            <w:sz w:val="24"/>
            <w:szCs w:val="24"/>
          </w:rPr>
          <w:delInstrText xml:space="preserve"> ADDIN ZOTERO_ITEM CSL_CITATION {"citationID":"UCyTWK8J","properties":{"formattedCitation":"\\super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delInstrText>
        </w:r>
        <w:r w:rsidR="00DB5287" w:rsidRPr="00CD3AC5" w:rsidDel="00713E4E">
          <w:rPr>
            <w:rFonts w:ascii="Times New Roman" w:hAnsi="Times New Roman" w:cs="Times New Roman"/>
            <w:sz w:val="24"/>
            <w:szCs w:val="24"/>
          </w:rPr>
          <w:fldChar w:fldCharType="separate"/>
        </w:r>
        <w:r w:rsidR="00616174" w:rsidRPr="00CD3AC5" w:rsidDel="00713E4E">
          <w:rPr>
            <w:rFonts w:ascii="Times New Roman" w:hAnsi="Times New Roman" w:cs="Times New Roman"/>
            <w:sz w:val="24"/>
            <w:szCs w:val="28"/>
            <w:vertAlign w:val="superscript"/>
          </w:rPr>
          <w:delText>30</w:delText>
        </w:r>
        <w:r w:rsidR="00DB5287" w:rsidRPr="00CD3AC5" w:rsidDel="00713E4E">
          <w:rPr>
            <w:rFonts w:ascii="Times New Roman" w:hAnsi="Times New Roman" w:cs="Times New Roman"/>
            <w:sz w:val="24"/>
            <w:szCs w:val="24"/>
          </w:rPr>
          <w:fldChar w:fldCharType="end"/>
        </w:r>
        <w:r w:rsidR="00CB0B2B" w:rsidRPr="00CD3AC5" w:rsidDel="00713E4E">
          <w:rPr>
            <w:rFonts w:ascii="Times New Roman" w:hAnsi="Times New Roman" w:cs="Times New Roman"/>
            <w:sz w:val="24"/>
            <w:szCs w:val="24"/>
          </w:rPr>
          <w:delText xml:space="preserve"> </w:delText>
        </w:r>
      </w:del>
      <w:bookmarkEnd w:id="99"/>
      <w:r w:rsidR="004514C3" w:rsidRPr="00CD3AC5">
        <w:rPr>
          <w:rFonts w:ascii="Times New Roman" w:hAnsi="Times New Roman" w:cs="Times New Roman"/>
          <w:sz w:val="24"/>
          <w:szCs w:val="24"/>
        </w:rPr>
        <w:t>In a comprehensive report on mental disorders and disabilities in low</w:t>
      </w:r>
      <w:r w:rsidR="001A0AA7" w:rsidRPr="00CD3AC5">
        <w:rPr>
          <w:rFonts w:ascii="Times New Roman" w:hAnsi="Times New Roman" w:cs="Times New Roman"/>
          <w:sz w:val="24"/>
          <w:szCs w:val="24"/>
        </w:rPr>
        <w:t>-</w:t>
      </w:r>
      <w:r w:rsidR="004514C3" w:rsidRPr="00CD3AC5">
        <w:rPr>
          <w:rFonts w:ascii="Times New Roman" w:hAnsi="Times New Roman" w:cs="Times New Roman"/>
          <w:sz w:val="24"/>
          <w:szCs w:val="24"/>
        </w:rPr>
        <w:t>income children,</w:t>
      </w:r>
      <w:r w:rsidRPr="00CD3AC5">
        <w:rPr>
          <w:rFonts w:ascii="Times New Roman" w:hAnsi="Times New Roman" w:cs="Times New Roman"/>
          <w:sz w:val="24"/>
          <w:szCs w:val="24"/>
        </w:rPr>
        <w:t xml:space="preserve"> data between 2004 and 2013</w:t>
      </w:r>
      <w:r w:rsidR="004B03DD"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 xml:space="preserve">was used to </w:t>
      </w:r>
      <w:r w:rsidR="004B03DD" w:rsidRPr="00CD3AC5">
        <w:rPr>
          <w:rFonts w:ascii="Times New Roman" w:hAnsi="Times New Roman" w:cs="Times New Roman"/>
          <w:sz w:val="24"/>
          <w:szCs w:val="24"/>
        </w:rPr>
        <w:t>estimate that participation rates among financially eligible children with mental disorders range</w:t>
      </w:r>
      <w:r w:rsidR="00491626" w:rsidRPr="00CD3AC5">
        <w:rPr>
          <w:rFonts w:ascii="Times New Roman" w:hAnsi="Times New Roman" w:cs="Times New Roman"/>
          <w:sz w:val="24"/>
          <w:szCs w:val="24"/>
        </w:rPr>
        <w:t>d</w:t>
      </w:r>
      <w:r w:rsidR="004B03DD" w:rsidRPr="00CD3AC5">
        <w:rPr>
          <w:rFonts w:ascii="Times New Roman" w:hAnsi="Times New Roman" w:cs="Times New Roman"/>
          <w:sz w:val="24"/>
          <w:szCs w:val="24"/>
        </w:rPr>
        <w:t xml:space="preserve"> drasticall</w:t>
      </w:r>
      <w:r w:rsidRPr="00CD3AC5">
        <w:rPr>
          <w:rFonts w:ascii="Times New Roman" w:hAnsi="Times New Roman" w:cs="Times New Roman"/>
          <w:sz w:val="24"/>
          <w:szCs w:val="24"/>
        </w:rPr>
        <w:t>y</w:t>
      </w:r>
      <w:r w:rsidR="004B03DD" w:rsidRPr="00CD3AC5">
        <w:rPr>
          <w:rFonts w:ascii="Times New Roman" w:hAnsi="Times New Roman" w:cs="Times New Roman"/>
          <w:sz w:val="24"/>
          <w:szCs w:val="24"/>
        </w:rPr>
        <w:t>, from 3% in those with mood disorders to 56% in those with intellectual disabilities</w:t>
      </w:r>
      <w:r w:rsidR="004514C3" w:rsidRPr="00CD3AC5">
        <w:rPr>
          <w:rFonts w:ascii="Times New Roman" w:hAnsi="Times New Roman" w:cs="Times New Roman"/>
          <w:sz w:val="24"/>
          <w:szCs w:val="24"/>
        </w:rPr>
        <w:t>, using a similar methodology to ours</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{"citationID":"3txPR2NO","properties":{"formattedCitation":"\\super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10</w:t>
      </w:r>
      <w:r w:rsidR="008768F5" w:rsidRPr="00CD3AC5">
        <w:rPr>
          <w:rFonts w:ascii="Times New Roman" w:hAnsi="Times New Roman" w:cs="Times New Roman"/>
          <w:sz w:val="24"/>
          <w:szCs w:val="24"/>
        </w:rPr>
        <w:fldChar w:fldCharType="end"/>
      </w:r>
      <w:r w:rsidR="00527CAA" w:rsidRPr="00CD3AC5">
        <w:rPr>
          <w:rFonts w:ascii="Times New Roman" w:hAnsi="Times New Roman" w:cs="Times New Roman"/>
          <w:sz w:val="24"/>
          <w:szCs w:val="24"/>
        </w:rPr>
        <w:t xml:space="preserve"> Although this report looked at more granular subgroups than us, </w:t>
      </w:r>
      <w:r w:rsidR="00C9506D" w:rsidRPr="00CD3AC5">
        <w:rPr>
          <w:rFonts w:ascii="Times New Roman" w:hAnsi="Times New Roman" w:cs="Times New Roman"/>
          <w:sz w:val="24"/>
          <w:szCs w:val="24"/>
        </w:rPr>
        <w:t>we can validly compare our estimated rates to theirs since</w:t>
      </w:r>
      <w:r w:rsidR="00527CAA"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they considered financial and disability criteria in their metric, and we found that all of our state-level estimates fell within this 3% to 56% range.</w:t>
      </w:r>
    </w:p>
    <w:p w14:paraId="07018A7D" w14:textId="6B46E21B" w:rsidR="007A6400" w:rsidRPr="00CD3AC5" w:rsidRDefault="00D10CCF"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NASEM</w:t>
      </w:r>
      <w:r w:rsidR="001A0AA7" w:rsidRPr="00CD3AC5">
        <w:rPr>
          <w:rFonts w:ascii="Times New Roman" w:hAnsi="Times New Roman" w:cs="Times New Roman"/>
          <w:sz w:val="24"/>
          <w:szCs w:val="24"/>
        </w:rPr>
        <w:t xml:space="preserve"> claims that </w:t>
      </w:r>
      <w:r w:rsidR="00261534" w:rsidRPr="00CD3AC5">
        <w:rPr>
          <w:rFonts w:ascii="Times New Roman" w:hAnsi="Times New Roman" w:cs="Times New Roman"/>
          <w:sz w:val="24"/>
          <w:szCs w:val="24"/>
        </w:rPr>
        <w:t>raising</w:t>
      </w:r>
      <w:r w:rsidR="001A0AA7" w:rsidRPr="00CD3AC5">
        <w:rPr>
          <w:rFonts w:ascii="Times New Roman" w:hAnsi="Times New Roman" w:cs="Times New Roman"/>
          <w:sz w:val="24"/>
          <w:szCs w:val="24"/>
        </w:rPr>
        <w:t xml:space="preserve"> the </w:t>
      </w:r>
      <w:r w:rsidR="00261534" w:rsidRPr="00CD3AC5">
        <w:rPr>
          <w:rFonts w:ascii="Times New Roman" w:hAnsi="Times New Roman" w:cs="Times New Roman"/>
          <w:sz w:val="24"/>
          <w:szCs w:val="24"/>
        </w:rPr>
        <w:t xml:space="preserve">maximum child </w:t>
      </w:r>
      <w:r w:rsidR="001A0AA7" w:rsidRPr="00CD3AC5">
        <w:rPr>
          <w:rFonts w:ascii="Times New Roman" w:hAnsi="Times New Roman" w:cs="Times New Roman"/>
          <w:sz w:val="24"/>
          <w:szCs w:val="24"/>
        </w:rPr>
        <w:t>SSI payment amount</w:t>
      </w:r>
      <w:r w:rsidR="00261534" w:rsidRPr="00CD3AC5">
        <w:rPr>
          <w:rFonts w:ascii="Times New Roman" w:hAnsi="Times New Roman" w:cs="Times New Roman"/>
          <w:sz w:val="24"/>
          <w:szCs w:val="24"/>
        </w:rPr>
        <w:t xml:space="preserve"> by two-thirds</w:t>
      </w:r>
      <w:r w:rsidR="001A0AA7" w:rsidRPr="00CD3AC5">
        <w:rPr>
          <w:rFonts w:ascii="Times New Roman" w:hAnsi="Times New Roman" w:cs="Times New Roman"/>
          <w:sz w:val="24"/>
          <w:szCs w:val="24"/>
        </w:rPr>
        <w:t xml:space="preserve"> would only reduce child poverty by 0.2%</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{"citationID":"viQ5SL4H","properties":{"formattedCitation":"\\super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008768F5" w:rsidRPr="00CD3AC5">
        <w:rPr>
          <w:rFonts w:ascii="Times New Roman" w:hAnsi="Times New Roman" w:cs="Times New Roman"/>
          <w:sz w:val="24"/>
          <w:szCs w:val="24"/>
        </w:rPr>
        <w:t xml:space="preserve"> This finding relies on </w:t>
      </w:r>
      <w:r w:rsidR="001A0AA7" w:rsidRPr="00CD3AC5">
        <w:rPr>
          <w:rFonts w:ascii="Times New Roman" w:hAnsi="Times New Roman" w:cs="Times New Roman"/>
          <w:sz w:val="24"/>
          <w:szCs w:val="24"/>
        </w:rPr>
        <w:t xml:space="preserve">the </w:t>
      </w:r>
      <w:r w:rsidR="007A6400" w:rsidRPr="00CD3AC5">
        <w:rPr>
          <w:rFonts w:ascii="Times New Roman" w:hAnsi="Times New Roman" w:cs="Times New Roman"/>
          <w:sz w:val="24"/>
          <w:szCs w:val="24"/>
        </w:rPr>
        <w:t>assum</w:t>
      </w:r>
      <w:r w:rsidR="001A0AA7" w:rsidRPr="00CD3AC5">
        <w:rPr>
          <w:rFonts w:ascii="Times New Roman" w:hAnsi="Times New Roman" w:cs="Times New Roman"/>
          <w:sz w:val="24"/>
          <w:szCs w:val="24"/>
        </w:rPr>
        <w:t>ption</w:t>
      </w:r>
      <w:r w:rsidR="00261534" w:rsidRPr="00CD3AC5">
        <w:rPr>
          <w:rFonts w:ascii="Times New Roman" w:hAnsi="Times New Roman" w:cs="Times New Roman"/>
          <w:sz w:val="24"/>
          <w:szCs w:val="24"/>
        </w:rPr>
        <w:t xml:space="preserve"> that current </w:t>
      </w:r>
      <w:r w:rsidR="001A0AA7" w:rsidRPr="00CD3AC5">
        <w:rPr>
          <w:rFonts w:ascii="Times New Roman" w:hAnsi="Times New Roman" w:cs="Times New Roman"/>
          <w:sz w:val="24"/>
          <w:szCs w:val="24"/>
        </w:rPr>
        <w:t xml:space="preserve">child </w:t>
      </w:r>
      <w:r w:rsidR="007A6400" w:rsidRPr="00CD3AC5">
        <w:rPr>
          <w:rFonts w:ascii="Times New Roman" w:hAnsi="Times New Roman" w:cs="Times New Roman"/>
          <w:sz w:val="24"/>
          <w:szCs w:val="24"/>
        </w:rPr>
        <w:t xml:space="preserve">SSI child participation </w:t>
      </w:r>
      <w:r w:rsidR="001A0AA7" w:rsidRPr="00CD3AC5">
        <w:rPr>
          <w:rFonts w:ascii="Times New Roman" w:hAnsi="Times New Roman" w:cs="Times New Roman"/>
          <w:sz w:val="24"/>
          <w:szCs w:val="24"/>
        </w:rPr>
        <w:t xml:space="preserve">rate </w:t>
      </w:r>
      <w:r w:rsidR="00261534" w:rsidRPr="00CD3AC5">
        <w:rPr>
          <w:rFonts w:ascii="Times New Roman" w:hAnsi="Times New Roman" w:cs="Times New Roman"/>
          <w:sz w:val="24"/>
          <w:szCs w:val="24"/>
        </w:rPr>
        <w:t>is</w:t>
      </w:r>
      <w:r w:rsidR="001A0AA7" w:rsidRPr="00CD3AC5">
        <w:rPr>
          <w:rFonts w:ascii="Times New Roman" w:hAnsi="Times New Roman" w:cs="Times New Roman"/>
          <w:sz w:val="24"/>
          <w:szCs w:val="24"/>
        </w:rPr>
        <w:t xml:space="preserve"> 66%</w:t>
      </w:r>
      <w:r w:rsidR="008768F5" w:rsidRPr="00CD3AC5">
        <w:rPr>
          <w:rFonts w:ascii="Times New Roman" w:hAnsi="Times New Roman" w:cs="Times New Roman"/>
          <w:sz w:val="24"/>
          <w:szCs w:val="24"/>
        </w:rPr>
        <w:t>, a number</w:t>
      </w:r>
      <w:r w:rsidR="001A0AA7" w:rsidRPr="00CD3AC5">
        <w:rPr>
          <w:rFonts w:ascii="Times New Roman" w:hAnsi="Times New Roman" w:cs="Times New Roman"/>
          <w:sz w:val="24"/>
          <w:szCs w:val="24"/>
        </w:rPr>
        <w:t xml:space="preserve"> based on only ACS data (similar </w:t>
      </w:r>
      <w:r w:rsidR="008768F5" w:rsidRPr="00CD3AC5">
        <w:rPr>
          <w:rFonts w:ascii="Times New Roman" w:hAnsi="Times New Roman" w:cs="Times New Roman"/>
          <w:sz w:val="24"/>
          <w:szCs w:val="24"/>
        </w:rPr>
        <w:t xml:space="preserve">to </w:t>
      </w:r>
      <w:r w:rsidR="001A0AA7" w:rsidRPr="00CD3AC5">
        <w:rPr>
          <w:rFonts w:ascii="Times New Roman" w:hAnsi="Times New Roman" w:cs="Times New Roman"/>
          <w:sz w:val="24"/>
          <w:szCs w:val="24"/>
        </w:rPr>
        <w:t>our US estimate of 71.8 % [Table 1]) without contemplating whether the ACS child disability question</w:t>
      </w:r>
      <w:r w:rsidR="008768F5" w:rsidRPr="00CD3AC5">
        <w:rPr>
          <w:rFonts w:ascii="Times New Roman" w:hAnsi="Times New Roman" w:cs="Times New Roman"/>
          <w:sz w:val="24"/>
          <w:szCs w:val="24"/>
        </w:rPr>
        <w:t>s</w:t>
      </w:r>
      <w:r w:rsidR="001A0AA7" w:rsidRPr="00CD3AC5">
        <w:rPr>
          <w:rFonts w:ascii="Times New Roman" w:hAnsi="Times New Roman" w:cs="Times New Roman"/>
          <w:sz w:val="24"/>
          <w:szCs w:val="24"/>
        </w:rPr>
        <w:t xml:space="preserve"> truly align</w:t>
      </w:r>
      <w:r w:rsidR="008768F5" w:rsidRPr="00CD3AC5">
        <w:rPr>
          <w:rFonts w:ascii="Times New Roman" w:hAnsi="Times New Roman" w:cs="Times New Roman"/>
          <w:sz w:val="24"/>
          <w:szCs w:val="24"/>
        </w:rPr>
        <w:t xml:space="preserve"> </w:t>
      </w:r>
      <w:r w:rsidR="001A0AA7" w:rsidRPr="00CD3AC5">
        <w:rPr>
          <w:rFonts w:ascii="Times New Roman" w:hAnsi="Times New Roman" w:cs="Times New Roman"/>
          <w:sz w:val="24"/>
          <w:szCs w:val="24"/>
        </w:rPr>
        <w:t xml:space="preserve">with the SSI disability criteria. </w:t>
      </w:r>
      <w:r w:rsidR="00261534" w:rsidRPr="00CD3AC5">
        <w:rPr>
          <w:rFonts w:ascii="Times New Roman" w:hAnsi="Times New Roman" w:cs="Times New Roman"/>
          <w:sz w:val="24"/>
          <w:szCs w:val="24"/>
        </w:rPr>
        <w:t xml:space="preserve">They further assume that the </w:t>
      </w:r>
      <w:r w:rsidR="00B92EBD" w:rsidRPr="00CD3AC5">
        <w:rPr>
          <w:rFonts w:ascii="Times New Roman" w:hAnsi="Times New Roman" w:cs="Times New Roman"/>
          <w:sz w:val="24"/>
          <w:szCs w:val="24"/>
        </w:rPr>
        <w:t>policy</w:t>
      </w:r>
      <w:r w:rsidR="00261534" w:rsidRPr="00CD3AC5">
        <w:rPr>
          <w:rFonts w:ascii="Times New Roman" w:hAnsi="Times New Roman" w:cs="Times New Roman"/>
          <w:sz w:val="24"/>
          <w:szCs w:val="24"/>
        </w:rPr>
        <w:t xml:space="preserve"> would increase uptake among program-eligible up to 10%</w:t>
      </w:r>
      <w:r w:rsidR="00B67C06" w:rsidRPr="00CD3AC5">
        <w:rPr>
          <w:rFonts w:ascii="Times New Roman" w:hAnsi="Times New Roman" w:cs="Times New Roman"/>
          <w:sz w:val="24"/>
          <w:szCs w:val="24"/>
        </w:rPr>
        <w:t xml:space="preserve"> in their simulation modeling</w:t>
      </w:r>
      <w:r w:rsidR="00261534"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Because our base estimate of child SSI participation rate is much lower than theirs, we believe that a higher assumed increase in uptake may be appropriate with the proposed policy of raising maximum payment amounts</w:t>
      </w:r>
      <w:r w:rsidR="00E74A26"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This would indicate that their estimate o</w:t>
      </w:r>
      <w:r w:rsidR="00C9506D" w:rsidRPr="00CD3AC5">
        <w:rPr>
          <w:rFonts w:ascii="Times New Roman" w:hAnsi="Times New Roman" w:cs="Times New Roman"/>
          <w:sz w:val="24"/>
          <w:szCs w:val="24"/>
        </w:rPr>
        <w:t>f</w:t>
      </w:r>
      <w:r w:rsidR="00B67C06" w:rsidRPr="00CD3AC5">
        <w:rPr>
          <w:rFonts w:ascii="Times New Roman" w:hAnsi="Times New Roman" w:cs="Times New Roman"/>
          <w:sz w:val="24"/>
          <w:szCs w:val="24"/>
        </w:rPr>
        <w:t xml:space="preserve"> the overall impact on child poverty may be understated. Either way,</w:t>
      </w:r>
      <w:r w:rsidR="00E74A26" w:rsidRPr="00CD3AC5">
        <w:rPr>
          <w:rFonts w:ascii="Times New Roman" w:hAnsi="Times New Roman" w:cs="Times New Roman"/>
          <w:sz w:val="24"/>
          <w:szCs w:val="24"/>
        </w:rPr>
        <w:t xml:space="preserve"> we estimate that raising the child SSI participation rates of states below the US average up to the US average would affect the lives of 121,744 children (Supplementary Table </w:t>
      </w:r>
      <w:r w:rsidR="00BE7275" w:rsidRPr="00CD3AC5">
        <w:rPr>
          <w:rFonts w:ascii="Times New Roman" w:hAnsi="Times New Roman" w:cs="Times New Roman"/>
          <w:sz w:val="24"/>
          <w:szCs w:val="24"/>
        </w:rPr>
        <w:t>S2</w:t>
      </w:r>
      <w:r w:rsidR="00E74A26"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 xml:space="preserve">which is approximately 10% of </w:t>
      </w:r>
      <w:r w:rsidR="00C9506D" w:rsidRPr="00CD3AC5">
        <w:rPr>
          <w:rFonts w:ascii="Times New Roman" w:hAnsi="Times New Roman" w:cs="Times New Roman"/>
          <w:sz w:val="24"/>
          <w:szCs w:val="24"/>
        </w:rPr>
        <w:t xml:space="preserve">the number of </w:t>
      </w:r>
      <w:r w:rsidR="00A53C4A" w:rsidRPr="00CD3AC5">
        <w:rPr>
          <w:rFonts w:ascii="Times New Roman" w:hAnsi="Times New Roman" w:cs="Times New Roman"/>
          <w:sz w:val="24"/>
          <w:szCs w:val="24"/>
        </w:rPr>
        <w:t xml:space="preserve">children that currently receive SSI payments, </w:t>
      </w:r>
      <w:r w:rsidR="00E74A26" w:rsidRPr="00CD3AC5">
        <w:rPr>
          <w:rFonts w:ascii="Times New Roman" w:hAnsi="Times New Roman" w:cs="Times New Roman"/>
          <w:sz w:val="24"/>
          <w:szCs w:val="24"/>
        </w:rPr>
        <w:t>with highest impact in the states of Arizona, California, and Indiana.</w:t>
      </w:r>
      <w:r w:rsidR="00990C05" w:rsidRPr="00CD3AC5">
        <w:rPr>
          <w:rFonts w:ascii="Times New Roman" w:hAnsi="Times New Roman" w:cs="Times New Roman"/>
          <w:sz w:val="24"/>
          <w:szCs w:val="24"/>
        </w:rPr>
        <w:t xml:space="preserve"> </w:t>
      </w:r>
      <w:r w:rsidR="00990C05" w:rsidRPr="00CD3AC5">
        <w:rPr>
          <w:rFonts w:ascii="Times New Roman" w:hAnsi="Times New Roman" w:cs="Times New Roman"/>
          <w:color w:val="FF0000"/>
          <w:sz w:val="24"/>
          <w:szCs w:val="24"/>
        </w:rPr>
        <w:t>(This paragraph needs some work</w:t>
      </w:r>
      <w:r w:rsidR="00A06588" w:rsidRPr="00CD3AC5">
        <w:rPr>
          <w:rFonts w:ascii="Times New Roman" w:hAnsi="Times New Roman" w:cs="Times New Roman"/>
          <w:color w:val="FF0000"/>
          <w:sz w:val="24"/>
          <w:szCs w:val="24"/>
        </w:rPr>
        <w:t xml:space="preserve"> and may be too bold.</w:t>
      </w:r>
      <w:r w:rsidR="00990C05" w:rsidRPr="00CD3AC5">
        <w:rPr>
          <w:rFonts w:ascii="Times New Roman" w:hAnsi="Times New Roman" w:cs="Times New Roman"/>
          <w:color w:val="FF0000"/>
          <w:sz w:val="24"/>
          <w:szCs w:val="24"/>
        </w:rPr>
        <w:t>)</w:t>
      </w:r>
    </w:p>
    <w:p w14:paraId="41CBFB9A" w14:textId="25109079" w:rsidR="00677A53" w:rsidRPr="00CD3AC5" w:rsidDel="00713E4E" w:rsidRDefault="00990C05" w:rsidP="00315151">
      <w:pPr>
        <w:spacing w:after="0" w:line="360" w:lineRule="auto"/>
        <w:ind w:firstLine="720"/>
        <w:rPr>
          <w:del w:id="101" w:author="Andrew Elhabr" w:date="2023-07-17T20:32:00Z"/>
          <w:rFonts w:ascii="Times New Roman" w:hAnsi="Times New Roman" w:cs="Times New Roman"/>
          <w:sz w:val="24"/>
          <w:szCs w:val="24"/>
        </w:rPr>
      </w:pPr>
      <w:bookmarkStart w:id="102" w:name="_Hlk140518347"/>
      <w:del w:id="103" w:author="Andrew Elhabr" w:date="2023-07-17T20:32:00Z">
        <w:r w:rsidRPr="00CD3AC5" w:rsidDel="00713E4E">
          <w:rPr>
            <w:rFonts w:ascii="Times New Roman" w:hAnsi="Times New Roman" w:cs="Times New Roman"/>
            <w:sz w:val="24"/>
            <w:szCs w:val="24"/>
          </w:rPr>
          <w:delText>Our findings that</w:delText>
        </w:r>
        <w:r w:rsidR="001F3ADC" w:rsidRPr="00CD3AC5" w:rsidDel="00713E4E">
          <w:rPr>
            <w:rFonts w:ascii="Times New Roman" w:hAnsi="Times New Roman" w:cs="Times New Roman"/>
            <w:sz w:val="24"/>
            <w:szCs w:val="24"/>
          </w:rPr>
          <w:delText xml:space="preserve"> significant state-level correlation </w:delText>
        </w:r>
        <w:r w:rsidRPr="00CD3AC5" w:rsidDel="00713E4E">
          <w:rPr>
            <w:rFonts w:ascii="Times New Roman" w:hAnsi="Times New Roman" w:cs="Times New Roman"/>
            <w:sz w:val="24"/>
            <w:szCs w:val="24"/>
          </w:rPr>
          <w:delText xml:space="preserve">exist </w:delText>
        </w:r>
        <w:r w:rsidR="001F3ADC" w:rsidRPr="00CD3AC5" w:rsidDel="00713E4E">
          <w:rPr>
            <w:rFonts w:ascii="Times New Roman" w:hAnsi="Times New Roman" w:cs="Times New Roman"/>
            <w:sz w:val="24"/>
            <w:szCs w:val="24"/>
          </w:rPr>
          <w:delText xml:space="preserve">between the estimated child SSI participation rates and </w:delText>
        </w:r>
        <w:r w:rsidRPr="00CD3AC5" w:rsidDel="00713E4E">
          <w:rPr>
            <w:rFonts w:ascii="Times New Roman" w:hAnsi="Times New Roman" w:cs="Times New Roman"/>
            <w:sz w:val="24"/>
            <w:szCs w:val="24"/>
          </w:rPr>
          <w:delText>urbanized areas</w:delText>
        </w:r>
        <w:r w:rsidR="00B87CA7" w:rsidRPr="00CD3AC5" w:rsidDel="00713E4E">
          <w:rPr>
            <w:rFonts w:ascii="Times New Roman" w:hAnsi="Times New Roman" w:cs="Times New Roman"/>
            <w:sz w:val="24"/>
            <w:szCs w:val="24"/>
          </w:rPr>
          <w:delText xml:space="preserve">, </w:delText>
        </w:r>
        <w:r w:rsidRPr="00CD3AC5" w:rsidDel="00713E4E">
          <w:rPr>
            <w:rFonts w:ascii="Times New Roman" w:hAnsi="Times New Roman" w:cs="Times New Roman"/>
            <w:sz w:val="24"/>
            <w:szCs w:val="24"/>
          </w:rPr>
          <w:delText xml:space="preserve">the </w:delText>
        </w:r>
        <w:r w:rsidR="00E74A26" w:rsidRPr="00CD3AC5" w:rsidDel="00713E4E">
          <w:rPr>
            <w:rFonts w:ascii="Times New Roman" w:hAnsi="Times New Roman" w:cs="Times New Roman"/>
            <w:sz w:val="24"/>
            <w:szCs w:val="24"/>
          </w:rPr>
          <w:delText xml:space="preserve">insurance status </w:delText>
        </w:r>
        <w:r w:rsidRPr="00CD3AC5" w:rsidDel="00713E4E">
          <w:rPr>
            <w:rFonts w:ascii="Times New Roman" w:hAnsi="Times New Roman" w:cs="Times New Roman"/>
            <w:sz w:val="24"/>
            <w:szCs w:val="24"/>
          </w:rPr>
          <w:delText>of financially eligible children</w:delText>
        </w:r>
        <w:r w:rsidR="00B87CA7" w:rsidRPr="00CD3AC5" w:rsidDel="00713E4E">
          <w:rPr>
            <w:rFonts w:ascii="Times New Roman" w:hAnsi="Times New Roman" w:cs="Times New Roman"/>
            <w:sz w:val="24"/>
            <w:szCs w:val="24"/>
          </w:rPr>
          <w:delText xml:space="preserve">, and </w:delText>
        </w:r>
        <w:r w:rsidR="006310F8" w:rsidRPr="00CD3AC5" w:rsidDel="00713E4E">
          <w:rPr>
            <w:rFonts w:ascii="Times New Roman" w:hAnsi="Times New Roman" w:cs="Times New Roman"/>
            <w:sz w:val="24"/>
            <w:szCs w:val="24"/>
          </w:rPr>
          <w:delText>whether Medicaid awards were directly tied to SSI awards</w:delText>
        </w:r>
        <w:r w:rsidRPr="00CD3AC5" w:rsidDel="00713E4E">
          <w:rPr>
            <w:rFonts w:ascii="Times New Roman" w:hAnsi="Times New Roman" w:cs="Times New Roman"/>
            <w:sz w:val="24"/>
            <w:szCs w:val="24"/>
          </w:rPr>
          <w:delText xml:space="preserve"> provide high-level guidance for program administrators as to where to potentially target outreach efforts </w:delText>
        </w:r>
        <w:r w:rsidR="00E74A26" w:rsidRPr="00CD3AC5" w:rsidDel="00713E4E">
          <w:rPr>
            <w:rFonts w:ascii="Times New Roman" w:hAnsi="Times New Roman" w:cs="Times New Roman"/>
            <w:sz w:val="24"/>
            <w:szCs w:val="24"/>
          </w:rPr>
          <w:delText>(Figure 2, Table 2</w:delText>
        </w:r>
        <w:r w:rsidR="006310F8" w:rsidRPr="00CD3AC5" w:rsidDel="00713E4E">
          <w:rPr>
            <w:rFonts w:ascii="Times New Roman" w:hAnsi="Times New Roman" w:cs="Times New Roman"/>
            <w:sz w:val="24"/>
            <w:szCs w:val="24"/>
          </w:rPr>
          <w:delText>, Supplementary Figure S2</w:delText>
        </w:r>
        <w:r w:rsidR="00E74A26" w:rsidRPr="00CD3AC5" w:rsidDel="00713E4E">
          <w:rPr>
            <w:rFonts w:ascii="Times New Roman" w:hAnsi="Times New Roman" w:cs="Times New Roman"/>
            <w:sz w:val="24"/>
            <w:szCs w:val="24"/>
          </w:rPr>
          <w:delText>).</w:delText>
        </w:r>
        <w:r w:rsidR="001F3ADC" w:rsidRPr="00CD3AC5" w:rsidDel="00713E4E">
          <w:rPr>
            <w:rFonts w:ascii="Times New Roman" w:hAnsi="Times New Roman" w:cs="Times New Roman"/>
            <w:sz w:val="24"/>
            <w:szCs w:val="24"/>
          </w:rPr>
          <w:delText xml:space="preserve"> </w:delText>
        </w:r>
        <w:r w:rsidR="006C6724" w:rsidRPr="00CD3AC5" w:rsidDel="00713E4E">
          <w:rPr>
            <w:rFonts w:ascii="Times New Roman" w:hAnsi="Times New Roman" w:cs="Times New Roman"/>
            <w:sz w:val="24"/>
            <w:szCs w:val="24"/>
          </w:rPr>
          <w:delText xml:space="preserve">Areas </w:delText>
        </w:r>
        <w:r w:rsidRPr="00CD3AC5" w:rsidDel="00713E4E">
          <w:rPr>
            <w:rFonts w:ascii="Times New Roman" w:hAnsi="Times New Roman" w:cs="Times New Roman"/>
            <w:sz w:val="24"/>
            <w:szCs w:val="24"/>
          </w:rPr>
          <w:delText>that are less populated</w:delText>
        </w:r>
        <w:r w:rsidR="006310F8" w:rsidRPr="00CD3AC5" w:rsidDel="00713E4E">
          <w:rPr>
            <w:rFonts w:ascii="Times New Roman" w:hAnsi="Times New Roman" w:cs="Times New Roman"/>
            <w:sz w:val="24"/>
            <w:szCs w:val="24"/>
          </w:rPr>
          <w:delText xml:space="preserve">, </w:delText>
        </w:r>
        <w:r w:rsidRPr="00CD3AC5" w:rsidDel="00713E4E">
          <w:rPr>
            <w:rFonts w:ascii="Times New Roman" w:hAnsi="Times New Roman" w:cs="Times New Roman"/>
            <w:sz w:val="24"/>
            <w:szCs w:val="24"/>
          </w:rPr>
          <w:delText xml:space="preserve">less likely to </w:delText>
        </w:r>
        <w:r w:rsidR="006C6724" w:rsidRPr="00CD3AC5" w:rsidDel="00713E4E">
          <w:rPr>
            <w:rFonts w:ascii="Times New Roman" w:hAnsi="Times New Roman" w:cs="Times New Roman"/>
            <w:sz w:val="24"/>
            <w:szCs w:val="24"/>
          </w:rPr>
          <w:delText>have</w:delText>
        </w:r>
        <w:r w:rsidRPr="00CD3AC5" w:rsidDel="00713E4E">
          <w:rPr>
            <w:rFonts w:ascii="Times New Roman" w:hAnsi="Times New Roman" w:cs="Times New Roman"/>
            <w:sz w:val="24"/>
            <w:szCs w:val="24"/>
          </w:rPr>
          <w:delText xml:space="preserve"> children with health insurance</w:delText>
        </w:r>
        <w:r w:rsidR="006310F8" w:rsidRPr="00CD3AC5" w:rsidDel="00713E4E">
          <w:rPr>
            <w:rFonts w:ascii="Times New Roman" w:hAnsi="Times New Roman" w:cs="Times New Roman"/>
            <w:sz w:val="24"/>
            <w:szCs w:val="24"/>
          </w:rPr>
          <w:delText>, and require extra criteria for Medicaid to awarded beyond SSI payment receipt</w:delText>
        </w:r>
        <w:r w:rsidRPr="00CD3AC5" w:rsidDel="00713E4E">
          <w:rPr>
            <w:rFonts w:ascii="Times New Roman" w:hAnsi="Times New Roman" w:cs="Times New Roman"/>
            <w:sz w:val="24"/>
            <w:szCs w:val="24"/>
          </w:rPr>
          <w:delText xml:space="preserve"> </w:delText>
        </w:r>
        <w:r w:rsidR="006C6724" w:rsidRPr="00CD3AC5" w:rsidDel="00713E4E">
          <w:rPr>
            <w:rFonts w:ascii="Times New Roman" w:hAnsi="Times New Roman" w:cs="Times New Roman"/>
            <w:sz w:val="24"/>
            <w:szCs w:val="24"/>
          </w:rPr>
          <w:delText>are more likely to have a lower-than-average number of program-eligible families even applying for SSI.</w:delText>
        </w:r>
        <w:r w:rsidR="00E4353A" w:rsidRPr="00CD3AC5" w:rsidDel="00713E4E">
          <w:rPr>
            <w:rFonts w:ascii="Times New Roman" w:hAnsi="Times New Roman" w:cs="Times New Roman"/>
            <w:sz w:val="24"/>
            <w:szCs w:val="24"/>
          </w:rPr>
          <w:delText xml:space="preserve"> </w:delText>
        </w:r>
        <w:r w:rsidR="006310F8" w:rsidRPr="00CD3AC5" w:rsidDel="00713E4E">
          <w:rPr>
            <w:rFonts w:ascii="Times New Roman" w:hAnsi="Times New Roman" w:cs="Times New Roman"/>
            <w:sz w:val="24"/>
            <w:szCs w:val="24"/>
          </w:rPr>
          <w:delText>These</w:delText>
        </w:r>
        <w:r w:rsidR="00E4353A" w:rsidRPr="00CD3AC5" w:rsidDel="00713E4E">
          <w:rPr>
            <w:rFonts w:ascii="Times New Roman" w:hAnsi="Times New Roman" w:cs="Times New Roman"/>
            <w:sz w:val="24"/>
            <w:szCs w:val="24"/>
          </w:rPr>
          <w:delText xml:space="preserve"> observation</w:delText>
        </w:r>
        <w:r w:rsidR="006310F8" w:rsidRPr="00CD3AC5" w:rsidDel="00713E4E">
          <w:rPr>
            <w:rFonts w:ascii="Times New Roman" w:hAnsi="Times New Roman" w:cs="Times New Roman"/>
            <w:sz w:val="24"/>
            <w:szCs w:val="24"/>
          </w:rPr>
          <w:delText>s</w:delText>
        </w:r>
        <w:r w:rsidR="00E4353A" w:rsidRPr="00CD3AC5" w:rsidDel="00713E4E">
          <w:rPr>
            <w:rFonts w:ascii="Times New Roman" w:hAnsi="Times New Roman" w:cs="Times New Roman"/>
            <w:sz w:val="24"/>
            <w:szCs w:val="24"/>
          </w:rPr>
          <w:delText xml:space="preserve"> could be evidence of an aggregated word-of-mouth effect in which program awareness is highest in states with </w:delText>
        </w:r>
        <w:r w:rsidR="00E4353A" w:rsidRPr="00CD3AC5" w:rsidDel="00713E4E">
          <w:rPr>
            <w:rFonts w:ascii="Times New Roman" w:hAnsi="Times New Roman" w:cs="Times New Roman"/>
            <w:sz w:val="24"/>
            <w:szCs w:val="24"/>
          </w:rPr>
          <w:lastRenderedPageBreak/>
          <w:delText>more concentrated populations</w:delText>
        </w:r>
        <w:r w:rsidR="006310F8" w:rsidRPr="00CD3AC5" w:rsidDel="00713E4E">
          <w:rPr>
            <w:rFonts w:ascii="Times New Roman" w:hAnsi="Times New Roman" w:cs="Times New Roman"/>
            <w:sz w:val="24"/>
            <w:szCs w:val="24"/>
          </w:rPr>
          <w:delText xml:space="preserve"> and that the higher transaction cost of applying for Medicaid separately from SSI can be damaging for program participation</w:delText>
        </w:r>
        <w:r w:rsidR="00E4353A" w:rsidRPr="00CD3AC5" w:rsidDel="00713E4E">
          <w:rPr>
            <w:rFonts w:ascii="Times New Roman" w:hAnsi="Times New Roman" w:cs="Times New Roman"/>
            <w:sz w:val="24"/>
            <w:szCs w:val="24"/>
          </w:rPr>
          <w:delText>.</w:delText>
        </w:r>
        <w:r w:rsidR="006C6724" w:rsidRPr="00CD3AC5" w:rsidDel="00713E4E">
          <w:rPr>
            <w:rFonts w:ascii="Times New Roman" w:hAnsi="Times New Roman" w:cs="Times New Roman"/>
            <w:sz w:val="24"/>
            <w:szCs w:val="24"/>
          </w:rPr>
          <w:delText xml:space="preserve"> Although we did not find statistically significant associations between state-level policies like Medicaid</w:delText>
        </w:r>
        <w:r w:rsidR="00B87CA7" w:rsidRPr="00CD3AC5" w:rsidDel="00713E4E">
          <w:rPr>
            <w:rFonts w:ascii="Times New Roman" w:hAnsi="Times New Roman" w:cs="Times New Roman"/>
            <w:sz w:val="24"/>
            <w:szCs w:val="24"/>
          </w:rPr>
          <w:delText xml:space="preserve"> expansion </w:delText>
        </w:r>
        <w:r w:rsidR="006C6724" w:rsidRPr="00CD3AC5" w:rsidDel="00713E4E">
          <w:rPr>
            <w:rFonts w:ascii="Times New Roman" w:hAnsi="Times New Roman" w:cs="Times New Roman"/>
            <w:sz w:val="24"/>
            <w:szCs w:val="24"/>
          </w:rPr>
          <w:delText xml:space="preserve">and </w:delText>
        </w:r>
        <w:r w:rsidR="008768F5" w:rsidRPr="00CD3AC5" w:rsidDel="00713E4E">
          <w:rPr>
            <w:rFonts w:ascii="Times New Roman" w:hAnsi="Times New Roman" w:cs="Times New Roman"/>
            <w:sz w:val="24"/>
            <w:szCs w:val="24"/>
          </w:rPr>
          <w:delText xml:space="preserve">offering </w:delText>
        </w:r>
        <w:r w:rsidR="006C6724" w:rsidRPr="00CD3AC5" w:rsidDel="00713E4E">
          <w:rPr>
            <w:rFonts w:ascii="Times New Roman" w:hAnsi="Times New Roman" w:cs="Times New Roman"/>
            <w:sz w:val="24"/>
            <w:szCs w:val="24"/>
          </w:rPr>
          <w:delText xml:space="preserve">SSP for children, our </w:delText>
        </w:r>
        <w:r w:rsidR="00171B82" w:rsidRPr="00CD3AC5" w:rsidDel="00713E4E">
          <w:rPr>
            <w:rFonts w:ascii="Times New Roman" w:hAnsi="Times New Roman" w:cs="Times New Roman"/>
            <w:sz w:val="24"/>
            <w:szCs w:val="24"/>
          </w:rPr>
          <w:delText>bootstrap analysis</w:delText>
        </w:r>
        <w:r w:rsidR="006C6724" w:rsidRPr="00CD3AC5" w:rsidDel="00713E4E">
          <w:rPr>
            <w:rFonts w:ascii="Times New Roman" w:hAnsi="Times New Roman" w:cs="Times New Roman"/>
            <w:sz w:val="24"/>
            <w:szCs w:val="24"/>
          </w:rPr>
          <w:delText xml:space="preserve"> at least hint</w:delText>
        </w:r>
        <w:r w:rsidR="00171B82" w:rsidRPr="00CD3AC5" w:rsidDel="00713E4E">
          <w:rPr>
            <w:rFonts w:ascii="Times New Roman" w:hAnsi="Times New Roman" w:cs="Times New Roman"/>
            <w:sz w:val="24"/>
            <w:szCs w:val="24"/>
          </w:rPr>
          <w:delText>s</w:delText>
        </w:r>
        <w:r w:rsidR="006C6724" w:rsidRPr="00CD3AC5" w:rsidDel="00713E4E">
          <w:rPr>
            <w:rFonts w:ascii="Times New Roman" w:hAnsi="Times New Roman" w:cs="Times New Roman"/>
            <w:sz w:val="24"/>
            <w:szCs w:val="24"/>
          </w:rPr>
          <w:delText xml:space="preserve"> that Medicaid</w:delText>
        </w:r>
        <w:r w:rsidR="006310F8" w:rsidRPr="00CD3AC5" w:rsidDel="00713E4E">
          <w:rPr>
            <w:rFonts w:ascii="Times New Roman" w:hAnsi="Times New Roman" w:cs="Times New Roman"/>
            <w:sz w:val="24"/>
            <w:szCs w:val="24"/>
          </w:rPr>
          <w:delText xml:space="preserve"> expansion</w:delText>
        </w:r>
        <w:r w:rsidR="006C6724" w:rsidRPr="00CD3AC5" w:rsidDel="00713E4E">
          <w:rPr>
            <w:rFonts w:ascii="Times New Roman" w:hAnsi="Times New Roman" w:cs="Times New Roman"/>
            <w:sz w:val="24"/>
            <w:szCs w:val="24"/>
          </w:rPr>
          <w:delText xml:space="preserve"> may have impacted the number of SSI-el</w:delText>
        </w:r>
        <w:r w:rsidR="006C1FC4" w:rsidRPr="00CD3AC5" w:rsidDel="00713E4E">
          <w:rPr>
            <w:rFonts w:ascii="Times New Roman" w:hAnsi="Times New Roman" w:cs="Times New Roman"/>
            <w:sz w:val="24"/>
            <w:szCs w:val="24"/>
          </w:rPr>
          <w:delText>i</w:delText>
        </w:r>
        <w:r w:rsidR="006C6724" w:rsidRPr="00CD3AC5" w:rsidDel="00713E4E">
          <w:rPr>
            <w:rFonts w:ascii="Times New Roman" w:hAnsi="Times New Roman" w:cs="Times New Roman"/>
            <w:sz w:val="24"/>
            <w:szCs w:val="24"/>
          </w:rPr>
          <w:delText xml:space="preserve">gible families that </w:delText>
        </w:r>
        <w:r w:rsidR="006310F8" w:rsidRPr="00CD3AC5" w:rsidDel="00713E4E">
          <w:rPr>
            <w:rFonts w:ascii="Times New Roman" w:hAnsi="Times New Roman" w:cs="Times New Roman"/>
            <w:sz w:val="24"/>
            <w:szCs w:val="24"/>
          </w:rPr>
          <w:delText>participated</w:delText>
        </w:r>
        <w:r w:rsidR="006C6724" w:rsidRPr="00CD3AC5" w:rsidDel="00713E4E">
          <w:rPr>
            <w:rFonts w:ascii="Times New Roman" w:hAnsi="Times New Roman" w:cs="Times New Roman"/>
            <w:sz w:val="24"/>
            <w:szCs w:val="24"/>
          </w:rPr>
          <w:delText xml:space="preserve"> (Table </w:delText>
        </w:r>
        <w:r w:rsidR="006C1FC4" w:rsidRPr="00CD3AC5" w:rsidDel="00713E4E">
          <w:rPr>
            <w:rFonts w:ascii="Times New Roman" w:hAnsi="Times New Roman" w:cs="Times New Roman"/>
            <w:sz w:val="24"/>
            <w:szCs w:val="24"/>
          </w:rPr>
          <w:delText>2</w:delText>
        </w:r>
        <w:r w:rsidR="006C6724" w:rsidRPr="00CD3AC5" w:rsidDel="00713E4E">
          <w:rPr>
            <w:rFonts w:ascii="Times New Roman" w:hAnsi="Times New Roman" w:cs="Times New Roman"/>
            <w:sz w:val="24"/>
            <w:szCs w:val="24"/>
          </w:rPr>
          <w:delText xml:space="preserve">). </w:delText>
        </w:r>
      </w:del>
    </w:p>
    <w:bookmarkEnd w:id="102"/>
    <w:p w14:paraId="614286D2" w14:textId="229C84DB" w:rsidR="00FC08B2" w:rsidRPr="00CD3AC5" w:rsidRDefault="00B513B3"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output of our work can </w:t>
      </w:r>
      <w:proofErr w:type="gramStart"/>
      <w:r w:rsidRPr="00CD3AC5">
        <w:rPr>
          <w:rFonts w:ascii="Times New Roman" w:hAnsi="Times New Roman" w:cs="Times New Roman"/>
          <w:sz w:val="24"/>
          <w:szCs w:val="24"/>
        </w:rPr>
        <w:t xml:space="preserve">be </w:t>
      </w:r>
      <w:r w:rsidR="003E6579" w:rsidRPr="00CD3AC5">
        <w:rPr>
          <w:rFonts w:ascii="Times New Roman" w:hAnsi="Times New Roman" w:cs="Times New Roman"/>
          <w:sz w:val="24"/>
          <w:szCs w:val="24"/>
        </w:rPr>
        <w:t>also</w:t>
      </w:r>
      <w:proofErr w:type="gramEnd"/>
      <w:r w:rsidR="003E6579"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used as input for a variety of subsequent analyses on public policies. In specific, the base state-level estimates can be used as the </w:t>
      </w:r>
      <w:r w:rsidR="000459F8" w:rsidRPr="00CD3AC5">
        <w:rPr>
          <w:rFonts w:ascii="Times New Roman" w:hAnsi="Times New Roman" w:cs="Times New Roman"/>
          <w:sz w:val="24"/>
          <w:szCs w:val="24"/>
        </w:rPr>
        <w:t>outcome or treatment</w:t>
      </w:r>
      <w:r w:rsidRPr="00CD3AC5">
        <w:rPr>
          <w:rFonts w:ascii="Times New Roman" w:hAnsi="Times New Roman" w:cs="Times New Roman"/>
          <w:sz w:val="24"/>
          <w:szCs w:val="24"/>
        </w:rPr>
        <w:t xml:space="preserve"> variable</w:t>
      </w:r>
      <w:r w:rsidR="000459F8" w:rsidRPr="00CD3AC5">
        <w:rPr>
          <w:rFonts w:ascii="Times New Roman" w:hAnsi="Times New Roman" w:cs="Times New Roman"/>
          <w:sz w:val="24"/>
          <w:szCs w:val="24"/>
        </w:rPr>
        <w:t xml:space="preserve"> of interest in</w:t>
      </w:r>
      <w:r w:rsidRPr="00CD3AC5">
        <w:rPr>
          <w:rFonts w:ascii="Times New Roman" w:hAnsi="Times New Roman" w:cs="Times New Roman"/>
          <w:sz w:val="24"/>
          <w:szCs w:val="24"/>
        </w:rPr>
        <w:t xml:space="preserve"> a difference-in-difference econometric analysis</w:t>
      </w:r>
      <w:r w:rsidR="000459F8" w:rsidRPr="00CD3AC5">
        <w:rPr>
          <w:rFonts w:ascii="Times New Roman" w:hAnsi="Times New Roman" w:cs="Times New Roman"/>
          <w:sz w:val="24"/>
          <w:szCs w:val="24"/>
        </w:rPr>
        <w:t>, similar to what one study on the interaction between public health insurance expansion and SSI applications has done</w:t>
      </w:r>
      <w:r w:rsidRPr="00CD3AC5">
        <w:rPr>
          <w:rFonts w:ascii="Times New Roman" w:hAnsi="Times New Roman" w:cs="Times New Roman"/>
          <w:sz w:val="24"/>
          <w:szCs w:val="24"/>
        </w:rPr>
        <w:t>.</w:t>
      </w:r>
      <w:r w:rsidR="000459F8" w:rsidRPr="00CD3AC5">
        <w:rPr>
          <w:rFonts w:ascii="Times New Roman" w:hAnsi="Times New Roman" w:cs="Times New Roman"/>
          <w:sz w:val="24"/>
          <w:szCs w:val="24"/>
        </w:rPr>
        <w:fldChar w:fldCharType="begin"/>
      </w:r>
      <w:r w:rsidR="000459F8" w:rsidRPr="00CD3AC5">
        <w:rPr>
          <w:rFonts w:ascii="Times New Roman" w:hAnsi="Times New Roman" w:cs="Times New Roman"/>
          <w:sz w:val="24"/>
          <w:szCs w:val="24"/>
        </w:rPr>
        <w:instrText xml:space="preserve"> ADDIN ZOTERO_ITEM CSL_CITATION {"citationID":"EmuBaJM3","properties":{"formattedCitation":"\\super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instrText>
      </w:r>
      <w:r w:rsidR="000459F8" w:rsidRPr="00CD3AC5">
        <w:rPr>
          <w:rFonts w:ascii="Times New Roman" w:hAnsi="Times New Roman" w:cs="Times New Roman"/>
          <w:sz w:val="24"/>
          <w:szCs w:val="24"/>
        </w:rPr>
        <w:fldChar w:fldCharType="separate"/>
      </w:r>
      <w:r w:rsidR="000459F8" w:rsidRPr="00CD3AC5">
        <w:rPr>
          <w:rFonts w:ascii="Times New Roman" w:hAnsi="Times New Roman" w:cs="Times New Roman"/>
          <w:sz w:val="24"/>
          <w:szCs w:val="28"/>
          <w:vertAlign w:val="superscript"/>
        </w:rPr>
        <w:t>13</w:t>
      </w:r>
      <w:r w:rsidR="000459F8"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In addition, the output of our distributional analysis can be used as parameter input for cost-effectiveness analyses or policy-simulation analysis, similar to</w:t>
      </w:r>
      <w:r w:rsidR="008768F5" w:rsidRPr="00CD3AC5">
        <w:rPr>
          <w:rFonts w:ascii="Times New Roman" w:hAnsi="Times New Roman" w:cs="Times New Roman"/>
          <w:sz w:val="24"/>
          <w:szCs w:val="24"/>
        </w:rPr>
        <w:t xml:space="preserve"> the hypothetical policy</w:t>
      </w:r>
      <w:r w:rsidRPr="00CD3AC5">
        <w:rPr>
          <w:rFonts w:ascii="Times New Roman" w:hAnsi="Times New Roman" w:cs="Times New Roman"/>
          <w:sz w:val="24"/>
          <w:szCs w:val="24"/>
        </w:rPr>
        <w:t xml:space="preserve"> simulations </w:t>
      </w:r>
      <w:r w:rsidR="004577D8" w:rsidRPr="00CD3AC5">
        <w:rPr>
          <w:rFonts w:ascii="Times New Roman" w:hAnsi="Times New Roman" w:cs="Times New Roman"/>
          <w:sz w:val="24"/>
          <w:szCs w:val="24"/>
        </w:rPr>
        <w:t>performed by</w:t>
      </w:r>
      <w:r w:rsidRPr="00CD3AC5">
        <w:rPr>
          <w:rFonts w:ascii="Times New Roman" w:hAnsi="Times New Roman" w:cs="Times New Roman"/>
          <w:sz w:val="24"/>
          <w:szCs w:val="24"/>
        </w:rPr>
        <w:t xml:space="preserve"> NASEM.</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{"citationID":"fQPUWJyx","properties":{"formattedCitation":"\\super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p>
    <w:p w14:paraId="471518C3" w14:textId="0F63CB95" w:rsidR="00A06588" w:rsidRPr="00CD3AC5" w:rsidRDefault="00A06588" w:rsidP="00315151">
      <w:pPr>
        <w:spacing w:after="0" w:line="360" w:lineRule="auto"/>
        <w:ind w:firstLine="720"/>
        <w:rPr>
          <w:rFonts w:ascii="Times New Roman" w:hAnsi="Times New Roman" w:cs="Times New Roman"/>
          <w:sz w:val="24"/>
          <w:szCs w:val="24"/>
        </w:rPr>
      </w:pPr>
    </w:p>
    <w:p w14:paraId="3324302F" w14:textId="77777777" w:rsidR="00A06588" w:rsidRPr="00CD3AC5" w:rsidRDefault="00A06588" w:rsidP="00315151">
      <w:pPr>
        <w:spacing w:after="0" w:line="360" w:lineRule="auto"/>
        <w:rPr>
          <w:rFonts w:ascii="Times New Roman" w:hAnsi="Times New Roman" w:cs="Times New Roman"/>
          <w:i/>
          <w:iCs/>
          <w:sz w:val="24"/>
          <w:szCs w:val="24"/>
        </w:rPr>
      </w:pPr>
      <w:bookmarkStart w:id="104" w:name="_Hlk140518460"/>
      <w:r w:rsidRPr="00CD3AC5">
        <w:rPr>
          <w:rFonts w:ascii="Times New Roman" w:hAnsi="Times New Roman" w:cs="Times New Roman"/>
          <w:i/>
          <w:iCs/>
          <w:sz w:val="24"/>
          <w:szCs w:val="24"/>
        </w:rPr>
        <w:t>Limitations</w:t>
      </w:r>
    </w:p>
    <w:bookmarkEnd w:id="104"/>
    <w:p w14:paraId="5155C157" w14:textId="2186198D" w:rsidR="00CC3A21" w:rsidRPr="00CD3AC5" w:rsidRDefault="00A06588"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There are several limitations </w:t>
      </w:r>
      <w:proofErr w:type="gramStart"/>
      <w:r w:rsidRPr="00CD3AC5">
        <w:rPr>
          <w:rFonts w:ascii="Times New Roman" w:hAnsi="Times New Roman" w:cs="Times New Roman"/>
          <w:sz w:val="24"/>
          <w:szCs w:val="24"/>
        </w:rPr>
        <w:t>with</w:t>
      </w:r>
      <w:proofErr w:type="gramEnd"/>
      <w:r w:rsidRPr="00CD3AC5">
        <w:rPr>
          <w:rFonts w:ascii="Times New Roman" w:hAnsi="Times New Roman" w:cs="Times New Roman"/>
          <w:sz w:val="24"/>
          <w:szCs w:val="24"/>
        </w:rPr>
        <w:t xml:space="preserve"> our study. </w:t>
      </w:r>
      <w:r w:rsidR="00D1481C" w:rsidRPr="00CD3AC5">
        <w:rPr>
          <w:rFonts w:ascii="Times New Roman" w:hAnsi="Times New Roman" w:cs="Times New Roman"/>
          <w:sz w:val="24"/>
          <w:szCs w:val="24"/>
        </w:rPr>
        <w:t xml:space="preserve">First, because the data is </w:t>
      </w:r>
      <w:r w:rsidR="006C1FC4" w:rsidRPr="00CD3AC5">
        <w:rPr>
          <w:rFonts w:ascii="Times New Roman" w:hAnsi="Times New Roman" w:cs="Times New Roman"/>
          <w:sz w:val="24"/>
          <w:szCs w:val="24"/>
        </w:rPr>
        <w:t>not linked to person-level SSA data</w:t>
      </w:r>
      <w:r w:rsidR="00D1481C" w:rsidRPr="00CD3AC5">
        <w:rPr>
          <w:rFonts w:ascii="Times New Roman" w:hAnsi="Times New Roman" w:cs="Times New Roman"/>
          <w:sz w:val="24"/>
          <w:szCs w:val="24"/>
        </w:rPr>
        <w:t xml:space="preserve">, </w:t>
      </w:r>
      <w:r w:rsidR="00E90949" w:rsidRPr="00CD3AC5">
        <w:rPr>
          <w:rFonts w:ascii="Times New Roman" w:hAnsi="Times New Roman" w:cs="Times New Roman"/>
          <w:sz w:val="24"/>
          <w:szCs w:val="24"/>
        </w:rPr>
        <w:t>we are only able to carry out the analysis at the state level</w:t>
      </w:r>
      <w:r w:rsidR="000F4DA1" w:rsidRPr="00CD3AC5">
        <w:rPr>
          <w:rFonts w:ascii="Times New Roman" w:hAnsi="Times New Roman" w:cs="Times New Roman"/>
          <w:sz w:val="24"/>
          <w:szCs w:val="24"/>
        </w:rPr>
        <w:t xml:space="preserve"> and do not model the process for determining financial and disability eligibility</w:t>
      </w:r>
      <w:r w:rsidR="005F1516" w:rsidRPr="00CD3AC5">
        <w:rPr>
          <w:rFonts w:ascii="Times New Roman" w:hAnsi="Times New Roman" w:cs="Times New Roman"/>
          <w:sz w:val="24"/>
          <w:szCs w:val="24"/>
        </w:rPr>
        <w:t>,</w:t>
      </w:r>
      <w:r w:rsidR="000F4DA1" w:rsidRPr="00CD3AC5">
        <w:rPr>
          <w:rFonts w:ascii="Times New Roman" w:hAnsi="Times New Roman" w:cs="Times New Roman"/>
          <w:sz w:val="24"/>
          <w:szCs w:val="24"/>
        </w:rPr>
        <w:t xml:space="preserve"> as has been done before.</w:t>
      </w:r>
      <w:r w:rsidR="005F1516"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{"citationID":"gF0XX3c9","properties":{"formattedCitation":"\\super 31,32\\nosupersub{}","plainCitation":"31,32","noteIndex":0},"citationItems":[{"id":994,"uris":["http://zotero.org/users/6239254/items/NYNQQNBN"],"itemData":{"id":994,"type":"article-journal","abstract":"We estimate a multistage sequential logit model reflecting the structure of the disability determination process of the Social Security Administration (SSA). The model is estimated using household survey information exact-matched to SSA records on disability adjudications from 1989 to 1993. Under program provisions, different criteria dictate outcomes at different steps of the determination process. We find that, without the multistaged structural approach, effects of many important health, disability, and vocational factors are not readily discernible. As a result, split-sample predictions of overall allowance rates from the sequential model perform considerably better than do those for the conventional allowed/denied logit regression.","container-title":"The Review of Economics and Statistics","ISSN":"0034-6535","issue":"2","note":"publisher: The MIT Press","page":"348-361","source":"JSTOR","title":"A Structural Model of Social Security's Disability Determination Process","volume":"83","author":[{"family":"Hu","given":"Jianting"},{"family":"Lahiri","given":"Kajal"},{"family":"Vaughan","given":"Denton R."},{"family":"Wixon","given":"Bernard"}],"issued":{"date-parts":[["2001"]]}}},{"id":992,"uris":["http://zotero.org/users/6239254/items/KXELLWUE"],"itemData":{"id":992,"type":"article-journal","abstract":"This article simulates eligibility for Supplemental Security Income (SSI) among the elderly, analyzes factors affecting participation, and looks at the potential effects of various options to modify financial eligibility standards for the federal SSI program. We find that in the estimated noninstitutional elderly population of 30.2 million in the United States in 1991, approximately 2 million individuals aged 65 or older were eligible for SSI (a 6.6 percent rate of eligibility). Our overall estimate of the rate of participation among eligible elderly is approximately 63 percent, suggesting that more than a third of those who are eligible do not participate in the program. The results of our analysis of factors affecting participation among the eligible elderly show that expected SSI benefits and a number of demographic and socioeconomic variables are associated with the probability of participation. We also simulate the effects of various policy options on the poverty rate, poverty gap, annual program cost, the number of participants, and the average estimated benefits among participants. The simulations consider the potential effects of five policy alternatives: Increase the general income exclusion (GIE) from $20 to $80. Increase the earned income exclusion (EIE) from $65 to $260. Increase the federal benefit rate (FBR) by $50 for individuals and $75 for couples and eliminate the GIE. Increase the asset threshold to $3,000 for individuals and $4,500 for couples. Increase the asset threshold to $6,000 for individuals and $9,000 for couples. Using 1991 microdata from the Survey of Income and Program Participation (SIPP) matched to Social Security Administration administrative records and making adjustments reflecting aggregate program statistics, we present the results of our simulations for December 1999. The results show substantial variation in the simulated effects of the five policy alternatives along the various outcome dimensions considered. The simulated effects on the poverty gap of the elderly population range from a 7.9 percent reduction (\"Increase the GIE from $20 to $80\") to a 0.1 percent reduction (\"Increase the EIE from $65 to $260\"). All simulated interventions are expected to increase the rate of SSI participation among the elderly from a high of 20.3 percent (\"Increase the GIE from $20 to $80\") to a low of 0.5 percent (\"Increase the EIE from $65 to $260\"). We also find that the interventions that have greater estimated effects in terms of increased participation and reduced poverty tend to cost more. At the high end, we estimate that increasing the GIE from $20 to $80 could raise annual federal SSI cash benefit outlays by about 46 percent, compared with only 0.9 percent for increasing the EIE from $65 to $260. Similar to the EIE intervention, raising the resource thresholds by 50 percent would reduce the overall poverty gap of the elderly by only 0.2 percent, would increase SSI participation only modestly (by 1.3 percent), but would entail slightly higher program costs (by 1.4 percent). Increasing the asset threshold by 200 percent would have higher estimated effects on all three outcomes, but it would still be associated with relatively low increases in both costs and benefits. Finally, the simulated effects on the three key outcomes of increasing the FBR by $50 for individuals and $75 for couples, combined with eliminating the GIE, are relatively large but are clearly less substantial than increasing the GIE from $20 to $80. This work relies on data from the SIPP matched to administrative data on federal SSI benefits that provide a more accurate picture of SSI participation than has been feasible for previous studies. We simulate eligibility for federal SSI benefits by applying the program rules to detailed information on the characteristics of individuals and couples based on the rich array of demographic and socioeconomic data in the SIPP, particularly the comprehensive information SIPP provides on assets and monthly income. A probit model is estimated to analyze factors affecting participation among the eligible elderly. Finally, we conduct the policy simulations using altered program rules represented by the policy alternatives and predicted participation probabilities to estimate outcomes under simulated program rules. We compare those simulated outcomes to observed outcomes under current program rules. The results of our simulations are conditional on the characteristics of participants and eligibles in 1991, but they also reflect aggregate adjustments capturing substantial changes in overall participation and program benefit levels between 1991 and 1999.","container-title":"Social Security Bulletin","ISSN":"0037-7910","issue":"2","journalAbbreviation":"Soc Secur Bull","language":"eng","note":"PMID: 12428508","page":"16-45","source":"PubMed","title":"Modeling SSI financial eligibility and simulating the effect of policy options","volume":"64","author":[{"family":"Davies","given":"P. S."},{"family":"Huynh","given":"M."},{"family":"Newcomb","given":"C."},{"family":"O'Leary","given":"P."},{"family":"Rupp","given":"K."},{"family":"Sears","given":"J."}],"issued":{"date-parts":[["2001"]],"season":"2002"}}}],"schema":"https://github.com/citation-style-language/schema/raw/master/csl-citation.json"} </w:instrText>
      </w:r>
      <w:r w:rsidR="005F1516"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31,32</w:t>
      </w:r>
      <w:r w:rsidR="005F1516" w:rsidRPr="00CD3AC5">
        <w:rPr>
          <w:rFonts w:ascii="Times New Roman" w:hAnsi="Times New Roman" w:cs="Times New Roman"/>
          <w:sz w:val="24"/>
          <w:szCs w:val="24"/>
        </w:rPr>
        <w:fldChar w:fldCharType="end"/>
      </w:r>
      <w:r w:rsidR="000F4DA1" w:rsidRPr="00CD3AC5">
        <w:rPr>
          <w:rFonts w:ascii="Times New Roman" w:hAnsi="Times New Roman" w:cs="Times New Roman"/>
          <w:sz w:val="24"/>
          <w:szCs w:val="24"/>
        </w:rPr>
        <w:t xml:space="preserve">  </w:t>
      </w:r>
      <w:r w:rsidR="003E6579" w:rsidRPr="00CD3AC5">
        <w:rPr>
          <w:rFonts w:ascii="Times New Roman" w:hAnsi="Times New Roman" w:cs="Times New Roman"/>
          <w:sz w:val="24"/>
          <w:szCs w:val="24"/>
        </w:rPr>
        <w:t>However, our framework can still be used to study other population subgroups by race, social capital, etc.</w:t>
      </w:r>
      <w:r w:rsidR="00794C45" w:rsidRPr="00CD3AC5">
        <w:rPr>
          <w:rFonts w:ascii="Times New Roman" w:hAnsi="Times New Roman" w:cs="Times New Roman"/>
          <w:sz w:val="24"/>
          <w:szCs w:val="24"/>
        </w:rPr>
        <w:t xml:space="preserve"> The lack of person-level data prevents us from gaining insight into </w:t>
      </w:r>
      <w:r w:rsidR="00171B82" w:rsidRPr="00CD3AC5">
        <w:rPr>
          <w:rFonts w:ascii="Times New Roman" w:hAnsi="Times New Roman" w:cs="Times New Roman"/>
          <w:sz w:val="24"/>
          <w:szCs w:val="24"/>
        </w:rPr>
        <w:t>application rejections and the reasoning behind continuing disability reviews that ends benefits</w:t>
      </w:r>
      <w:r w:rsidR="00C9506D" w:rsidRPr="00CD3AC5">
        <w:rPr>
          <w:rFonts w:ascii="Times New Roman" w:hAnsi="Times New Roman" w:cs="Times New Roman"/>
          <w:sz w:val="24"/>
          <w:szCs w:val="24"/>
        </w:rPr>
        <w:t>,</w:t>
      </w:r>
      <w:r w:rsidR="00171B82"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both of which</w:t>
      </w:r>
      <w:r w:rsidR="00794C45" w:rsidRPr="00CD3AC5">
        <w:rPr>
          <w:rFonts w:ascii="Times New Roman" w:hAnsi="Times New Roman" w:cs="Times New Roman"/>
          <w:sz w:val="24"/>
          <w:szCs w:val="24"/>
        </w:rPr>
        <w:t xml:space="preserve"> may be informative for developing a</w:t>
      </w:r>
      <w:r w:rsidR="00C9506D" w:rsidRPr="00CD3AC5">
        <w:rPr>
          <w:rFonts w:ascii="Times New Roman" w:hAnsi="Times New Roman" w:cs="Times New Roman"/>
          <w:sz w:val="24"/>
          <w:szCs w:val="24"/>
        </w:rPr>
        <w:t>n accurate</w:t>
      </w:r>
      <w:r w:rsidR="00794C45" w:rsidRPr="00CD3AC5">
        <w:rPr>
          <w:rFonts w:ascii="Times New Roman" w:hAnsi="Times New Roman" w:cs="Times New Roman"/>
          <w:sz w:val="24"/>
          <w:szCs w:val="24"/>
        </w:rPr>
        <w:t xml:space="preserve"> participation estimate. </w:t>
      </w:r>
      <w:r w:rsidR="00B92EBD" w:rsidRPr="00CD3AC5">
        <w:rPr>
          <w:rFonts w:ascii="Times New Roman" w:hAnsi="Times New Roman" w:cs="Times New Roman"/>
          <w:sz w:val="24"/>
          <w:szCs w:val="24"/>
        </w:rPr>
        <w:t>Hypothetical</w:t>
      </w:r>
      <w:r w:rsidR="00171B82" w:rsidRPr="00CD3AC5">
        <w:rPr>
          <w:rFonts w:ascii="Times New Roman" w:hAnsi="Times New Roman" w:cs="Times New Roman"/>
          <w:sz w:val="24"/>
          <w:szCs w:val="24"/>
        </w:rPr>
        <w:t>ly</w:t>
      </w:r>
      <w:r w:rsidR="00B92EBD" w:rsidRPr="00CD3AC5">
        <w:rPr>
          <w:rFonts w:ascii="Times New Roman" w:hAnsi="Times New Roman" w:cs="Times New Roman"/>
          <w:sz w:val="24"/>
          <w:szCs w:val="24"/>
        </w:rPr>
        <w:t>, t</w:t>
      </w:r>
      <w:r w:rsidR="00CC3A21" w:rsidRPr="00CD3AC5">
        <w:rPr>
          <w:rFonts w:ascii="Times New Roman" w:hAnsi="Times New Roman" w:cs="Times New Roman"/>
          <w:sz w:val="24"/>
          <w:szCs w:val="24"/>
        </w:rPr>
        <w:t xml:space="preserve">he </w:t>
      </w:r>
      <w:r w:rsidR="00470AFB" w:rsidRPr="00CD3AC5">
        <w:rPr>
          <w:rFonts w:ascii="Times New Roman" w:hAnsi="Times New Roman" w:cs="Times New Roman"/>
          <w:sz w:val="24"/>
          <w:szCs w:val="24"/>
        </w:rPr>
        <w:t xml:space="preserve">Census Bureau’s </w:t>
      </w:r>
      <w:r w:rsidR="00BC4E3D" w:rsidRPr="00CD3AC5">
        <w:rPr>
          <w:rFonts w:ascii="Times New Roman" w:hAnsi="Times New Roman" w:cs="Times New Roman"/>
          <w:sz w:val="24"/>
          <w:szCs w:val="24"/>
        </w:rPr>
        <w:t>ACS</w:t>
      </w:r>
      <w:r w:rsidR="00CC3A21" w:rsidRPr="00CD3AC5">
        <w:rPr>
          <w:rFonts w:ascii="Times New Roman" w:hAnsi="Times New Roman" w:cs="Times New Roman"/>
          <w:sz w:val="24"/>
          <w:szCs w:val="24"/>
        </w:rPr>
        <w:t xml:space="preserve"> </w:t>
      </w:r>
      <w:r w:rsidR="00BC4E3D" w:rsidRPr="00CD3AC5">
        <w:rPr>
          <w:rFonts w:ascii="Times New Roman" w:hAnsi="Times New Roman" w:cs="Times New Roman"/>
          <w:sz w:val="24"/>
          <w:szCs w:val="24"/>
        </w:rPr>
        <w:t>Public Use Microdata Sample</w:t>
      </w:r>
      <w:r w:rsidR="003C580D" w:rsidRPr="00CD3AC5">
        <w:rPr>
          <w:rFonts w:ascii="Times New Roman" w:hAnsi="Times New Roman" w:cs="Times New Roman"/>
          <w:sz w:val="24"/>
          <w:szCs w:val="24"/>
        </w:rPr>
        <w:t xml:space="preserve"> </w:t>
      </w:r>
      <w:r w:rsidR="00470AFB" w:rsidRPr="00CD3AC5">
        <w:rPr>
          <w:rFonts w:ascii="Times New Roman" w:hAnsi="Times New Roman" w:cs="Times New Roman"/>
          <w:sz w:val="24"/>
          <w:szCs w:val="24"/>
        </w:rPr>
        <w:t>or Survey of Income and Program Participation</w:t>
      </w:r>
      <w:r w:rsidR="00BC4E3D" w:rsidRPr="00CD3AC5">
        <w:rPr>
          <w:rFonts w:ascii="Times New Roman" w:hAnsi="Times New Roman" w:cs="Times New Roman"/>
          <w:sz w:val="24"/>
          <w:szCs w:val="24"/>
        </w:rPr>
        <w:t xml:space="preserve"> </w:t>
      </w:r>
      <w:r w:rsidR="00B92EBD" w:rsidRPr="00CD3AC5">
        <w:rPr>
          <w:rFonts w:ascii="Times New Roman" w:hAnsi="Times New Roman" w:cs="Times New Roman"/>
          <w:sz w:val="24"/>
          <w:szCs w:val="24"/>
        </w:rPr>
        <w:t xml:space="preserve">and </w:t>
      </w:r>
      <w:r w:rsidR="00F00AC5" w:rsidRPr="00CD3AC5">
        <w:rPr>
          <w:rFonts w:ascii="Times New Roman" w:hAnsi="Times New Roman" w:cs="Times New Roman"/>
          <w:sz w:val="24"/>
          <w:szCs w:val="24"/>
        </w:rPr>
        <w:t>NSCH screener and topical surveys that contain further geographical, demographic, and health information</w:t>
      </w:r>
      <w:r w:rsidR="00B92EBD" w:rsidRPr="00CD3AC5">
        <w:rPr>
          <w:rFonts w:ascii="Times New Roman" w:hAnsi="Times New Roman" w:cs="Times New Roman"/>
          <w:sz w:val="24"/>
          <w:szCs w:val="24"/>
        </w:rPr>
        <w:t xml:space="preserve"> </w:t>
      </w:r>
      <w:r w:rsidR="00EB6BC3" w:rsidRPr="00CD3AC5">
        <w:rPr>
          <w:rFonts w:ascii="Times New Roman" w:hAnsi="Times New Roman" w:cs="Times New Roman"/>
          <w:sz w:val="24"/>
          <w:szCs w:val="24"/>
        </w:rPr>
        <w:t xml:space="preserve">could be combined </w:t>
      </w:r>
      <w:r w:rsidR="00B92EBD" w:rsidRPr="00CD3AC5">
        <w:rPr>
          <w:rFonts w:ascii="Times New Roman" w:hAnsi="Times New Roman" w:cs="Times New Roman"/>
          <w:sz w:val="24"/>
          <w:szCs w:val="24"/>
        </w:rPr>
        <w:t>to</w:t>
      </w:r>
      <w:r w:rsidR="00EB6BC3" w:rsidRPr="00CD3AC5">
        <w:rPr>
          <w:rFonts w:ascii="Times New Roman" w:hAnsi="Times New Roman" w:cs="Times New Roman"/>
          <w:sz w:val="24"/>
          <w:szCs w:val="24"/>
        </w:rPr>
        <w:t xml:space="preserve"> develop a </w:t>
      </w:r>
      <w:r w:rsidR="00B92EBD" w:rsidRPr="00CD3AC5">
        <w:rPr>
          <w:rFonts w:ascii="Times New Roman" w:hAnsi="Times New Roman" w:cs="Times New Roman"/>
          <w:sz w:val="24"/>
          <w:szCs w:val="24"/>
        </w:rPr>
        <w:t xml:space="preserve">different </w:t>
      </w:r>
      <w:r w:rsidR="00EB6BC3" w:rsidRPr="00CD3AC5">
        <w:rPr>
          <w:rFonts w:ascii="Times New Roman" w:hAnsi="Times New Roman" w:cs="Times New Roman"/>
          <w:sz w:val="24"/>
          <w:szCs w:val="24"/>
        </w:rPr>
        <w:t>methodology for generating a participation estimate</w:t>
      </w:r>
      <w:r w:rsidR="00B92EBD" w:rsidRPr="00CD3AC5">
        <w:rPr>
          <w:rFonts w:ascii="Times New Roman" w:hAnsi="Times New Roman" w:cs="Times New Roman"/>
          <w:sz w:val="24"/>
          <w:szCs w:val="24"/>
        </w:rPr>
        <w:t>, but it is not clear how this would be done</w:t>
      </w:r>
      <w:r w:rsidR="00EB6BC3" w:rsidRPr="00CD3AC5">
        <w:rPr>
          <w:rFonts w:ascii="Times New Roman" w:hAnsi="Times New Roman" w:cs="Times New Roman"/>
          <w:sz w:val="24"/>
          <w:szCs w:val="24"/>
        </w:rPr>
        <w:t xml:space="preserve">. </w:t>
      </w:r>
    </w:p>
    <w:p w14:paraId="666C0939" w14:textId="54FFA0F7" w:rsidR="00C26189" w:rsidRPr="00CD3AC5" w:rsidDel="00713E4E" w:rsidRDefault="003E6579" w:rsidP="00315151">
      <w:pPr>
        <w:spacing w:after="0" w:line="360" w:lineRule="auto"/>
        <w:ind w:firstLine="720"/>
        <w:rPr>
          <w:del w:id="105" w:author="Andrew Elhabr" w:date="2023-07-17T20:34:00Z"/>
          <w:rFonts w:ascii="Times New Roman" w:hAnsi="Times New Roman" w:cs="Times New Roman"/>
          <w:sz w:val="24"/>
          <w:szCs w:val="24"/>
        </w:rPr>
      </w:pPr>
      <w:bookmarkStart w:id="106" w:name="_Hlk140518454"/>
      <w:del w:id="107" w:author="Andrew Elhabr" w:date="2023-07-17T20:34:00Z">
        <w:r w:rsidRPr="00CD3AC5" w:rsidDel="00713E4E">
          <w:rPr>
            <w:rFonts w:ascii="Times New Roman" w:hAnsi="Times New Roman" w:cs="Times New Roman"/>
            <w:sz w:val="24"/>
            <w:szCs w:val="24"/>
          </w:rPr>
          <w:delText xml:space="preserve">The incorporation of the uncertainty in public data estimates into our analysis clearly reflects the general </w:delText>
        </w:r>
        <w:r w:rsidR="003C580D" w:rsidRPr="00CD3AC5" w:rsidDel="00713E4E">
          <w:rPr>
            <w:rFonts w:ascii="Times New Roman" w:hAnsi="Times New Roman" w:cs="Times New Roman"/>
            <w:sz w:val="24"/>
            <w:szCs w:val="24"/>
          </w:rPr>
          <w:delText>difficulty in</w:delText>
        </w:r>
        <w:r w:rsidRPr="00CD3AC5" w:rsidDel="00713E4E">
          <w:rPr>
            <w:rFonts w:ascii="Times New Roman" w:hAnsi="Times New Roman" w:cs="Times New Roman"/>
            <w:sz w:val="24"/>
            <w:szCs w:val="24"/>
          </w:rPr>
          <w:delText xml:space="preserve"> quantif</w:delText>
        </w:r>
        <w:r w:rsidR="003C580D" w:rsidRPr="00CD3AC5" w:rsidDel="00713E4E">
          <w:rPr>
            <w:rFonts w:ascii="Times New Roman" w:hAnsi="Times New Roman" w:cs="Times New Roman"/>
            <w:sz w:val="24"/>
            <w:szCs w:val="24"/>
          </w:rPr>
          <w:delText>ying</w:delText>
        </w:r>
        <w:r w:rsidRPr="00CD3AC5" w:rsidDel="00713E4E">
          <w:rPr>
            <w:rFonts w:ascii="Times New Roman" w:hAnsi="Times New Roman" w:cs="Times New Roman"/>
            <w:sz w:val="24"/>
            <w:szCs w:val="24"/>
          </w:rPr>
          <w:delText xml:space="preserve"> this participation metric before</w:delText>
        </w:r>
        <w:r w:rsidR="00784947" w:rsidRPr="00CD3AC5" w:rsidDel="00713E4E">
          <w:rPr>
            <w:rFonts w:ascii="Times New Roman" w:hAnsi="Times New Roman" w:cs="Times New Roman"/>
            <w:sz w:val="24"/>
            <w:szCs w:val="24"/>
          </w:rPr>
          <w:delText>, but also prevents us from making many strong statements without further investigation</w:delText>
        </w:r>
        <w:r w:rsidRPr="00CD3AC5" w:rsidDel="00713E4E">
          <w:rPr>
            <w:rFonts w:ascii="Times New Roman" w:hAnsi="Times New Roman" w:cs="Times New Roman"/>
            <w:sz w:val="24"/>
            <w:szCs w:val="24"/>
          </w:rPr>
          <w:delText xml:space="preserve"> (Figure 3)</w:delText>
        </w:r>
        <w:r w:rsidR="00171B82" w:rsidRPr="00CD3AC5" w:rsidDel="00713E4E">
          <w:rPr>
            <w:rFonts w:ascii="Times New Roman" w:hAnsi="Times New Roman" w:cs="Times New Roman"/>
            <w:sz w:val="24"/>
            <w:szCs w:val="24"/>
          </w:rPr>
          <w:delText>.</w:delText>
        </w:r>
        <w:r w:rsidRPr="00CD3AC5" w:rsidDel="00713E4E">
          <w:rPr>
            <w:rFonts w:ascii="Times New Roman" w:hAnsi="Times New Roman" w:cs="Times New Roman"/>
            <w:sz w:val="24"/>
            <w:szCs w:val="24"/>
          </w:rPr>
          <w:delText xml:space="preserve"> </w:delText>
        </w:r>
        <w:r w:rsidR="00B92EBD" w:rsidRPr="00CD3AC5" w:rsidDel="00713E4E">
          <w:rPr>
            <w:rFonts w:ascii="Times New Roman" w:hAnsi="Times New Roman" w:cs="Times New Roman"/>
            <w:sz w:val="24"/>
            <w:szCs w:val="24"/>
          </w:rPr>
          <w:delText xml:space="preserve">In </w:delText>
        </w:r>
        <w:r w:rsidR="00171B82" w:rsidRPr="00CD3AC5" w:rsidDel="00713E4E">
          <w:rPr>
            <w:rFonts w:ascii="Times New Roman" w:hAnsi="Times New Roman" w:cs="Times New Roman"/>
            <w:sz w:val="24"/>
            <w:szCs w:val="24"/>
          </w:rPr>
          <w:delText>the bootstrap analysis</w:delText>
        </w:r>
        <w:r w:rsidR="00B92EBD" w:rsidRPr="00CD3AC5" w:rsidDel="00713E4E">
          <w:rPr>
            <w:rFonts w:ascii="Times New Roman" w:hAnsi="Times New Roman" w:cs="Times New Roman"/>
            <w:sz w:val="24"/>
            <w:szCs w:val="24"/>
          </w:rPr>
          <w:delText xml:space="preserve">, we randomly weighted the </w:delText>
        </w:r>
        <w:r w:rsidR="00784947" w:rsidRPr="00CD3AC5" w:rsidDel="00713E4E">
          <w:rPr>
            <w:rFonts w:ascii="Times New Roman" w:hAnsi="Times New Roman" w:cs="Times New Roman"/>
            <w:sz w:val="24"/>
            <w:szCs w:val="24"/>
          </w:rPr>
          <w:delText xml:space="preserve">two </w:delText>
        </w:r>
        <w:r w:rsidR="00B92EBD" w:rsidRPr="00CD3AC5" w:rsidDel="00713E4E">
          <w:rPr>
            <w:rFonts w:ascii="Times New Roman" w:hAnsi="Times New Roman" w:cs="Times New Roman"/>
            <w:sz w:val="24"/>
            <w:szCs w:val="24"/>
          </w:rPr>
          <w:delText xml:space="preserve">disability prevalences used prior to the </w:delText>
        </w:r>
        <w:r w:rsidR="00171B82" w:rsidRPr="00CD3AC5" w:rsidDel="00713E4E">
          <w:rPr>
            <w:rFonts w:ascii="Times New Roman" w:hAnsi="Times New Roman" w:cs="Times New Roman"/>
            <w:sz w:val="24"/>
            <w:szCs w:val="24"/>
          </w:rPr>
          <w:delText>participation rate</w:delText>
        </w:r>
        <w:r w:rsidR="00B92EBD" w:rsidRPr="00CD3AC5" w:rsidDel="00713E4E">
          <w:rPr>
            <w:rFonts w:ascii="Times New Roman" w:hAnsi="Times New Roman" w:cs="Times New Roman"/>
            <w:sz w:val="24"/>
            <w:szCs w:val="24"/>
          </w:rPr>
          <w:delText xml:space="preserve"> computation </w:delText>
        </w:r>
        <w:r w:rsidR="00784947" w:rsidRPr="00CD3AC5" w:rsidDel="00713E4E">
          <w:rPr>
            <w:rFonts w:ascii="Times New Roman" w:hAnsi="Times New Roman" w:cs="Times New Roman"/>
            <w:sz w:val="24"/>
            <w:szCs w:val="24"/>
          </w:rPr>
          <w:delText>to further incorporate uncertainty about which prevalence is closer to ground truth</w:delText>
        </w:r>
        <w:r w:rsidR="00B92EBD" w:rsidRPr="00CD3AC5" w:rsidDel="00713E4E">
          <w:rPr>
            <w:rFonts w:ascii="Times New Roman" w:hAnsi="Times New Roman" w:cs="Times New Roman"/>
            <w:sz w:val="24"/>
            <w:szCs w:val="24"/>
          </w:rPr>
          <w:delText xml:space="preserve">. Propagating the uncertainty of our disability prevalent estimates in this way yields the possibility for </w:delText>
        </w:r>
        <w:r w:rsidR="003C580D" w:rsidRPr="00CD3AC5" w:rsidDel="00713E4E">
          <w:rPr>
            <w:rFonts w:ascii="Times New Roman" w:hAnsi="Times New Roman" w:cs="Times New Roman"/>
            <w:sz w:val="24"/>
            <w:szCs w:val="24"/>
          </w:rPr>
          <w:delText xml:space="preserve">very </w:delText>
        </w:r>
        <w:r w:rsidR="00B92EBD" w:rsidRPr="00CD3AC5" w:rsidDel="00713E4E">
          <w:rPr>
            <w:rFonts w:ascii="Times New Roman" w:hAnsi="Times New Roman" w:cs="Times New Roman"/>
            <w:sz w:val="24"/>
            <w:szCs w:val="24"/>
          </w:rPr>
          <w:delText>high child SSI participation rates, specifically in the states for which our base results indicate ha</w:delText>
        </w:r>
        <w:r w:rsidR="000D0264" w:rsidRPr="00CD3AC5" w:rsidDel="00713E4E">
          <w:rPr>
            <w:rFonts w:ascii="Times New Roman" w:hAnsi="Times New Roman" w:cs="Times New Roman"/>
            <w:sz w:val="24"/>
            <w:szCs w:val="24"/>
          </w:rPr>
          <w:delText>d</w:delText>
        </w:r>
        <w:r w:rsidR="00B92EBD" w:rsidRPr="00CD3AC5" w:rsidDel="00713E4E">
          <w:rPr>
            <w:rFonts w:ascii="Times New Roman" w:hAnsi="Times New Roman" w:cs="Times New Roman"/>
            <w:sz w:val="24"/>
            <w:szCs w:val="24"/>
          </w:rPr>
          <w:delText xml:space="preserve"> </w:delText>
        </w:r>
        <w:r w:rsidR="000D0264" w:rsidRPr="00CD3AC5" w:rsidDel="00713E4E">
          <w:rPr>
            <w:rFonts w:ascii="Times New Roman" w:hAnsi="Times New Roman" w:cs="Times New Roman"/>
            <w:sz w:val="24"/>
            <w:szCs w:val="24"/>
          </w:rPr>
          <w:delText>above-</w:delText>
        </w:r>
        <w:r w:rsidR="00B92EBD" w:rsidRPr="00CD3AC5" w:rsidDel="00713E4E">
          <w:rPr>
            <w:rFonts w:ascii="Times New Roman" w:hAnsi="Times New Roman" w:cs="Times New Roman"/>
            <w:sz w:val="24"/>
            <w:szCs w:val="24"/>
          </w:rPr>
          <w:delText xml:space="preserve">average participation (Supplementary </w:delText>
        </w:r>
        <w:r w:rsidR="00784947" w:rsidRPr="00CD3AC5" w:rsidDel="00713E4E">
          <w:rPr>
            <w:rFonts w:ascii="Times New Roman" w:hAnsi="Times New Roman" w:cs="Times New Roman"/>
            <w:sz w:val="24"/>
            <w:szCs w:val="24"/>
          </w:rPr>
          <w:delText>Figure</w:delText>
        </w:r>
        <w:r w:rsidR="00B92EBD" w:rsidRPr="00CD3AC5" w:rsidDel="00713E4E">
          <w:rPr>
            <w:rFonts w:ascii="Times New Roman" w:hAnsi="Times New Roman" w:cs="Times New Roman"/>
            <w:sz w:val="24"/>
            <w:szCs w:val="24"/>
          </w:rPr>
          <w:delText xml:space="preserve"> </w:delText>
        </w:r>
        <w:r w:rsidR="00BE7275" w:rsidRPr="00CD3AC5" w:rsidDel="00713E4E">
          <w:rPr>
            <w:rFonts w:ascii="Times New Roman" w:hAnsi="Times New Roman" w:cs="Times New Roman"/>
            <w:sz w:val="24"/>
            <w:szCs w:val="24"/>
          </w:rPr>
          <w:delText>S</w:delText>
        </w:r>
        <w:r w:rsidR="00B92EBD" w:rsidRPr="00CD3AC5" w:rsidDel="00713E4E">
          <w:rPr>
            <w:rFonts w:ascii="Times New Roman" w:hAnsi="Times New Roman" w:cs="Times New Roman"/>
            <w:sz w:val="24"/>
            <w:szCs w:val="24"/>
          </w:rPr>
          <w:delText>3)</w:delText>
        </w:r>
        <w:r w:rsidR="000D0264" w:rsidRPr="00CD3AC5" w:rsidDel="00713E4E">
          <w:rPr>
            <w:rFonts w:ascii="Times New Roman" w:hAnsi="Times New Roman" w:cs="Times New Roman"/>
            <w:sz w:val="24"/>
            <w:szCs w:val="24"/>
          </w:rPr>
          <w:delText>.</w:delText>
        </w:r>
        <w:r w:rsidR="00B92EBD" w:rsidRPr="00CD3AC5" w:rsidDel="00713E4E">
          <w:rPr>
            <w:rFonts w:ascii="Times New Roman" w:hAnsi="Times New Roman" w:cs="Times New Roman"/>
            <w:sz w:val="24"/>
            <w:szCs w:val="24"/>
          </w:rPr>
          <w:delText xml:space="preserve"> </w:delText>
        </w:r>
        <w:r w:rsidR="00971B8B" w:rsidRPr="00CD3AC5" w:rsidDel="00713E4E">
          <w:rPr>
            <w:rFonts w:ascii="Times New Roman" w:hAnsi="Times New Roman" w:cs="Times New Roman"/>
            <w:sz w:val="24"/>
            <w:szCs w:val="24"/>
          </w:rPr>
          <w:delText>If specific beliefs by a researcher are held about which disability prevalence definition aligns more appropriately with the SS</w:delText>
        </w:r>
        <w:r w:rsidR="000D0264" w:rsidRPr="00CD3AC5" w:rsidDel="00713E4E">
          <w:rPr>
            <w:rFonts w:ascii="Times New Roman" w:hAnsi="Times New Roman" w:cs="Times New Roman"/>
            <w:sz w:val="24"/>
            <w:szCs w:val="24"/>
          </w:rPr>
          <w:delText>I</w:delText>
        </w:r>
        <w:r w:rsidR="00971B8B" w:rsidRPr="00CD3AC5" w:rsidDel="00713E4E">
          <w:rPr>
            <w:rFonts w:ascii="Times New Roman" w:hAnsi="Times New Roman" w:cs="Times New Roman"/>
            <w:sz w:val="24"/>
            <w:szCs w:val="24"/>
          </w:rPr>
          <w:delText xml:space="preserve"> disability criteria, this could be incorporated in a </w:delText>
        </w:r>
        <w:r w:rsidR="00971B8B" w:rsidRPr="00CD3AC5" w:rsidDel="00713E4E">
          <w:rPr>
            <w:rFonts w:ascii="Times New Roman" w:hAnsi="Times New Roman" w:cs="Times New Roman"/>
            <w:sz w:val="24"/>
            <w:szCs w:val="24"/>
          </w:rPr>
          <w:lastRenderedPageBreak/>
          <w:delText>modified methodology</w:delText>
        </w:r>
        <w:r w:rsidR="00B92EBD" w:rsidRPr="00CD3AC5" w:rsidDel="00713E4E">
          <w:rPr>
            <w:rFonts w:ascii="Times New Roman" w:hAnsi="Times New Roman" w:cs="Times New Roman"/>
            <w:sz w:val="24"/>
            <w:szCs w:val="24"/>
          </w:rPr>
          <w:delText xml:space="preserve"> and more precise estimates would be generated</w:delText>
        </w:r>
        <w:r w:rsidR="00971B8B" w:rsidRPr="00CD3AC5" w:rsidDel="00713E4E">
          <w:rPr>
            <w:rFonts w:ascii="Times New Roman" w:hAnsi="Times New Roman" w:cs="Times New Roman"/>
            <w:sz w:val="24"/>
            <w:szCs w:val="24"/>
          </w:rPr>
          <w:delText xml:space="preserve">. </w:delText>
        </w:r>
        <w:r w:rsidR="000D0264" w:rsidRPr="00CD3AC5" w:rsidDel="00713E4E">
          <w:rPr>
            <w:rFonts w:ascii="Times New Roman" w:hAnsi="Times New Roman" w:cs="Times New Roman"/>
            <w:sz w:val="24"/>
            <w:szCs w:val="24"/>
          </w:rPr>
          <w:delText>In the end</w:delText>
        </w:r>
        <w:r w:rsidR="00FC3509" w:rsidRPr="00CD3AC5" w:rsidDel="00713E4E">
          <w:rPr>
            <w:rFonts w:ascii="Times New Roman" w:hAnsi="Times New Roman" w:cs="Times New Roman"/>
            <w:sz w:val="24"/>
            <w:szCs w:val="24"/>
          </w:rPr>
          <w:delText xml:space="preserve">, this process is necessary because it would be inappropriate for outreach efforts in Wyoming to assume that </w:delText>
        </w:r>
        <w:r w:rsidR="000D0264" w:rsidRPr="00CD3AC5" w:rsidDel="00713E4E">
          <w:rPr>
            <w:rFonts w:ascii="Times New Roman" w:hAnsi="Times New Roman" w:cs="Times New Roman"/>
            <w:sz w:val="24"/>
            <w:szCs w:val="24"/>
          </w:rPr>
          <w:delText>they</w:delText>
        </w:r>
        <w:r w:rsidR="00C26189" w:rsidRPr="00CD3AC5" w:rsidDel="00713E4E">
          <w:rPr>
            <w:rFonts w:ascii="Times New Roman" w:hAnsi="Times New Roman" w:cs="Times New Roman"/>
            <w:sz w:val="24"/>
            <w:szCs w:val="24"/>
          </w:rPr>
          <w:delText xml:space="preserve"> can operate just like those in Mississippi, a state with a similar percentage of people in urbanized areas </w:delText>
        </w:r>
        <w:r w:rsidR="000D0264" w:rsidRPr="00CD3AC5" w:rsidDel="00713E4E">
          <w:rPr>
            <w:rFonts w:ascii="Times New Roman" w:hAnsi="Times New Roman" w:cs="Times New Roman"/>
            <w:sz w:val="24"/>
            <w:szCs w:val="24"/>
          </w:rPr>
          <w:delText xml:space="preserve">but with a much different child SSI participation rate </w:delText>
        </w:r>
        <w:r w:rsidR="00FC3509" w:rsidRPr="00CD3AC5" w:rsidDel="00713E4E">
          <w:rPr>
            <w:rFonts w:ascii="Times New Roman" w:hAnsi="Times New Roman" w:cs="Times New Roman"/>
            <w:sz w:val="24"/>
            <w:szCs w:val="24"/>
          </w:rPr>
          <w:delText>(Figure 3).</w:delText>
        </w:r>
        <w:r w:rsidR="000D0264" w:rsidRPr="00CD3AC5" w:rsidDel="00713E4E">
          <w:rPr>
            <w:rFonts w:ascii="Times New Roman" w:hAnsi="Times New Roman" w:cs="Times New Roman"/>
            <w:sz w:val="24"/>
            <w:szCs w:val="24"/>
          </w:rPr>
          <w:delText xml:space="preserve"> </w:delText>
        </w:r>
        <w:r w:rsidR="00FC3509" w:rsidRPr="00CD3AC5" w:rsidDel="00713E4E">
          <w:rPr>
            <w:rFonts w:ascii="Times New Roman" w:hAnsi="Times New Roman" w:cs="Times New Roman"/>
            <w:sz w:val="24"/>
            <w:szCs w:val="24"/>
          </w:rPr>
          <w:delText xml:space="preserve">The incorporation of uncertainty also prevents us from making more than a </w:delText>
        </w:r>
        <w:r w:rsidR="003C580D" w:rsidRPr="00CD3AC5" w:rsidDel="00713E4E">
          <w:rPr>
            <w:rFonts w:ascii="Times New Roman" w:hAnsi="Times New Roman" w:cs="Times New Roman"/>
            <w:sz w:val="24"/>
            <w:szCs w:val="24"/>
          </w:rPr>
          <w:delText>couple of</w:delText>
        </w:r>
        <w:r w:rsidR="00FC3509" w:rsidRPr="00CD3AC5" w:rsidDel="00713E4E">
          <w:rPr>
            <w:rFonts w:ascii="Times New Roman" w:hAnsi="Times New Roman" w:cs="Times New Roman"/>
            <w:sz w:val="24"/>
            <w:szCs w:val="24"/>
          </w:rPr>
          <w:delText xml:space="preserve"> </w:delText>
        </w:r>
        <w:r w:rsidR="003C580D" w:rsidRPr="00CD3AC5" w:rsidDel="00713E4E">
          <w:rPr>
            <w:rFonts w:ascii="Times New Roman" w:hAnsi="Times New Roman" w:cs="Times New Roman"/>
            <w:sz w:val="24"/>
            <w:szCs w:val="24"/>
          </w:rPr>
          <w:delText>statistical</w:delText>
        </w:r>
        <w:r w:rsidR="00FC3509" w:rsidRPr="00CD3AC5" w:rsidDel="00713E4E">
          <w:rPr>
            <w:rFonts w:ascii="Times New Roman" w:hAnsi="Times New Roman" w:cs="Times New Roman"/>
            <w:sz w:val="24"/>
            <w:szCs w:val="24"/>
          </w:rPr>
          <w:delText xml:space="preserve"> claims. </w:delText>
        </w:r>
        <w:r w:rsidRPr="00CD3AC5" w:rsidDel="00713E4E">
          <w:rPr>
            <w:rFonts w:ascii="Times New Roman" w:hAnsi="Times New Roman" w:cs="Times New Roman"/>
            <w:sz w:val="24"/>
            <w:szCs w:val="24"/>
          </w:rPr>
          <w:delText xml:space="preserve">For example, we cannot </w:delText>
        </w:r>
        <w:r w:rsidR="00FC3509" w:rsidRPr="00CD3AC5" w:rsidDel="00713E4E">
          <w:rPr>
            <w:rFonts w:ascii="Times New Roman" w:hAnsi="Times New Roman" w:cs="Times New Roman"/>
            <w:sz w:val="24"/>
            <w:szCs w:val="24"/>
          </w:rPr>
          <w:delText>claim</w:delText>
        </w:r>
        <w:r w:rsidRPr="00CD3AC5" w:rsidDel="00713E4E">
          <w:rPr>
            <w:rFonts w:ascii="Times New Roman" w:hAnsi="Times New Roman" w:cs="Times New Roman"/>
            <w:sz w:val="24"/>
            <w:szCs w:val="24"/>
          </w:rPr>
          <w:delText xml:space="preserve"> with 90% confidence that</w:delText>
        </w:r>
        <w:r w:rsidR="00FC3509" w:rsidRPr="00CD3AC5" w:rsidDel="00713E4E">
          <w:rPr>
            <w:rFonts w:ascii="Times New Roman" w:hAnsi="Times New Roman" w:cs="Times New Roman"/>
            <w:sz w:val="24"/>
            <w:szCs w:val="24"/>
          </w:rPr>
          <w:delText xml:space="preserve"> the top state in SSI participation, Arkansas,</w:delText>
        </w:r>
        <w:r w:rsidR="004577D8" w:rsidRPr="00CD3AC5" w:rsidDel="00713E4E">
          <w:rPr>
            <w:rFonts w:ascii="Times New Roman" w:hAnsi="Times New Roman" w:cs="Times New Roman"/>
            <w:sz w:val="24"/>
            <w:szCs w:val="24"/>
          </w:rPr>
          <w:delText xml:space="preserve"> </w:delText>
        </w:r>
        <w:r w:rsidRPr="00CD3AC5" w:rsidDel="00713E4E">
          <w:rPr>
            <w:rFonts w:ascii="Times New Roman" w:hAnsi="Times New Roman" w:cs="Times New Roman"/>
            <w:sz w:val="24"/>
            <w:szCs w:val="24"/>
          </w:rPr>
          <w:delText>performs above the US average</w:delText>
        </w:r>
        <w:r w:rsidR="000D0264" w:rsidRPr="00CD3AC5" w:rsidDel="00713E4E">
          <w:rPr>
            <w:rFonts w:ascii="Times New Roman" w:hAnsi="Times New Roman" w:cs="Times New Roman"/>
            <w:sz w:val="24"/>
            <w:szCs w:val="24"/>
          </w:rPr>
          <w:delText xml:space="preserve"> of 38.6% (Figure 3)</w:delText>
        </w:r>
        <w:r w:rsidRPr="00CD3AC5" w:rsidDel="00713E4E">
          <w:rPr>
            <w:rFonts w:ascii="Times New Roman" w:hAnsi="Times New Roman" w:cs="Times New Roman"/>
            <w:sz w:val="24"/>
            <w:szCs w:val="24"/>
          </w:rPr>
          <w:delText xml:space="preserve">. More precise information about child disability prevalence or more complete information about which of the two survey aligns more properly with the SSI disability criteria would eventually allow for </w:delText>
        </w:r>
        <w:r w:rsidR="00FC3509" w:rsidRPr="00CD3AC5" w:rsidDel="00713E4E">
          <w:rPr>
            <w:rFonts w:ascii="Times New Roman" w:hAnsi="Times New Roman" w:cs="Times New Roman"/>
            <w:sz w:val="24"/>
            <w:szCs w:val="24"/>
          </w:rPr>
          <w:delText>bolder</w:delText>
        </w:r>
        <w:r w:rsidRPr="00CD3AC5" w:rsidDel="00713E4E">
          <w:rPr>
            <w:rFonts w:ascii="Times New Roman" w:hAnsi="Times New Roman" w:cs="Times New Roman"/>
            <w:sz w:val="24"/>
            <w:szCs w:val="24"/>
          </w:rPr>
          <w:delText xml:space="preserve"> statistical statements.</w:delText>
        </w:r>
      </w:del>
    </w:p>
    <w:bookmarkEnd w:id="106"/>
    <w:p w14:paraId="3BA383D1" w14:textId="77777777" w:rsidR="00D149F5" w:rsidRPr="00CD3AC5" w:rsidRDefault="00D149F5" w:rsidP="00315151">
      <w:pPr>
        <w:spacing w:after="0" w:line="360" w:lineRule="auto"/>
        <w:ind w:firstLine="720"/>
        <w:rPr>
          <w:rFonts w:ascii="Times New Roman" w:hAnsi="Times New Roman" w:cs="Times New Roman"/>
          <w:sz w:val="24"/>
          <w:szCs w:val="24"/>
        </w:rPr>
      </w:pPr>
    </w:p>
    <w:p w14:paraId="2B83E573" w14:textId="099C39E6" w:rsidR="00132D85" w:rsidRPr="00CD3AC5" w:rsidRDefault="00132D85"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CONCLUSION</w:t>
      </w:r>
    </w:p>
    <w:p w14:paraId="772DB825" w14:textId="246C9CB6" w:rsidR="00381081" w:rsidRPr="00CD3AC5" w:rsidRDefault="00C26189"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child SSI participation rates </w:t>
      </w:r>
      <w:r w:rsidR="000D0264" w:rsidRPr="00CD3AC5">
        <w:rPr>
          <w:rFonts w:ascii="Times New Roman" w:hAnsi="Times New Roman" w:cs="Times New Roman"/>
          <w:sz w:val="24"/>
          <w:szCs w:val="24"/>
        </w:rPr>
        <w:t xml:space="preserve">generated </w:t>
      </w:r>
      <w:r w:rsidRPr="00CD3AC5">
        <w:rPr>
          <w:rFonts w:ascii="Times New Roman" w:hAnsi="Times New Roman" w:cs="Times New Roman"/>
          <w:sz w:val="24"/>
          <w:szCs w:val="24"/>
        </w:rPr>
        <w:t>by our</w:t>
      </w:r>
      <w:r w:rsidR="00F0357F" w:rsidRPr="00CD3AC5">
        <w:rPr>
          <w:rFonts w:ascii="Times New Roman" w:hAnsi="Times New Roman" w:cs="Times New Roman"/>
          <w:sz w:val="24"/>
          <w:szCs w:val="24"/>
        </w:rPr>
        <w:t xml:space="preserve"> methodology </w:t>
      </w:r>
      <w:r w:rsidRPr="00CD3AC5">
        <w:rPr>
          <w:rFonts w:ascii="Times New Roman" w:hAnsi="Times New Roman" w:cs="Times New Roman"/>
          <w:sz w:val="24"/>
          <w:szCs w:val="24"/>
        </w:rPr>
        <w:t>serve as</w:t>
      </w:r>
      <w:r w:rsidR="00F0357F" w:rsidRPr="00CD3AC5">
        <w:rPr>
          <w:rFonts w:ascii="Times New Roman" w:hAnsi="Times New Roman" w:cs="Times New Roman"/>
          <w:sz w:val="24"/>
          <w:szCs w:val="24"/>
        </w:rPr>
        <w:t xml:space="preserve"> a starting point for further research</w:t>
      </w:r>
      <w:r w:rsidR="005E5EA4" w:rsidRPr="00CD3AC5">
        <w:rPr>
          <w:rFonts w:ascii="Times New Roman" w:hAnsi="Times New Roman" w:cs="Times New Roman"/>
          <w:sz w:val="24"/>
          <w:szCs w:val="24"/>
        </w:rPr>
        <w:t xml:space="preserve">. </w:t>
      </w:r>
      <w:bookmarkStart w:id="108" w:name="_Hlk140518501"/>
      <w:r w:rsidR="005E5EA4" w:rsidRPr="00CD3AC5">
        <w:rPr>
          <w:rFonts w:ascii="Times New Roman" w:hAnsi="Times New Roman" w:cs="Times New Roman"/>
          <w:sz w:val="24"/>
          <w:szCs w:val="24"/>
        </w:rPr>
        <w:t xml:space="preserve">We have </w:t>
      </w:r>
      <w:r w:rsidRPr="00CD3AC5">
        <w:rPr>
          <w:rFonts w:ascii="Times New Roman" w:hAnsi="Times New Roman" w:cs="Times New Roman"/>
          <w:sz w:val="24"/>
          <w:szCs w:val="24"/>
        </w:rPr>
        <w:t xml:space="preserve">developed baseline </w:t>
      </w:r>
      <w:del w:id="109" w:author="Andrew Elhabr" w:date="2023-07-17T20:34:00Z">
        <w:r w:rsidR="008351C8" w:rsidRPr="00CD3AC5" w:rsidDel="00392153">
          <w:rPr>
            <w:rFonts w:ascii="Times New Roman" w:hAnsi="Times New Roman" w:cs="Times New Roman"/>
            <w:sz w:val="24"/>
            <w:szCs w:val="24"/>
          </w:rPr>
          <w:delText xml:space="preserve">and distributional </w:delText>
        </w:r>
      </w:del>
      <w:r w:rsidRPr="00CD3AC5">
        <w:rPr>
          <w:rFonts w:ascii="Times New Roman" w:hAnsi="Times New Roman" w:cs="Times New Roman"/>
          <w:sz w:val="24"/>
          <w:szCs w:val="24"/>
        </w:rPr>
        <w:t>rate estimates for each state</w:t>
      </w:r>
      <w:del w:id="110" w:author="Andrew Elhabr" w:date="2023-07-17T20:34:00Z">
        <w:r w:rsidRPr="00CD3AC5" w:rsidDel="00392153">
          <w:rPr>
            <w:rFonts w:ascii="Times New Roman" w:hAnsi="Times New Roman" w:cs="Times New Roman"/>
            <w:sz w:val="24"/>
            <w:szCs w:val="24"/>
          </w:rPr>
          <w:delText xml:space="preserve"> and found significant positive correlation</w:delText>
        </w:r>
        <w:r w:rsidR="003C580D" w:rsidRPr="00CD3AC5" w:rsidDel="00392153">
          <w:rPr>
            <w:rFonts w:ascii="Times New Roman" w:hAnsi="Times New Roman" w:cs="Times New Roman"/>
            <w:sz w:val="24"/>
            <w:szCs w:val="24"/>
          </w:rPr>
          <w:delText>s</w:delText>
        </w:r>
        <w:r w:rsidRPr="00CD3AC5" w:rsidDel="00392153">
          <w:rPr>
            <w:rFonts w:ascii="Times New Roman" w:hAnsi="Times New Roman" w:cs="Times New Roman"/>
            <w:sz w:val="24"/>
            <w:szCs w:val="24"/>
          </w:rPr>
          <w:delText xml:space="preserve"> with </w:delText>
        </w:r>
        <w:r w:rsidR="000D0264" w:rsidRPr="00CD3AC5" w:rsidDel="00392153">
          <w:rPr>
            <w:rFonts w:ascii="Times New Roman" w:hAnsi="Times New Roman" w:cs="Times New Roman"/>
            <w:sz w:val="24"/>
            <w:szCs w:val="24"/>
          </w:rPr>
          <w:delText>the percentage of population in urbanized areas</w:delText>
        </w:r>
        <w:r w:rsidRPr="00CD3AC5" w:rsidDel="00392153">
          <w:rPr>
            <w:rFonts w:ascii="Times New Roman" w:hAnsi="Times New Roman" w:cs="Times New Roman"/>
            <w:sz w:val="24"/>
            <w:szCs w:val="24"/>
          </w:rPr>
          <w:delText xml:space="preserve"> and </w:delText>
        </w:r>
        <w:r w:rsidR="000D0264" w:rsidRPr="00CD3AC5" w:rsidDel="00392153">
          <w:rPr>
            <w:rFonts w:ascii="Times New Roman" w:hAnsi="Times New Roman" w:cs="Times New Roman"/>
            <w:sz w:val="24"/>
            <w:szCs w:val="24"/>
          </w:rPr>
          <w:delText xml:space="preserve">the </w:delText>
        </w:r>
        <w:r w:rsidRPr="00CD3AC5" w:rsidDel="00392153">
          <w:rPr>
            <w:rFonts w:ascii="Times New Roman" w:hAnsi="Times New Roman" w:cs="Times New Roman"/>
            <w:sz w:val="24"/>
            <w:szCs w:val="24"/>
          </w:rPr>
          <w:delText>health insurance coverage</w:delText>
        </w:r>
        <w:r w:rsidR="000D0264" w:rsidRPr="00CD3AC5" w:rsidDel="00392153">
          <w:rPr>
            <w:rFonts w:ascii="Times New Roman" w:hAnsi="Times New Roman" w:cs="Times New Roman"/>
            <w:sz w:val="24"/>
            <w:szCs w:val="24"/>
          </w:rPr>
          <w:delText xml:space="preserve"> of low-income children</w:delText>
        </w:r>
      </w:del>
      <w:r w:rsidRPr="00CD3AC5">
        <w:rPr>
          <w:rFonts w:ascii="Times New Roman" w:hAnsi="Times New Roman" w:cs="Times New Roman"/>
          <w:sz w:val="24"/>
          <w:szCs w:val="24"/>
        </w:rPr>
        <w:t xml:space="preserve">. </w:t>
      </w:r>
      <w:bookmarkEnd w:id="108"/>
      <w:r w:rsidR="008351C8" w:rsidRPr="00CD3AC5">
        <w:rPr>
          <w:rFonts w:ascii="Times New Roman" w:hAnsi="Times New Roman" w:cs="Times New Roman"/>
          <w:sz w:val="24"/>
          <w:szCs w:val="24"/>
        </w:rPr>
        <w:t>Our framework and findings can be extended</w:t>
      </w:r>
      <w:r w:rsidR="005E5EA4" w:rsidRPr="00CD3AC5">
        <w:rPr>
          <w:rFonts w:ascii="Times New Roman" w:hAnsi="Times New Roman" w:cs="Times New Roman"/>
          <w:sz w:val="24"/>
          <w:szCs w:val="24"/>
        </w:rPr>
        <w:t xml:space="preserve"> </w:t>
      </w:r>
      <w:r w:rsidR="008351C8" w:rsidRPr="00CD3AC5">
        <w:rPr>
          <w:rFonts w:ascii="Times New Roman" w:hAnsi="Times New Roman" w:cs="Times New Roman"/>
          <w:sz w:val="24"/>
          <w:szCs w:val="24"/>
        </w:rPr>
        <w:t>for f</w:t>
      </w:r>
      <w:r w:rsidR="00261534" w:rsidRPr="00CD3AC5">
        <w:rPr>
          <w:rFonts w:ascii="Times New Roman" w:hAnsi="Times New Roman" w:cs="Times New Roman"/>
          <w:sz w:val="24"/>
          <w:szCs w:val="24"/>
        </w:rPr>
        <w:t xml:space="preserve">urther studies </w:t>
      </w:r>
      <w:r w:rsidR="000D0264" w:rsidRPr="00CD3AC5">
        <w:rPr>
          <w:rFonts w:ascii="Times New Roman" w:hAnsi="Times New Roman" w:cs="Times New Roman"/>
          <w:sz w:val="24"/>
          <w:szCs w:val="24"/>
        </w:rPr>
        <w:t>on</w:t>
      </w:r>
      <w:r w:rsidR="00261534" w:rsidRPr="00CD3AC5">
        <w:rPr>
          <w:rFonts w:ascii="Times New Roman" w:hAnsi="Times New Roman" w:cs="Times New Roman"/>
          <w:sz w:val="24"/>
          <w:szCs w:val="24"/>
        </w:rPr>
        <w:t xml:space="preserve"> different types of subgroups</w:t>
      </w:r>
      <w:r w:rsidR="008351C8" w:rsidRPr="00CD3AC5">
        <w:rPr>
          <w:rFonts w:ascii="Times New Roman" w:hAnsi="Times New Roman" w:cs="Times New Roman"/>
          <w:sz w:val="24"/>
          <w:szCs w:val="24"/>
        </w:rPr>
        <w:t xml:space="preserve">, similar populations, </w:t>
      </w:r>
      <w:r w:rsidR="000D0264" w:rsidRPr="00CD3AC5">
        <w:rPr>
          <w:rFonts w:ascii="Times New Roman" w:hAnsi="Times New Roman" w:cs="Times New Roman"/>
          <w:sz w:val="24"/>
          <w:szCs w:val="24"/>
        </w:rPr>
        <w:t xml:space="preserve">and </w:t>
      </w:r>
      <w:r w:rsidR="008351C8" w:rsidRPr="00CD3AC5">
        <w:rPr>
          <w:rFonts w:ascii="Times New Roman" w:hAnsi="Times New Roman" w:cs="Times New Roman"/>
          <w:sz w:val="24"/>
          <w:szCs w:val="24"/>
        </w:rPr>
        <w:t xml:space="preserve">the impact of various public health </w:t>
      </w:r>
      <w:r w:rsidR="00261534" w:rsidRPr="00CD3AC5">
        <w:rPr>
          <w:rFonts w:ascii="Times New Roman" w:hAnsi="Times New Roman" w:cs="Times New Roman"/>
          <w:sz w:val="24"/>
          <w:szCs w:val="24"/>
        </w:rPr>
        <w:t>policies</w:t>
      </w:r>
      <w:r w:rsidR="008351C8" w:rsidRPr="00CD3AC5">
        <w:rPr>
          <w:rFonts w:ascii="Times New Roman" w:hAnsi="Times New Roman" w:cs="Times New Roman"/>
          <w:sz w:val="24"/>
          <w:szCs w:val="24"/>
        </w:rPr>
        <w:t>.</w:t>
      </w:r>
    </w:p>
    <w:p w14:paraId="71C83C74" w14:textId="29C43324" w:rsidR="00DE661B" w:rsidRPr="00CD3AC5" w:rsidRDefault="00DE661B" w:rsidP="00315151">
      <w:pPr>
        <w:spacing w:line="360" w:lineRule="auto"/>
        <w:rPr>
          <w:rFonts w:ascii="Times New Roman" w:hAnsi="Times New Roman" w:cs="Times New Roman"/>
          <w:sz w:val="24"/>
          <w:szCs w:val="24"/>
        </w:rPr>
      </w:pPr>
      <w:r w:rsidRPr="00CD3AC5">
        <w:rPr>
          <w:rFonts w:ascii="Times New Roman" w:hAnsi="Times New Roman" w:cs="Times New Roman"/>
          <w:sz w:val="24"/>
          <w:szCs w:val="24"/>
        </w:rPr>
        <w:br w:type="page"/>
      </w:r>
    </w:p>
    <w:p w14:paraId="6F12E6F9" w14:textId="0A30EBFF" w:rsidR="00381081" w:rsidRPr="00CD3AC5" w:rsidRDefault="00381081"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REFERENCES</w:t>
      </w:r>
    </w:p>
    <w:p w14:paraId="11DA55A1" w14:textId="0013B99D" w:rsidR="00435A6F" w:rsidRPr="00CD3AC5" w:rsidRDefault="00435A6F" w:rsidP="00435A6F">
      <w:pPr>
        <w:spacing w:after="0" w:line="276" w:lineRule="auto"/>
        <w:rPr>
          <w:rFonts w:ascii="Times New Roman" w:hAnsi="Times New Roman" w:cs="Times New Roman"/>
          <w:b/>
          <w:bCs/>
          <w:sz w:val="24"/>
          <w:szCs w:val="24"/>
        </w:rPr>
      </w:pPr>
    </w:p>
    <w:p w14:paraId="640AC592" w14:textId="77777777" w:rsidR="00CD018A" w:rsidRPr="00CD3AC5" w:rsidRDefault="00773DFD" w:rsidP="00CD018A">
      <w:pPr>
        <w:pStyle w:val="Bibliography"/>
        <w:rPr>
          <w:rFonts w:ascii="Times New Roman" w:hAnsi="Times New Roman" w:cs="Times New Roman"/>
          <w:sz w:val="24"/>
          <w:szCs w:val="24"/>
        </w:rPr>
      </w:pPr>
      <w:r w:rsidRPr="00CD3AC5">
        <w:rPr>
          <w:b/>
          <w:bCs/>
          <w:sz w:val="24"/>
          <w:szCs w:val="24"/>
        </w:rPr>
        <w:fldChar w:fldCharType="begin"/>
      </w:r>
      <w:r w:rsidR="00CD018A" w:rsidRPr="00CD3AC5">
        <w:rPr>
          <w:b/>
          <w:bCs/>
          <w:sz w:val="24"/>
          <w:szCs w:val="24"/>
        </w:rPr>
        <w:instrText xml:space="preserve"> ADDIN ZOTERO_BIBL {"uncited":[],"omitted":[],"custom":[]} CSL_BIBLIOGRAPHY </w:instrText>
      </w:r>
      <w:r w:rsidRPr="00CD3AC5">
        <w:rPr>
          <w:b/>
          <w:bCs/>
          <w:sz w:val="24"/>
          <w:szCs w:val="24"/>
        </w:rPr>
        <w:fldChar w:fldCharType="separate"/>
      </w:r>
      <w:r w:rsidR="00CD018A" w:rsidRPr="00CD3AC5">
        <w:rPr>
          <w:rFonts w:ascii="Times New Roman" w:hAnsi="Times New Roman" w:cs="Times New Roman"/>
          <w:sz w:val="24"/>
          <w:szCs w:val="24"/>
        </w:rPr>
        <w:t>1.</w:t>
      </w:r>
      <w:r w:rsidR="00CD018A" w:rsidRPr="00CD3AC5">
        <w:rPr>
          <w:rFonts w:ascii="Times New Roman" w:hAnsi="Times New Roman" w:cs="Times New Roman"/>
          <w:sz w:val="24"/>
          <w:szCs w:val="24"/>
        </w:rPr>
        <w:tab/>
        <w:t>Supplemental Security Income. Accessed June 21, 2022. https://www.ssa.gov/ssi/</w:t>
      </w:r>
    </w:p>
    <w:p w14:paraId="0C4A6F5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w:t>
      </w:r>
      <w:r w:rsidRPr="00CD3AC5">
        <w:rPr>
          <w:rFonts w:ascii="Times New Roman" w:hAnsi="Times New Roman" w:cs="Times New Roman"/>
          <w:sz w:val="24"/>
          <w:szCs w:val="24"/>
        </w:rPr>
        <w:tab/>
        <w:t>Understanding SSI - SSI for Children. Accessed June 21, 2022. https://www.ssa.gov/ssi/text-child-ussi.htm</w:t>
      </w:r>
    </w:p>
    <w:p w14:paraId="1E9D6B3E"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w:t>
      </w:r>
      <w:r w:rsidRPr="00CD3AC5">
        <w:rPr>
          <w:rFonts w:ascii="Times New Roman" w:hAnsi="Times New Roman" w:cs="Times New Roman"/>
          <w:sz w:val="24"/>
          <w:szCs w:val="24"/>
        </w:rPr>
        <w:tab/>
        <w:t>Understanding SSI - SSI Benefits. Accessed June 21, 2022. https://www.ssa.gov/ssi/text-benefits-ussi.htm</w:t>
      </w:r>
    </w:p>
    <w:p w14:paraId="1827E3D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4.</w:t>
      </w:r>
      <w:r w:rsidRPr="00CD3AC5">
        <w:rPr>
          <w:rFonts w:ascii="Times New Roman" w:hAnsi="Times New Roman" w:cs="Times New Roman"/>
          <w:sz w:val="24"/>
          <w:szCs w:val="24"/>
        </w:rPr>
        <w:tab/>
        <w:t>State Supplemental Payments for Children with Disabilities. Accessed June 21, 2022. https://www.lawatlas.org/datasets/supplemental-security-income-for-children-with-disabilities</w:t>
      </w:r>
    </w:p>
    <w:p w14:paraId="4D5BAEE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5.</w:t>
      </w:r>
      <w:r w:rsidRPr="00CD3AC5">
        <w:rPr>
          <w:rFonts w:ascii="Times New Roman" w:hAnsi="Times New Roman" w:cs="Times New Roman"/>
          <w:sz w:val="24"/>
          <w:szCs w:val="24"/>
        </w:rPr>
        <w:tab/>
        <w:t xml:space="preserve">Robinson LR, McCord RF, Cloud LK, et al. Trends Over Time and Jurisdiction Variability in Supplemental Security Income and State Supplementary Payment Programs for Children With Disabilities. </w:t>
      </w:r>
      <w:r w:rsidRPr="00CD3AC5">
        <w:rPr>
          <w:rFonts w:ascii="Times New Roman" w:hAnsi="Times New Roman" w:cs="Times New Roman"/>
          <w:i/>
          <w:iCs/>
          <w:sz w:val="24"/>
          <w:szCs w:val="24"/>
        </w:rPr>
        <w:t>J Public Health Manag Pract</w:t>
      </w:r>
      <w:r w:rsidRPr="00CD3AC5">
        <w:rPr>
          <w:rFonts w:ascii="Times New Roman" w:hAnsi="Times New Roman" w:cs="Times New Roman"/>
          <w:sz w:val="24"/>
          <w:szCs w:val="24"/>
        </w:rPr>
        <w:t>. 2020;26 Suppl 2, Advancing Legal Epidemiology:S45-S53. doi:10.1097/PHH.0000000000001122</w:t>
      </w:r>
    </w:p>
    <w:p w14:paraId="5151B5E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6.</w:t>
      </w:r>
      <w:r w:rsidRPr="00CD3AC5">
        <w:rPr>
          <w:rFonts w:ascii="Times New Roman" w:hAnsi="Times New Roman" w:cs="Times New Roman"/>
          <w:sz w:val="24"/>
          <w:szCs w:val="24"/>
        </w:rPr>
        <w:tab/>
        <w:t>SSI Annual Statistical Report, 2020. Accessed June 21, 2022. https://www.ssa.gov/policy/docs/statcomps/ssi_asr/2020/index.html</w:t>
      </w:r>
    </w:p>
    <w:p w14:paraId="46BD0F0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7.</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A Roadmap to Reducing Child Poverty</w:t>
      </w:r>
      <w:r w:rsidRPr="00CD3AC5">
        <w:rPr>
          <w:rFonts w:ascii="Times New Roman" w:hAnsi="Times New Roman" w:cs="Times New Roman"/>
          <w:sz w:val="24"/>
          <w:szCs w:val="24"/>
        </w:rPr>
        <w:t>.; 2019. doi:10.17226/25246</w:t>
      </w:r>
    </w:p>
    <w:p w14:paraId="5DF74A4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8.</w:t>
      </w:r>
      <w:r w:rsidRPr="00CD3AC5">
        <w:rPr>
          <w:rFonts w:ascii="Times New Roman" w:hAnsi="Times New Roman" w:cs="Times New Roman"/>
          <w:sz w:val="24"/>
          <w:szCs w:val="24"/>
        </w:rPr>
        <w:tab/>
        <w:t xml:space="preserve">Gettens J, Lei PP, Henry A. Accounting for Geographic Variation in Social Security Disability Prog.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78(2):29-47.</w:t>
      </w:r>
    </w:p>
    <w:p w14:paraId="72E9567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9.</w:t>
      </w:r>
      <w:r w:rsidRPr="00CD3AC5">
        <w:rPr>
          <w:rFonts w:ascii="Times New Roman" w:hAnsi="Times New Roman" w:cs="Times New Roman"/>
          <w:sz w:val="24"/>
          <w:szCs w:val="24"/>
        </w:rPr>
        <w:tab/>
        <w:t xml:space="preserve">Hemmeter J. Supplemental Security Income Program Entry at Age 18 and Entrants’ Subsequent Earnings.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2015;75(3):35-53.</w:t>
      </w:r>
    </w:p>
    <w:p w14:paraId="7CA7EB4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10.</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Mental Disorders and Disabilities Among Low-Income Children</w:t>
      </w:r>
      <w:r w:rsidRPr="00CD3AC5">
        <w:rPr>
          <w:rFonts w:ascii="Times New Roman" w:hAnsi="Times New Roman" w:cs="Times New Roman"/>
          <w:sz w:val="24"/>
          <w:szCs w:val="24"/>
        </w:rPr>
        <w:t>.; 2015. doi:10.17226/21780</w:t>
      </w:r>
    </w:p>
    <w:p w14:paraId="50FAC668"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11.</w:t>
      </w:r>
      <w:r w:rsidRPr="00CD3AC5">
        <w:rPr>
          <w:rFonts w:ascii="Times New Roman" w:hAnsi="Times New Roman" w:cs="Times New Roman"/>
          <w:sz w:val="24"/>
          <w:szCs w:val="24"/>
        </w:rPr>
        <w:tab/>
        <w:t>Damico A. A Closer Look at the Remaining Uninsured Population Eligible for Medicaid and CHIP. KFF. Published November 18, 2021. Accessed June 21, 2022. https://www.kff.org/uninsured/issue-brief/a-closer-look-at-the-remaining-uninsured-population-eligible-for-medicaid-and-chip/</w:t>
      </w:r>
    </w:p>
    <w:p w14:paraId="3F9A711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12.</w:t>
      </w:r>
      <w:r w:rsidRPr="00CD3AC5">
        <w:rPr>
          <w:rFonts w:ascii="Times New Roman" w:hAnsi="Times New Roman" w:cs="Times New Roman"/>
          <w:sz w:val="24"/>
          <w:szCs w:val="24"/>
        </w:rPr>
        <w:tab/>
        <w:t xml:space="preserve">Deshpande M, Li Y. Who Is Screened Out? Application Costs and the Targeting of Disability Programs. </w:t>
      </w:r>
      <w:r w:rsidRPr="00CD3AC5">
        <w:rPr>
          <w:rFonts w:ascii="Times New Roman" w:hAnsi="Times New Roman" w:cs="Times New Roman"/>
          <w:i/>
          <w:iCs/>
          <w:sz w:val="24"/>
          <w:szCs w:val="24"/>
        </w:rPr>
        <w:t>American Economic Journal: Economic Policy</w:t>
      </w:r>
      <w:r w:rsidRPr="00CD3AC5">
        <w:rPr>
          <w:rFonts w:ascii="Times New Roman" w:hAnsi="Times New Roman" w:cs="Times New Roman"/>
          <w:sz w:val="24"/>
          <w:szCs w:val="24"/>
        </w:rPr>
        <w:t>. 2019;11(4):213-248. doi:10.1257/pol.20180076</w:t>
      </w:r>
    </w:p>
    <w:p w14:paraId="22F1CCD0"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13.</w:t>
      </w:r>
      <w:r w:rsidRPr="00CD3AC5">
        <w:rPr>
          <w:rFonts w:ascii="Times New Roman" w:hAnsi="Times New Roman" w:cs="Times New Roman"/>
          <w:sz w:val="24"/>
          <w:szCs w:val="24"/>
        </w:rPr>
        <w:tab/>
        <w:t xml:space="preserve">Levere M, Orzol S, Leininger L, Early N. Contemporaneous and long-term effects of children’s public health insurance expansions on Supplemental Security Income participation. </w:t>
      </w:r>
      <w:r w:rsidRPr="00CD3AC5">
        <w:rPr>
          <w:rFonts w:ascii="Times New Roman" w:hAnsi="Times New Roman" w:cs="Times New Roman"/>
          <w:i/>
          <w:iCs/>
          <w:sz w:val="24"/>
          <w:szCs w:val="24"/>
        </w:rPr>
        <w:t>J Health Econ</w:t>
      </w:r>
      <w:r w:rsidRPr="00CD3AC5">
        <w:rPr>
          <w:rFonts w:ascii="Times New Roman" w:hAnsi="Times New Roman" w:cs="Times New Roman"/>
          <w:sz w:val="24"/>
          <w:szCs w:val="24"/>
        </w:rPr>
        <w:t>. 2019;64:80-92. doi:10.1016/j.jhealeco.2019.02.003</w:t>
      </w:r>
    </w:p>
    <w:p w14:paraId="314AFD4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14.</w:t>
      </w:r>
      <w:r w:rsidRPr="00CD3AC5">
        <w:rPr>
          <w:rFonts w:ascii="Times New Roman" w:hAnsi="Times New Roman" w:cs="Times New Roman"/>
          <w:sz w:val="24"/>
          <w:szCs w:val="24"/>
        </w:rPr>
        <w:tab/>
        <w:t>III. The Supplemental Security Income Program. Accessed June 21, 2022. https://www.ssa.gov/OACT/ssir/SSI19/III_ProgramDescription.html#98370</w:t>
      </w:r>
    </w:p>
    <w:p w14:paraId="24E3BC6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15.</w:t>
      </w:r>
      <w:r w:rsidRPr="00CD3AC5">
        <w:rPr>
          <w:rFonts w:ascii="Times New Roman" w:hAnsi="Times New Roman" w:cs="Times New Roman"/>
          <w:sz w:val="24"/>
          <w:szCs w:val="24"/>
        </w:rPr>
        <w:tab/>
        <w:t>2022. Status of State Medicaid Expansion Decisions: Interactive Map. KFF. Published June 15, 2022. Accessed June 21, 2022. https://www.kff.org/medicaid/issue-brief/status-of-state-medicaid-expansion-decisions-interactive-map/</w:t>
      </w:r>
    </w:p>
    <w:p w14:paraId="4FC0727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16.</w:t>
      </w:r>
      <w:r w:rsidRPr="00CD3AC5">
        <w:rPr>
          <w:rFonts w:ascii="Times New Roman" w:hAnsi="Times New Roman" w:cs="Times New Roman"/>
          <w:sz w:val="24"/>
          <w:szCs w:val="24"/>
        </w:rPr>
        <w:tab/>
        <w:t xml:space="preserve">Schmidt L, Sevak P. Child Participation in Supplemental Security Income: Cross- and Within-State Determinants of Caseload Growth. </w:t>
      </w:r>
      <w:r w:rsidRPr="00CD3AC5">
        <w:rPr>
          <w:rFonts w:ascii="Times New Roman" w:hAnsi="Times New Roman" w:cs="Times New Roman"/>
          <w:i/>
          <w:iCs/>
          <w:sz w:val="24"/>
          <w:szCs w:val="24"/>
        </w:rPr>
        <w:t>Journal of Disability Policy Studies</w:t>
      </w:r>
      <w:r w:rsidRPr="00CD3AC5">
        <w:rPr>
          <w:rFonts w:ascii="Times New Roman" w:hAnsi="Times New Roman" w:cs="Times New Roman"/>
          <w:sz w:val="24"/>
          <w:szCs w:val="24"/>
        </w:rPr>
        <w:t>. 2017;28(3). doi:10.1177/1044207317714746</w:t>
      </w:r>
    </w:p>
    <w:p w14:paraId="24F358E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17.</w:t>
      </w:r>
      <w:r w:rsidRPr="00CD3AC5">
        <w:rPr>
          <w:rFonts w:ascii="Times New Roman" w:hAnsi="Times New Roman" w:cs="Times New Roman"/>
          <w:sz w:val="24"/>
          <w:szCs w:val="24"/>
        </w:rPr>
        <w:tab/>
        <w:t xml:space="preserve">Wittenburg D, Tambornino J, Brown E, Rowe G, DeCamillis M, Crouse G. </w:t>
      </w:r>
      <w:r w:rsidRPr="00CD3AC5">
        <w:rPr>
          <w:rFonts w:ascii="Times New Roman" w:hAnsi="Times New Roman" w:cs="Times New Roman"/>
          <w:i/>
          <w:iCs/>
          <w:sz w:val="24"/>
          <w:szCs w:val="24"/>
        </w:rPr>
        <w:t>The Child SSI Program and the Changing Safety Net</w:t>
      </w:r>
      <w:r w:rsidRPr="00CD3AC5">
        <w:rPr>
          <w:rFonts w:ascii="Times New Roman" w:hAnsi="Times New Roman" w:cs="Times New Roman"/>
          <w:sz w:val="24"/>
          <w:szCs w:val="24"/>
        </w:rPr>
        <w:t>. Mathematica Policy Research; 2015. Accessed June 21, 2022. https://ideas.repec.org/p/mpr/mprres/4e80b206b0664d938e35325220c9bfd4.html</w:t>
      </w:r>
    </w:p>
    <w:p w14:paraId="26A584E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18.</w:t>
      </w:r>
      <w:r w:rsidRPr="00CD3AC5">
        <w:rPr>
          <w:rFonts w:ascii="Times New Roman" w:hAnsi="Times New Roman" w:cs="Times New Roman"/>
          <w:sz w:val="24"/>
          <w:szCs w:val="24"/>
        </w:rPr>
        <w:tab/>
        <w:t xml:space="preserve">Hoagwood KE, Zima BT, Buka SL, Houtrow A, Kelleher KJ. State-to-State Variation in SSI Enrollment for Children With Mental Disabilities: An Administrative and Ethical Challenge. </w:t>
      </w:r>
      <w:r w:rsidRPr="00CD3AC5">
        <w:rPr>
          <w:rFonts w:ascii="Times New Roman" w:hAnsi="Times New Roman" w:cs="Times New Roman"/>
          <w:i/>
          <w:iCs/>
          <w:sz w:val="24"/>
          <w:szCs w:val="24"/>
        </w:rPr>
        <w:t>Psychiatr Serv</w:t>
      </w:r>
      <w:r w:rsidRPr="00CD3AC5">
        <w:rPr>
          <w:rFonts w:ascii="Times New Roman" w:hAnsi="Times New Roman" w:cs="Times New Roman"/>
          <w:sz w:val="24"/>
          <w:szCs w:val="24"/>
        </w:rPr>
        <w:t>. 2017;68(2):195-198. doi:10.1176/appi.ps.201600118</w:t>
      </w:r>
    </w:p>
    <w:p w14:paraId="36E98C7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19.</w:t>
      </w:r>
      <w:r w:rsidRPr="00CD3AC5">
        <w:rPr>
          <w:rFonts w:ascii="Times New Roman" w:hAnsi="Times New Roman" w:cs="Times New Roman"/>
          <w:sz w:val="24"/>
          <w:szCs w:val="24"/>
        </w:rPr>
        <w:tab/>
        <w:t>Bailey M, Hemmeter J. Characteristics of Noninstitutionalized DI and SSI Program Participants, 2013 Update. Social Security Administration Research, Statistics, and Policy Analysis. Accessed June 21, 2022. https://www.ssa.gov/policy/docs/rsnotes/rsn2015-02.html</w:t>
      </w:r>
    </w:p>
    <w:p w14:paraId="38BE30D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20.</w:t>
      </w:r>
      <w:r w:rsidRPr="00CD3AC5">
        <w:rPr>
          <w:rFonts w:ascii="Times New Roman" w:hAnsi="Times New Roman" w:cs="Times New Roman"/>
          <w:sz w:val="24"/>
          <w:szCs w:val="24"/>
        </w:rPr>
        <w:tab/>
        <w:t>Romig K. SSI: A Lifeline for Children with Disabilities. Center on Budget and Policy Priorities. Published May 11, 2017. Accessed June 21, 2022. https://www.cbpp.org/research/social-security/ssi-a-lifeline-for-children-with-disabilities</w:t>
      </w:r>
    </w:p>
    <w:p w14:paraId="73651EE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21.</w:t>
      </w:r>
      <w:r w:rsidRPr="00CD3AC5">
        <w:rPr>
          <w:rFonts w:ascii="Times New Roman" w:hAnsi="Times New Roman" w:cs="Times New Roman"/>
          <w:sz w:val="24"/>
          <w:szCs w:val="24"/>
        </w:rPr>
        <w:tab/>
        <w:t xml:space="preserve">Duggan M, Kearney MS, Rennane S. The Supplemental Security Income Program. In: </w:t>
      </w:r>
      <w:r w:rsidRPr="00CD3AC5">
        <w:rPr>
          <w:rFonts w:ascii="Times New Roman" w:hAnsi="Times New Roman" w:cs="Times New Roman"/>
          <w:i/>
          <w:iCs/>
          <w:sz w:val="24"/>
          <w:szCs w:val="24"/>
        </w:rPr>
        <w:t>Economics of Means-Tested Transfer Programs in the United States, Volume 2</w:t>
      </w:r>
      <w:r w:rsidRPr="00CD3AC5">
        <w:rPr>
          <w:rFonts w:ascii="Times New Roman" w:hAnsi="Times New Roman" w:cs="Times New Roman"/>
          <w:sz w:val="24"/>
          <w:szCs w:val="24"/>
        </w:rPr>
        <w:t>. University of Chicago Press; 2015:1-58. Accessed June 26, 2022. https://www.nber.org/books-and-chapters/economics-means-tested-transfer-programs-united-states-volume-2/supplemental-security-income-program</w:t>
      </w:r>
    </w:p>
    <w:p w14:paraId="096003A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22.</w:t>
      </w:r>
      <w:r w:rsidRPr="00CD3AC5">
        <w:rPr>
          <w:rFonts w:ascii="Times New Roman" w:hAnsi="Times New Roman" w:cs="Times New Roman"/>
          <w:sz w:val="24"/>
          <w:szCs w:val="24"/>
        </w:rPr>
        <w:tab/>
        <w:t>Burkhauser RV, Houtenville AJ, Tennant JR. Capturing the Elusive Working-Age Population With Disabilities: Reconciling Conflicting Social Success Estimates From the Current Population Survey and American Community Survey. 2014;24(4). doi:10.1177/1044207312446226</w:t>
      </w:r>
    </w:p>
    <w:p w14:paraId="4378CEE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23.</w:t>
      </w:r>
      <w:r w:rsidRPr="00CD3AC5">
        <w:rPr>
          <w:rFonts w:ascii="Times New Roman" w:hAnsi="Times New Roman" w:cs="Times New Roman"/>
          <w:sz w:val="24"/>
          <w:szCs w:val="24"/>
        </w:rPr>
        <w:tab/>
        <w:t>NSCH Interactive Data Query (2016 – present) - Data Resource Center for Child and Adolescent Health. Accessed June 21, 2022. https://www.childhealthdata.org/browse/survey</w:t>
      </w:r>
    </w:p>
    <w:p w14:paraId="0CA60DF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24.</w:t>
      </w:r>
      <w:r w:rsidRPr="00CD3AC5">
        <w:rPr>
          <w:rFonts w:ascii="Times New Roman" w:hAnsi="Times New Roman" w:cs="Times New Roman"/>
          <w:sz w:val="24"/>
          <w:szCs w:val="24"/>
        </w:rPr>
        <w:tab/>
        <w:t>American Community Survey 2019 1-year data release. Census.gov. Accessed June 21, 2022. https://www.census.gov/programs-surveys/acs</w:t>
      </w:r>
    </w:p>
    <w:p w14:paraId="5973AB34"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25.</w:t>
      </w:r>
      <w:r w:rsidRPr="00CD3AC5">
        <w:rPr>
          <w:rFonts w:ascii="Times New Roman" w:hAnsi="Times New Roman" w:cs="Times New Roman"/>
          <w:sz w:val="24"/>
          <w:szCs w:val="24"/>
        </w:rPr>
        <w:tab/>
        <w:t xml:space="preserve">Levy J, Rosenberg M, Vanness D. A Transparent and Consistent Approach to Assess US Outpatient Drug Costs for Use in Cost-Effectiveness Analyses. </w:t>
      </w:r>
      <w:r w:rsidRPr="00CD3AC5">
        <w:rPr>
          <w:rFonts w:ascii="Times New Roman" w:hAnsi="Times New Roman" w:cs="Times New Roman"/>
          <w:i/>
          <w:iCs/>
          <w:sz w:val="24"/>
          <w:szCs w:val="24"/>
        </w:rPr>
        <w:t>Value in Health</w:t>
      </w:r>
      <w:r w:rsidRPr="00CD3AC5">
        <w:rPr>
          <w:rFonts w:ascii="Times New Roman" w:hAnsi="Times New Roman" w:cs="Times New Roman"/>
          <w:sz w:val="24"/>
          <w:szCs w:val="24"/>
        </w:rPr>
        <w:t>. 2018;21(6):677-684. doi:10.1016/j.jval.2017.06.013</w:t>
      </w:r>
    </w:p>
    <w:p w14:paraId="457BD33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26.</w:t>
      </w:r>
      <w:r w:rsidRPr="00CD3AC5">
        <w:rPr>
          <w:rFonts w:ascii="Times New Roman" w:hAnsi="Times New Roman" w:cs="Times New Roman"/>
          <w:sz w:val="24"/>
          <w:szCs w:val="24"/>
        </w:rPr>
        <w:tab/>
        <w:t xml:space="preserve">Silver EJ, Stein RE. Access to care, unmet health needs, and poverty status among children with and without chronic conditions. </w:t>
      </w:r>
      <w:r w:rsidRPr="00CD3AC5">
        <w:rPr>
          <w:rFonts w:ascii="Times New Roman" w:hAnsi="Times New Roman" w:cs="Times New Roman"/>
          <w:i/>
          <w:iCs/>
          <w:sz w:val="24"/>
          <w:szCs w:val="24"/>
        </w:rPr>
        <w:t>Ambul Pediatr</w:t>
      </w:r>
      <w:r w:rsidRPr="00CD3AC5">
        <w:rPr>
          <w:rFonts w:ascii="Times New Roman" w:hAnsi="Times New Roman" w:cs="Times New Roman"/>
          <w:sz w:val="24"/>
          <w:szCs w:val="24"/>
        </w:rPr>
        <w:t>. 2001;1(6):314-320. doi:10.1367/1539-4409(2001)001&lt;0314:atcuhn&gt;2.0.co;2</w:t>
      </w:r>
    </w:p>
    <w:p w14:paraId="3A63B3D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27.</w:t>
      </w:r>
      <w:r w:rsidRPr="00CD3AC5">
        <w:rPr>
          <w:rFonts w:ascii="Times New Roman" w:hAnsi="Times New Roman" w:cs="Times New Roman"/>
          <w:sz w:val="24"/>
          <w:szCs w:val="24"/>
        </w:rPr>
        <w:tab/>
        <w:t xml:space="preserve">Lustig DC, Strauser DR. Causal Relationships Between Poverty and Disability. </w:t>
      </w:r>
      <w:r w:rsidRPr="00CD3AC5">
        <w:rPr>
          <w:rFonts w:ascii="Times New Roman" w:hAnsi="Times New Roman" w:cs="Times New Roman"/>
          <w:i/>
          <w:iCs/>
          <w:sz w:val="24"/>
          <w:szCs w:val="24"/>
        </w:rPr>
        <w:t>Rehabilitation Counseling Bulletin</w:t>
      </w:r>
      <w:r w:rsidRPr="00CD3AC5">
        <w:rPr>
          <w:rFonts w:ascii="Times New Roman" w:hAnsi="Times New Roman" w:cs="Times New Roman"/>
          <w:sz w:val="24"/>
          <w:szCs w:val="24"/>
        </w:rPr>
        <w:t>. 2007;50(4):194-202. doi:10.1177/00343552070500040101</w:t>
      </w:r>
    </w:p>
    <w:p w14:paraId="1DF6E91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28.</w:t>
      </w:r>
      <w:r w:rsidRPr="00CD3AC5">
        <w:rPr>
          <w:rFonts w:ascii="Times New Roman" w:hAnsi="Times New Roman" w:cs="Times New Roman"/>
          <w:sz w:val="24"/>
          <w:szCs w:val="24"/>
        </w:rPr>
        <w:tab/>
        <w:t>US Census Bureau. 2010 Census Urban and Rural Classification and Urban Area Criteria. Census.gov. Accessed June 25, 2022. https://www.census.gov/programs-surveys/geography/guidance/geo-areas/urban-rural/2010-urban-rural.html</w:t>
      </w:r>
    </w:p>
    <w:p w14:paraId="2458003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29.</w:t>
      </w:r>
      <w:r w:rsidRPr="00CD3AC5">
        <w:rPr>
          <w:rFonts w:ascii="Times New Roman" w:hAnsi="Times New Roman" w:cs="Times New Roman"/>
          <w:sz w:val="24"/>
          <w:szCs w:val="24"/>
        </w:rPr>
        <w:tab/>
        <w:t>Health Insurance Coverage of Low Income Children 0-18 (under 200% FPL). KFF. Published October 23, 2020. Accessed June 21, 2022. https://www.kff.org/other/state-indicator/health-insurance-coverage-of-low-income-children-0-18-under-200-fpl/</w:t>
      </w:r>
    </w:p>
    <w:p w14:paraId="5F0D7CB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30.</w:t>
      </w:r>
      <w:r w:rsidRPr="00CD3AC5">
        <w:rPr>
          <w:rFonts w:ascii="Times New Roman" w:hAnsi="Times New Roman" w:cs="Times New Roman"/>
          <w:sz w:val="24"/>
          <w:szCs w:val="24"/>
        </w:rPr>
        <w:tab/>
        <w:t>Levere M, Wittenburg D, Hemmeter J, Center for Retirement Research BC. What Is the Relationship Between Deprivation and Child SSI Participation? Published online May 23, 2022. Accessed June 26, 2022. https://papers.ssrn.com/abstract=4117810</w:t>
      </w:r>
    </w:p>
    <w:p w14:paraId="237796C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31.</w:t>
      </w:r>
      <w:r w:rsidRPr="00CD3AC5">
        <w:rPr>
          <w:rFonts w:ascii="Times New Roman" w:hAnsi="Times New Roman" w:cs="Times New Roman"/>
          <w:sz w:val="24"/>
          <w:szCs w:val="24"/>
        </w:rPr>
        <w:tab/>
        <w:t xml:space="preserve">Hu J, Lahiri K, Vaughan DR, Wixon B. A Structural Model of Social Security’s Disability Determination Process. </w:t>
      </w:r>
      <w:r w:rsidRPr="00CD3AC5">
        <w:rPr>
          <w:rFonts w:ascii="Times New Roman" w:hAnsi="Times New Roman" w:cs="Times New Roman"/>
          <w:i/>
          <w:iCs/>
          <w:sz w:val="24"/>
          <w:szCs w:val="24"/>
        </w:rPr>
        <w:t>The Review of Economics and Statistics</w:t>
      </w:r>
      <w:r w:rsidRPr="00CD3AC5">
        <w:rPr>
          <w:rFonts w:ascii="Times New Roman" w:hAnsi="Times New Roman" w:cs="Times New Roman"/>
          <w:sz w:val="24"/>
          <w:szCs w:val="24"/>
        </w:rPr>
        <w:t>. 2001;83(2):348-361.</w:t>
      </w:r>
    </w:p>
    <w:p w14:paraId="3DDF757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32.</w:t>
      </w:r>
      <w:r w:rsidRPr="00CD3AC5">
        <w:rPr>
          <w:rFonts w:ascii="Times New Roman" w:hAnsi="Times New Roman" w:cs="Times New Roman"/>
          <w:sz w:val="24"/>
          <w:szCs w:val="24"/>
        </w:rPr>
        <w:tab/>
        <w:t xml:space="preserve">Davies PS, Huynh M, Newcomb C, O’Leary P, Rupp K, Sears J. Modeling SSI financial eligibility and simulating the effect of policy options. </w:t>
      </w:r>
      <w:r w:rsidRPr="00CD3AC5">
        <w:rPr>
          <w:rFonts w:ascii="Times New Roman" w:hAnsi="Times New Roman" w:cs="Times New Roman"/>
          <w:i/>
          <w:iCs/>
          <w:sz w:val="24"/>
          <w:szCs w:val="24"/>
        </w:rPr>
        <w:t>Soc Secur Bull</w:t>
      </w:r>
      <w:r w:rsidRPr="00CD3AC5">
        <w:rPr>
          <w:rFonts w:ascii="Times New Roman" w:hAnsi="Times New Roman" w:cs="Times New Roman"/>
          <w:sz w:val="24"/>
          <w:szCs w:val="24"/>
        </w:rPr>
        <w:t>. 2001;64(2):16-45.</w:t>
      </w:r>
    </w:p>
    <w:p w14:paraId="018C0E0D" w14:textId="7227752D" w:rsidR="00381081" w:rsidRPr="00CD3AC5" w:rsidRDefault="00773DFD" w:rsidP="00D04409">
      <w:pPr>
        <w:spacing w:after="0" w:line="480" w:lineRule="auto"/>
        <w:rPr>
          <w:rFonts w:ascii="Times New Roman" w:hAnsi="Times New Roman" w:cs="Times New Roman"/>
          <w:b/>
          <w:bCs/>
          <w:sz w:val="24"/>
          <w:szCs w:val="24"/>
        </w:rPr>
      </w:pPr>
      <w:r w:rsidRPr="00CD3AC5">
        <w:rPr>
          <w:rFonts w:ascii="Times New Roman" w:hAnsi="Times New Roman" w:cs="Times New Roman"/>
          <w:b/>
          <w:bCs/>
          <w:sz w:val="24"/>
          <w:szCs w:val="24"/>
        </w:rPr>
        <w:fldChar w:fldCharType="end"/>
      </w:r>
    </w:p>
    <w:p w14:paraId="64640EDD" w14:textId="6D9B0F8C" w:rsidR="00665824" w:rsidRDefault="00665824">
      <w:pPr>
        <w:rPr>
          <w:rFonts w:ascii="Times New Roman" w:hAnsi="Times New Roman" w:cs="Times New Roman"/>
          <w:b/>
          <w:bCs/>
        </w:rPr>
      </w:pPr>
      <w:r>
        <w:rPr>
          <w:rFonts w:ascii="Times New Roman" w:hAnsi="Times New Roman" w:cs="Times New Roman"/>
          <w:b/>
          <w:bCs/>
        </w:rPr>
        <w:br w:type="page"/>
      </w:r>
    </w:p>
    <w:p w14:paraId="334F62A8" w14:textId="2242CD4D" w:rsidR="00665824" w:rsidRPr="00CD3AC5" w:rsidRDefault="00665824" w:rsidP="00665824">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TABLE</w:t>
      </w:r>
      <w:r w:rsidR="00C256D2" w:rsidRPr="00CD3AC5">
        <w:rPr>
          <w:rFonts w:ascii="Times New Roman" w:hAnsi="Times New Roman" w:cs="Times New Roman"/>
          <w:b/>
          <w:bCs/>
          <w:sz w:val="24"/>
          <w:szCs w:val="24"/>
        </w:rPr>
        <w:t>S</w:t>
      </w:r>
    </w:p>
    <w:p w14:paraId="07889FE6" w14:textId="77777777" w:rsidR="00665824" w:rsidRPr="00CD3AC5" w:rsidRDefault="00665824" w:rsidP="00665824">
      <w:pPr>
        <w:spacing w:after="0"/>
        <w:rPr>
          <w:rFonts w:ascii="Times New Roman" w:hAnsi="Times New Roman" w:cs="Times New Roman"/>
          <w:b/>
          <w:bCs/>
          <w:sz w:val="24"/>
          <w:szCs w:val="24"/>
        </w:rPr>
      </w:pPr>
    </w:p>
    <w:p w14:paraId="1F6AFE5E" w14:textId="67F7A35B" w:rsidR="00665824" w:rsidRPr="00CD3AC5" w:rsidRDefault="00665824" w:rsidP="00665824">
      <w:pPr>
        <w:spacing w:after="0"/>
        <w:rPr>
          <w:rFonts w:ascii="Times New Roman" w:hAnsi="Times New Roman" w:cs="Times New Roman"/>
          <w:sz w:val="24"/>
          <w:szCs w:val="24"/>
        </w:rPr>
      </w:pPr>
      <w:r w:rsidRPr="00CD3AC5">
        <w:rPr>
          <w:rFonts w:ascii="Times New Roman" w:hAnsi="Times New Roman" w:cs="Times New Roman"/>
          <w:sz w:val="24"/>
          <w:szCs w:val="24"/>
        </w:rPr>
        <w:t>Table</w:t>
      </w:r>
      <w:r w:rsidR="00C256D2" w:rsidRPr="00CD3AC5">
        <w:rPr>
          <w:rFonts w:ascii="Times New Roman" w:hAnsi="Times New Roman" w:cs="Times New Roman"/>
          <w:sz w:val="24"/>
          <w:szCs w:val="24"/>
        </w:rPr>
        <w:t xml:space="preserve"> 1.</w:t>
      </w:r>
      <w:r w:rsidRPr="00CD3AC5">
        <w:rPr>
          <w:rFonts w:ascii="Times New Roman" w:hAnsi="Times New Roman" w:cs="Times New Roman"/>
          <w:sz w:val="24"/>
          <w:szCs w:val="24"/>
        </w:rPr>
        <w:t xml:space="preserve"> Estimated Supplemented Security Income child participation rates by state, </w:t>
      </w:r>
      <w:commentRangeStart w:id="111"/>
      <w:commentRangeStart w:id="112"/>
      <w:r w:rsidRPr="00CD3AC5">
        <w:rPr>
          <w:rFonts w:ascii="Times New Roman" w:hAnsi="Times New Roman" w:cs="Times New Roman"/>
          <w:sz w:val="24"/>
          <w:szCs w:val="24"/>
        </w:rPr>
        <w:t>year</w:t>
      </w:r>
      <w:commentRangeEnd w:id="111"/>
      <w:r w:rsidR="001711CA">
        <w:rPr>
          <w:rStyle w:val="CommentReference"/>
        </w:rPr>
        <w:commentReference w:id="111"/>
      </w:r>
      <w:commentRangeEnd w:id="112"/>
      <w:r w:rsidR="002A3744">
        <w:rPr>
          <w:rStyle w:val="CommentReference"/>
        </w:rPr>
        <w:commentReference w:id="112"/>
      </w:r>
      <w:r w:rsidRPr="00CD3AC5">
        <w:rPr>
          <w:rFonts w:ascii="Times New Roman" w:hAnsi="Times New Roman" w:cs="Times New Roman"/>
          <w:sz w:val="24"/>
          <w:szCs w:val="24"/>
        </w:rPr>
        <w:t>,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665824" w:rsidRPr="00022248" w14:paraId="787E68B2" w14:textId="77777777" w:rsidTr="000829A5">
        <w:tc>
          <w:tcPr>
            <w:tcW w:w="1481" w:type="dxa"/>
            <w:vMerge w:val="restart"/>
            <w:vAlign w:val="center"/>
          </w:tcPr>
          <w:p w14:paraId="66AD1E6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1A73855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5CCE6DF5"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765D41AB" w14:textId="77777777" w:rsidR="00665824" w:rsidRPr="00022248" w:rsidRDefault="00665824" w:rsidP="000829A5">
            <w:pPr>
              <w:jc w:val="center"/>
              <w:rPr>
                <w:rFonts w:ascii="Times New Roman" w:hAnsi="Times New Roman" w:cs="Times New Roman"/>
                <w:b/>
                <w:bCs/>
                <w:sz w:val="18"/>
                <w:szCs w:val="18"/>
              </w:rPr>
            </w:pPr>
            <w:commentRangeStart w:id="113"/>
            <w:r w:rsidRPr="00022248">
              <w:rPr>
                <w:rFonts w:ascii="Times New Roman" w:hAnsi="Times New Roman" w:cs="Times New Roman"/>
                <w:b/>
                <w:bCs/>
                <w:sz w:val="18"/>
                <w:szCs w:val="18"/>
              </w:rPr>
              <w:t>Overall</w:t>
            </w:r>
          </w:p>
          <w:p w14:paraId="72AD2C03"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commentRangeEnd w:id="113"/>
            <w:r w:rsidR="002E51FB">
              <w:rPr>
                <w:rStyle w:val="CommentReference"/>
              </w:rPr>
              <w:commentReference w:id="113"/>
            </w:r>
          </w:p>
        </w:tc>
      </w:tr>
      <w:tr w:rsidR="00665824" w:rsidRPr="00022248" w14:paraId="7DFB3E46" w14:textId="77777777" w:rsidTr="000829A5">
        <w:tc>
          <w:tcPr>
            <w:tcW w:w="1481" w:type="dxa"/>
            <w:vMerge/>
          </w:tcPr>
          <w:p w14:paraId="24836D60" w14:textId="77777777" w:rsidR="00665824" w:rsidRPr="00022248" w:rsidRDefault="00665824" w:rsidP="000829A5">
            <w:pPr>
              <w:rPr>
                <w:rFonts w:ascii="Times New Roman" w:hAnsi="Times New Roman" w:cs="Times New Roman"/>
                <w:sz w:val="18"/>
                <w:szCs w:val="18"/>
              </w:rPr>
            </w:pPr>
          </w:p>
        </w:tc>
        <w:tc>
          <w:tcPr>
            <w:tcW w:w="589" w:type="dxa"/>
          </w:tcPr>
          <w:p w14:paraId="6107C753"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276B7F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1F7D098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1AE43940"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4074FA42"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62B17DAE"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4E2F75E5"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0DCAAB6F"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331F819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5ABC3807"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01BE5623" w14:textId="77777777" w:rsidR="00665824" w:rsidRPr="00022248" w:rsidRDefault="00665824" w:rsidP="000829A5">
            <w:pPr>
              <w:rPr>
                <w:rFonts w:ascii="Times New Roman" w:hAnsi="Times New Roman" w:cs="Times New Roman"/>
                <w:sz w:val="18"/>
                <w:szCs w:val="18"/>
              </w:rPr>
            </w:pPr>
          </w:p>
        </w:tc>
      </w:tr>
      <w:tr w:rsidR="00B21282" w:rsidRPr="00B21282" w14:paraId="2761EA0E" w14:textId="77777777" w:rsidTr="000829A5">
        <w:tc>
          <w:tcPr>
            <w:tcW w:w="1481" w:type="dxa"/>
          </w:tcPr>
          <w:p w14:paraId="74835D7B" w14:textId="69CE4E9A" w:rsidR="00B21282" w:rsidRPr="00B21282" w:rsidRDefault="00B21282" w:rsidP="00B21282">
            <w:pPr>
              <w:rPr>
                <w:rFonts w:ascii="Times New Roman" w:hAnsi="Times New Roman" w:cs="Times New Roman"/>
                <w:b/>
                <w:bCs/>
                <w:sz w:val="18"/>
                <w:szCs w:val="18"/>
              </w:rPr>
            </w:pPr>
            <w:r w:rsidRPr="00B21282">
              <w:rPr>
                <w:rFonts w:ascii="Times New Roman" w:hAnsi="Times New Roman" w:cs="Times New Roman"/>
                <w:b/>
                <w:bCs/>
                <w:sz w:val="18"/>
                <w:szCs w:val="18"/>
              </w:rPr>
              <w:t>United States</w:t>
            </w:r>
          </w:p>
        </w:tc>
        <w:tc>
          <w:tcPr>
            <w:tcW w:w="589" w:type="dxa"/>
            <w:vAlign w:val="center"/>
          </w:tcPr>
          <w:p w14:paraId="6EA63DF4" w14:textId="2AAA4AD4"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26.3</w:t>
            </w:r>
          </w:p>
        </w:tc>
        <w:tc>
          <w:tcPr>
            <w:tcW w:w="677" w:type="dxa"/>
            <w:vAlign w:val="center"/>
          </w:tcPr>
          <w:p w14:paraId="7AA3A6A8" w14:textId="62057B88"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26.1</w:t>
            </w:r>
          </w:p>
        </w:tc>
        <w:tc>
          <w:tcPr>
            <w:tcW w:w="677" w:type="dxa"/>
            <w:vAlign w:val="center"/>
          </w:tcPr>
          <w:p w14:paraId="733D8652" w14:textId="07610C6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25.7</w:t>
            </w:r>
          </w:p>
        </w:tc>
        <w:tc>
          <w:tcPr>
            <w:tcW w:w="676" w:type="dxa"/>
            <w:vAlign w:val="center"/>
          </w:tcPr>
          <w:p w14:paraId="1A56EB68" w14:textId="31260996"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27.6</w:t>
            </w:r>
          </w:p>
        </w:tc>
        <w:tc>
          <w:tcPr>
            <w:tcW w:w="893" w:type="dxa"/>
            <w:vAlign w:val="center"/>
          </w:tcPr>
          <w:p w14:paraId="1391B2C0" w14:textId="1B4A997C"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26.4</w:t>
            </w:r>
          </w:p>
        </w:tc>
        <w:tc>
          <w:tcPr>
            <w:tcW w:w="676" w:type="dxa"/>
            <w:vAlign w:val="center"/>
          </w:tcPr>
          <w:p w14:paraId="57832B8B" w14:textId="17EEE34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72.0</w:t>
            </w:r>
          </w:p>
        </w:tc>
        <w:tc>
          <w:tcPr>
            <w:tcW w:w="676" w:type="dxa"/>
            <w:vAlign w:val="center"/>
          </w:tcPr>
          <w:p w14:paraId="5E2A4B63" w14:textId="4292856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72.1</w:t>
            </w:r>
          </w:p>
        </w:tc>
        <w:tc>
          <w:tcPr>
            <w:tcW w:w="676" w:type="dxa"/>
            <w:vAlign w:val="center"/>
          </w:tcPr>
          <w:p w14:paraId="179AF147" w14:textId="0A1442A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71.1</w:t>
            </w:r>
          </w:p>
        </w:tc>
        <w:tc>
          <w:tcPr>
            <w:tcW w:w="676" w:type="dxa"/>
            <w:vAlign w:val="center"/>
          </w:tcPr>
          <w:p w14:paraId="2E27023E" w14:textId="464E5ED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72.2</w:t>
            </w:r>
          </w:p>
        </w:tc>
        <w:tc>
          <w:tcPr>
            <w:tcW w:w="893" w:type="dxa"/>
            <w:vAlign w:val="center"/>
          </w:tcPr>
          <w:p w14:paraId="298DC902" w14:textId="4798DA82"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71.8</w:t>
            </w:r>
          </w:p>
        </w:tc>
        <w:tc>
          <w:tcPr>
            <w:tcW w:w="896" w:type="dxa"/>
            <w:vAlign w:val="center"/>
          </w:tcPr>
          <w:p w14:paraId="3F652C51" w14:textId="4E0391D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38.6</w:t>
            </w:r>
          </w:p>
        </w:tc>
      </w:tr>
      <w:tr w:rsidR="00665824" w:rsidRPr="00022248" w14:paraId="29A52B28" w14:textId="77777777" w:rsidTr="000829A5">
        <w:tc>
          <w:tcPr>
            <w:tcW w:w="1481" w:type="dxa"/>
          </w:tcPr>
          <w:p w14:paraId="2A91012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17E66A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7D9EB2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4C3FED6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6" w:type="dxa"/>
            <w:vAlign w:val="center"/>
          </w:tcPr>
          <w:p w14:paraId="4B832F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20.6</w:t>
            </w:r>
          </w:p>
        </w:tc>
        <w:tc>
          <w:tcPr>
            <w:tcW w:w="893" w:type="dxa"/>
            <w:vAlign w:val="center"/>
          </w:tcPr>
          <w:p w14:paraId="02BAA7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4DBC270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70.6</w:t>
            </w:r>
          </w:p>
        </w:tc>
        <w:tc>
          <w:tcPr>
            <w:tcW w:w="676" w:type="dxa"/>
            <w:vAlign w:val="center"/>
          </w:tcPr>
          <w:p w14:paraId="4632AD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79.8</w:t>
            </w:r>
          </w:p>
        </w:tc>
        <w:tc>
          <w:tcPr>
            <w:tcW w:w="676" w:type="dxa"/>
            <w:vAlign w:val="center"/>
          </w:tcPr>
          <w:p w14:paraId="212418A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70.7</w:t>
            </w:r>
          </w:p>
        </w:tc>
        <w:tc>
          <w:tcPr>
            <w:tcW w:w="676" w:type="dxa"/>
            <w:vAlign w:val="center"/>
          </w:tcPr>
          <w:p w14:paraId="00D324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97.4</w:t>
            </w:r>
          </w:p>
        </w:tc>
        <w:tc>
          <w:tcPr>
            <w:tcW w:w="893" w:type="dxa"/>
            <w:vAlign w:val="center"/>
          </w:tcPr>
          <w:p w14:paraId="3F19D41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77.9</w:t>
            </w:r>
          </w:p>
        </w:tc>
        <w:tc>
          <w:tcPr>
            <w:tcW w:w="896" w:type="dxa"/>
            <w:vAlign w:val="center"/>
          </w:tcPr>
          <w:p w14:paraId="5CEA75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r>
      <w:tr w:rsidR="00665824" w:rsidRPr="00022248" w14:paraId="05BCA6C5" w14:textId="77777777" w:rsidTr="000829A5">
        <w:tc>
          <w:tcPr>
            <w:tcW w:w="1481" w:type="dxa"/>
          </w:tcPr>
          <w:p w14:paraId="4075641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728E8A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16.2</w:t>
            </w:r>
          </w:p>
        </w:tc>
        <w:tc>
          <w:tcPr>
            <w:tcW w:w="677" w:type="dxa"/>
            <w:vAlign w:val="center"/>
          </w:tcPr>
          <w:p w14:paraId="61611B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677" w:type="dxa"/>
            <w:vAlign w:val="center"/>
          </w:tcPr>
          <w:p w14:paraId="656B44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F29C6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0AE10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10CEF8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c>
          <w:tcPr>
            <w:tcW w:w="676" w:type="dxa"/>
            <w:vAlign w:val="center"/>
          </w:tcPr>
          <w:p w14:paraId="6F2CAF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65.1</w:t>
            </w:r>
          </w:p>
        </w:tc>
        <w:tc>
          <w:tcPr>
            <w:tcW w:w="676" w:type="dxa"/>
            <w:vAlign w:val="center"/>
          </w:tcPr>
          <w:p w14:paraId="20674D2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58.7</w:t>
            </w:r>
          </w:p>
        </w:tc>
        <w:tc>
          <w:tcPr>
            <w:tcW w:w="676" w:type="dxa"/>
            <w:vAlign w:val="center"/>
          </w:tcPr>
          <w:p w14:paraId="3606C0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40.1</w:t>
            </w:r>
          </w:p>
        </w:tc>
        <w:tc>
          <w:tcPr>
            <w:tcW w:w="893" w:type="dxa"/>
            <w:vAlign w:val="center"/>
          </w:tcPr>
          <w:p w14:paraId="3C01D2F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896" w:type="dxa"/>
            <w:vAlign w:val="center"/>
          </w:tcPr>
          <w:p w14:paraId="2D07225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r>
      <w:tr w:rsidR="00665824" w:rsidRPr="00022248" w14:paraId="629DB2BD" w14:textId="77777777" w:rsidTr="000829A5">
        <w:tc>
          <w:tcPr>
            <w:tcW w:w="1481" w:type="dxa"/>
          </w:tcPr>
          <w:p w14:paraId="3156742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5CB3234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5F5C77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79508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20D9FA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11.4</w:t>
            </w:r>
          </w:p>
        </w:tc>
        <w:tc>
          <w:tcPr>
            <w:tcW w:w="893" w:type="dxa"/>
            <w:vAlign w:val="center"/>
          </w:tcPr>
          <w:p w14:paraId="657331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0F4BE14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48.7</w:t>
            </w:r>
          </w:p>
        </w:tc>
        <w:tc>
          <w:tcPr>
            <w:tcW w:w="676" w:type="dxa"/>
            <w:vAlign w:val="center"/>
          </w:tcPr>
          <w:p w14:paraId="6D0DD7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676" w:type="dxa"/>
            <w:vAlign w:val="center"/>
          </w:tcPr>
          <w:p w14:paraId="471415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68895C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46.6</w:t>
            </w:r>
          </w:p>
        </w:tc>
        <w:tc>
          <w:tcPr>
            <w:tcW w:w="893" w:type="dxa"/>
            <w:vAlign w:val="center"/>
          </w:tcPr>
          <w:p w14:paraId="78B2C4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896" w:type="dxa"/>
            <w:vAlign w:val="center"/>
          </w:tcPr>
          <w:p w14:paraId="7D312D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24.1</w:t>
            </w:r>
          </w:p>
        </w:tc>
      </w:tr>
      <w:tr w:rsidR="00665824" w:rsidRPr="00022248" w14:paraId="0FB45527" w14:textId="77777777" w:rsidTr="000829A5">
        <w:tc>
          <w:tcPr>
            <w:tcW w:w="1481" w:type="dxa"/>
          </w:tcPr>
          <w:p w14:paraId="56DEF5D1"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428948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41.4</w:t>
            </w:r>
          </w:p>
        </w:tc>
        <w:tc>
          <w:tcPr>
            <w:tcW w:w="677" w:type="dxa"/>
            <w:vAlign w:val="center"/>
          </w:tcPr>
          <w:p w14:paraId="27A05D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4E3660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34.6</w:t>
            </w:r>
          </w:p>
        </w:tc>
        <w:tc>
          <w:tcPr>
            <w:tcW w:w="676" w:type="dxa"/>
            <w:vAlign w:val="center"/>
          </w:tcPr>
          <w:p w14:paraId="172E95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43.1</w:t>
            </w:r>
          </w:p>
        </w:tc>
        <w:tc>
          <w:tcPr>
            <w:tcW w:w="893" w:type="dxa"/>
            <w:vAlign w:val="center"/>
          </w:tcPr>
          <w:p w14:paraId="7127C8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1E3FBB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E019F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94.9</w:t>
            </w:r>
          </w:p>
        </w:tc>
        <w:tc>
          <w:tcPr>
            <w:tcW w:w="676" w:type="dxa"/>
            <w:vAlign w:val="center"/>
          </w:tcPr>
          <w:p w14:paraId="6F5DC2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676" w:type="dxa"/>
            <w:vAlign w:val="center"/>
          </w:tcPr>
          <w:p w14:paraId="7AF359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97.5</w:t>
            </w:r>
          </w:p>
        </w:tc>
        <w:tc>
          <w:tcPr>
            <w:tcW w:w="893" w:type="dxa"/>
            <w:vAlign w:val="center"/>
          </w:tcPr>
          <w:p w14:paraId="64C86A2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98.6</w:t>
            </w:r>
          </w:p>
        </w:tc>
        <w:tc>
          <w:tcPr>
            <w:tcW w:w="896" w:type="dxa"/>
            <w:vAlign w:val="center"/>
          </w:tcPr>
          <w:p w14:paraId="779E51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r>
      <w:tr w:rsidR="00665824" w:rsidRPr="00022248" w14:paraId="75DF2826" w14:textId="77777777" w:rsidTr="000829A5">
        <w:tc>
          <w:tcPr>
            <w:tcW w:w="1481" w:type="dxa"/>
          </w:tcPr>
          <w:p w14:paraId="1433777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1579B4F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9213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25.5</w:t>
            </w:r>
          </w:p>
        </w:tc>
        <w:tc>
          <w:tcPr>
            <w:tcW w:w="677" w:type="dxa"/>
            <w:vAlign w:val="center"/>
          </w:tcPr>
          <w:p w14:paraId="0AFB60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6" w:type="dxa"/>
            <w:vAlign w:val="center"/>
          </w:tcPr>
          <w:p w14:paraId="689F89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47.7</w:t>
            </w:r>
          </w:p>
        </w:tc>
        <w:tc>
          <w:tcPr>
            <w:tcW w:w="893" w:type="dxa"/>
            <w:vAlign w:val="center"/>
          </w:tcPr>
          <w:p w14:paraId="4B6C58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676" w:type="dxa"/>
            <w:vAlign w:val="center"/>
          </w:tcPr>
          <w:p w14:paraId="1683CA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66.6</w:t>
            </w:r>
          </w:p>
        </w:tc>
        <w:tc>
          <w:tcPr>
            <w:tcW w:w="676" w:type="dxa"/>
            <w:vAlign w:val="center"/>
          </w:tcPr>
          <w:p w14:paraId="590046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74.5</w:t>
            </w:r>
          </w:p>
        </w:tc>
        <w:tc>
          <w:tcPr>
            <w:tcW w:w="676" w:type="dxa"/>
            <w:vAlign w:val="center"/>
          </w:tcPr>
          <w:p w14:paraId="7AAB93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23365D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75.0</w:t>
            </w:r>
          </w:p>
        </w:tc>
        <w:tc>
          <w:tcPr>
            <w:tcW w:w="893" w:type="dxa"/>
            <w:vAlign w:val="center"/>
          </w:tcPr>
          <w:p w14:paraId="77B58A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896" w:type="dxa"/>
            <w:vAlign w:val="center"/>
          </w:tcPr>
          <w:p w14:paraId="0A90F3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38.6</w:t>
            </w:r>
          </w:p>
        </w:tc>
      </w:tr>
      <w:tr w:rsidR="00665824" w:rsidRPr="00022248" w14:paraId="7988D26D" w14:textId="77777777" w:rsidTr="000829A5">
        <w:tc>
          <w:tcPr>
            <w:tcW w:w="1481" w:type="dxa"/>
          </w:tcPr>
          <w:p w14:paraId="0D1430A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5A9AE0B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7" w:type="dxa"/>
            <w:vAlign w:val="center"/>
          </w:tcPr>
          <w:p w14:paraId="02AB9D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0CD398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676" w:type="dxa"/>
            <w:vAlign w:val="center"/>
          </w:tcPr>
          <w:p w14:paraId="2C7DEF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893" w:type="dxa"/>
            <w:vAlign w:val="center"/>
          </w:tcPr>
          <w:p w14:paraId="765E3B4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181521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55.8</w:t>
            </w:r>
          </w:p>
        </w:tc>
        <w:tc>
          <w:tcPr>
            <w:tcW w:w="676" w:type="dxa"/>
            <w:vAlign w:val="center"/>
          </w:tcPr>
          <w:p w14:paraId="7DAA29B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45.5</w:t>
            </w:r>
          </w:p>
        </w:tc>
        <w:tc>
          <w:tcPr>
            <w:tcW w:w="676" w:type="dxa"/>
            <w:vAlign w:val="center"/>
          </w:tcPr>
          <w:p w14:paraId="040EF6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D07B6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c>
          <w:tcPr>
            <w:tcW w:w="893" w:type="dxa"/>
            <w:vAlign w:val="center"/>
          </w:tcPr>
          <w:p w14:paraId="3BE995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46.8</w:t>
            </w:r>
          </w:p>
        </w:tc>
        <w:tc>
          <w:tcPr>
            <w:tcW w:w="896" w:type="dxa"/>
            <w:vAlign w:val="center"/>
          </w:tcPr>
          <w:p w14:paraId="0B19D83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r>
      <w:tr w:rsidR="00665824" w:rsidRPr="00022248" w14:paraId="50F9735F" w14:textId="77777777" w:rsidTr="000829A5">
        <w:tc>
          <w:tcPr>
            <w:tcW w:w="1481" w:type="dxa"/>
          </w:tcPr>
          <w:p w14:paraId="10FDA9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6E6F3B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23.8</w:t>
            </w:r>
          </w:p>
        </w:tc>
        <w:tc>
          <w:tcPr>
            <w:tcW w:w="677" w:type="dxa"/>
            <w:vAlign w:val="center"/>
          </w:tcPr>
          <w:p w14:paraId="3C4F7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50C1883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2B93BA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c>
          <w:tcPr>
            <w:tcW w:w="893" w:type="dxa"/>
            <w:vAlign w:val="center"/>
          </w:tcPr>
          <w:p w14:paraId="5D5AA8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6" w:type="dxa"/>
            <w:vAlign w:val="center"/>
          </w:tcPr>
          <w:p w14:paraId="79F42B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72.6</w:t>
            </w:r>
          </w:p>
        </w:tc>
        <w:tc>
          <w:tcPr>
            <w:tcW w:w="676" w:type="dxa"/>
            <w:vAlign w:val="center"/>
          </w:tcPr>
          <w:p w14:paraId="2738D8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4ADC83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08B3FA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3" w:type="dxa"/>
            <w:vAlign w:val="center"/>
          </w:tcPr>
          <w:p w14:paraId="7B9A45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896" w:type="dxa"/>
            <w:vAlign w:val="center"/>
          </w:tcPr>
          <w:p w14:paraId="687AFA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32.5</w:t>
            </w:r>
          </w:p>
        </w:tc>
      </w:tr>
      <w:tr w:rsidR="00665824" w:rsidRPr="00022248" w14:paraId="76133414" w14:textId="77777777" w:rsidTr="000829A5">
        <w:tc>
          <w:tcPr>
            <w:tcW w:w="1481" w:type="dxa"/>
          </w:tcPr>
          <w:p w14:paraId="0CCBE7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057BA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7398A1C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418329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5FE4CE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893" w:type="dxa"/>
            <w:vAlign w:val="center"/>
          </w:tcPr>
          <w:p w14:paraId="67C221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6" w:type="dxa"/>
            <w:vAlign w:val="center"/>
          </w:tcPr>
          <w:p w14:paraId="1D8E84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79.9</w:t>
            </w:r>
          </w:p>
        </w:tc>
        <w:tc>
          <w:tcPr>
            <w:tcW w:w="676" w:type="dxa"/>
            <w:vAlign w:val="center"/>
          </w:tcPr>
          <w:p w14:paraId="7F889C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36ECF0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71.8</w:t>
            </w:r>
          </w:p>
        </w:tc>
        <w:tc>
          <w:tcPr>
            <w:tcW w:w="676" w:type="dxa"/>
            <w:vAlign w:val="center"/>
          </w:tcPr>
          <w:p w14:paraId="3AC3F0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09F912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82.8</w:t>
            </w:r>
          </w:p>
        </w:tc>
        <w:tc>
          <w:tcPr>
            <w:tcW w:w="896" w:type="dxa"/>
            <w:vAlign w:val="center"/>
          </w:tcPr>
          <w:p w14:paraId="334B9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r>
      <w:tr w:rsidR="00665824" w:rsidRPr="00022248" w14:paraId="72A75A3D" w14:textId="77777777" w:rsidTr="000829A5">
        <w:tc>
          <w:tcPr>
            <w:tcW w:w="1481" w:type="dxa"/>
          </w:tcPr>
          <w:p w14:paraId="59C1DBA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7D1551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7" w:type="dxa"/>
            <w:vAlign w:val="center"/>
          </w:tcPr>
          <w:p w14:paraId="35EF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28.0</w:t>
            </w:r>
          </w:p>
        </w:tc>
        <w:tc>
          <w:tcPr>
            <w:tcW w:w="677" w:type="dxa"/>
            <w:vAlign w:val="center"/>
          </w:tcPr>
          <w:p w14:paraId="43DA41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38.9</w:t>
            </w:r>
          </w:p>
        </w:tc>
        <w:tc>
          <w:tcPr>
            <w:tcW w:w="676" w:type="dxa"/>
            <w:vAlign w:val="center"/>
          </w:tcPr>
          <w:p w14:paraId="271EDD3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40.3</w:t>
            </w:r>
          </w:p>
        </w:tc>
        <w:tc>
          <w:tcPr>
            <w:tcW w:w="893" w:type="dxa"/>
            <w:vAlign w:val="center"/>
          </w:tcPr>
          <w:p w14:paraId="661A27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33.5</w:t>
            </w:r>
          </w:p>
        </w:tc>
        <w:tc>
          <w:tcPr>
            <w:tcW w:w="676" w:type="dxa"/>
            <w:vAlign w:val="center"/>
          </w:tcPr>
          <w:p w14:paraId="147C92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98.5</w:t>
            </w:r>
          </w:p>
        </w:tc>
        <w:tc>
          <w:tcPr>
            <w:tcW w:w="676" w:type="dxa"/>
            <w:vAlign w:val="center"/>
          </w:tcPr>
          <w:p w14:paraId="0A020D2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89.8</w:t>
            </w:r>
          </w:p>
        </w:tc>
        <w:tc>
          <w:tcPr>
            <w:tcW w:w="676" w:type="dxa"/>
            <w:vAlign w:val="center"/>
          </w:tcPr>
          <w:p w14:paraId="0BBEEA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96.2</w:t>
            </w:r>
          </w:p>
        </w:tc>
        <w:tc>
          <w:tcPr>
            <w:tcW w:w="676" w:type="dxa"/>
            <w:vAlign w:val="center"/>
          </w:tcPr>
          <w:p w14:paraId="363CFAE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96.7</w:t>
            </w:r>
          </w:p>
        </w:tc>
        <w:tc>
          <w:tcPr>
            <w:tcW w:w="893" w:type="dxa"/>
            <w:vAlign w:val="center"/>
          </w:tcPr>
          <w:p w14:paraId="5C737C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95.2</w:t>
            </w:r>
          </w:p>
        </w:tc>
        <w:tc>
          <w:tcPr>
            <w:tcW w:w="896" w:type="dxa"/>
            <w:vAlign w:val="center"/>
          </w:tcPr>
          <w:p w14:paraId="558537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r>
      <w:tr w:rsidR="00665824" w:rsidRPr="00022248" w14:paraId="02B3FE28" w14:textId="77777777" w:rsidTr="000829A5">
        <w:tc>
          <w:tcPr>
            <w:tcW w:w="1481" w:type="dxa"/>
          </w:tcPr>
          <w:p w14:paraId="193DCB2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72A652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24.6</w:t>
            </w:r>
          </w:p>
        </w:tc>
        <w:tc>
          <w:tcPr>
            <w:tcW w:w="677" w:type="dxa"/>
            <w:vAlign w:val="center"/>
          </w:tcPr>
          <w:p w14:paraId="71C85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19.3</w:t>
            </w:r>
          </w:p>
        </w:tc>
        <w:tc>
          <w:tcPr>
            <w:tcW w:w="677" w:type="dxa"/>
            <w:vAlign w:val="center"/>
          </w:tcPr>
          <w:p w14:paraId="2E117E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31.0</w:t>
            </w:r>
          </w:p>
        </w:tc>
        <w:tc>
          <w:tcPr>
            <w:tcW w:w="676" w:type="dxa"/>
            <w:vAlign w:val="center"/>
          </w:tcPr>
          <w:p w14:paraId="703DDA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893" w:type="dxa"/>
            <w:vAlign w:val="center"/>
          </w:tcPr>
          <w:p w14:paraId="0FF638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3DD9D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65.9</w:t>
            </w:r>
          </w:p>
        </w:tc>
        <w:tc>
          <w:tcPr>
            <w:tcW w:w="676" w:type="dxa"/>
            <w:vAlign w:val="center"/>
          </w:tcPr>
          <w:p w14:paraId="17E0F3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79.0</w:t>
            </w:r>
          </w:p>
        </w:tc>
        <w:tc>
          <w:tcPr>
            <w:tcW w:w="676" w:type="dxa"/>
            <w:vAlign w:val="center"/>
          </w:tcPr>
          <w:p w14:paraId="2BF0BF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74.3</w:t>
            </w:r>
          </w:p>
        </w:tc>
        <w:tc>
          <w:tcPr>
            <w:tcW w:w="676" w:type="dxa"/>
            <w:vAlign w:val="center"/>
          </w:tcPr>
          <w:p w14:paraId="4DEDF1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3C5B66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74.2</w:t>
            </w:r>
          </w:p>
        </w:tc>
        <w:tc>
          <w:tcPr>
            <w:tcW w:w="896" w:type="dxa"/>
            <w:vAlign w:val="center"/>
          </w:tcPr>
          <w:p w14:paraId="196CEC5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0A6CA4B0" w14:textId="77777777" w:rsidTr="000829A5">
        <w:tc>
          <w:tcPr>
            <w:tcW w:w="1481" w:type="dxa"/>
          </w:tcPr>
          <w:p w14:paraId="4E2A069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D4CBD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40280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2EFA33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6" w:type="dxa"/>
            <w:vAlign w:val="center"/>
          </w:tcPr>
          <w:p w14:paraId="4F959F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10.7</w:t>
            </w:r>
          </w:p>
        </w:tc>
        <w:tc>
          <w:tcPr>
            <w:tcW w:w="893" w:type="dxa"/>
            <w:vAlign w:val="center"/>
          </w:tcPr>
          <w:p w14:paraId="3A1D2B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0C2884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58.0</w:t>
            </w:r>
          </w:p>
        </w:tc>
        <w:tc>
          <w:tcPr>
            <w:tcW w:w="676" w:type="dxa"/>
            <w:vAlign w:val="center"/>
          </w:tcPr>
          <w:p w14:paraId="097D17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63.7</w:t>
            </w:r>
          </w:p>
        </w:tc>
        <w:tc>
          <w:tcPr>
            <w:tcW w:w="676" w:type="dxa"/>
            <w:vAlign w:val="center"/>
          </w:tcPr>
          <w:p w14:paraId="1F08E7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c>
          <w:tcPr>
            <w:tcW w:w="676" w:type="dxa"/>
            <w:vAlign w:val="center"/>
          </w:tcPr>
          <w:p w14:paraId="33ACBD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893" w:type="dxa"/>
            <w:vAlign w:val="center"/>
          </w:tcPr>
          <w:p w14:paraId="04F84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42.5</w:t>
            </w:r>
          </w:p>
        </w:tc>
        <w:tc>
          <w:tcPr>
            <w:tcW w:w="896" w:type="dxa"/>
            <w:vAlign w:val="center"/>
          </w:tcPr>
          <w:p w14:paraId="4433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r>
      <w:tr w:rsidR="00665824" w:rsidRPr="00022248" w14:paraId="7E22D66D" w14:textId="77777777" w:rsidTr="000829A5">
        <w:tc>
          <w:tcPr>
            <w:tcW w:w="1481" w:type="dxa"/>
          </w:tcPr>
          <w:p w14:paraId="04F6A1C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04A9C8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008C3B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1ECBD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676" w:type="dxa"/>
            <w:vAlign w:val="center"/>
          </w:tcPr>
          <w:p w14:paraId="0C2F89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893" w:type="dxa"/>
            <w:vAlign w:val="center"/>
          </w:tcPr>
          <w:p w14:paraId="16BD3B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74A672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676" w:type="dxa"/>
            <w:vAlign w:val="center"/>
          </w:tcPr>
          <w:p w14:paraId="3076741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c>
          <w:tcPr>
            <w:tcW w:w="676" w:type="dxa"/>
            <w:vAlign w:val="center"/>
          </w:tcPr>
          <w:p w14:paraId="4B504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52.2</w:t>
            </w:r>
          </w:p>
        </w:tc>
        <w:tc>
          <w:tcPr>
            <w:tcW w:w="676" w:type="dxa"/>
            <w:vAlign w:val="center"/>
          </w:tcPr>
          <w:p w14:paraId="61138EB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49.7</w:t>
            </w:r>
          </w:p>
        </w:tc>
        <w:tc>
          <w:tcPr>
            <w:tcW w:w="893" w:type="dxa"/>
            <w:vAlign w:val="center"/>
          </w:tcPr>
          <w:p w14:paraId="46573CD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48.0</w:t>
            </w:r>
          </w:p>
        </w:tc>
        <w:tc>
          <w:tcPr>
            <w:tcW w:w="896" w:type="dxa"/>
            <w:vAlign w:val="center"/>
          </w:tcPr>
          <w:p w14:paraId="1BC560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r>
      <w:tr w:rsidR="00665824" w:rsidRPr="00022248" w14:paraId="39A9B991" w14:textId="77777777" w:rsidTr="000829A5">
        <w:tc>
          <w:tcPr>
            <w:tcW w:w="1481" w:type="dxa"/>
          </w:tcPr>
          <w:p w14:paraId="19891E5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3C5EB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26.0</w:t>
            </w:r>
          </w:p>
        </w:tc>
        <w:tc>
          <w:tcPr>
            <w:tcW w:w="677" w:type="dxa"/>
            <w:vAlign w:val="center"/>
          </w:tcPr>
          <w:p w14:paraId="19CEC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2C51F3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5EEB93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893" w:type="dxa"/>
            <w:vAlign w:val="center"/>
          </w:tcPr>
          <w:p w14:paraId="0E76AF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A3B5D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526D4E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79.2</w:t>
            </w:r>
          </w:p>
        </w:tc>
        <w:tc>
          <w:tcPr>
            <w:tcW w:w="676" w:type="dxa"/>
            <w:vAlign w:val="center"/>
          </w:tcPr>
          <w:p w14:paraId="4664C1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676" w:type="dxa"/>
            <w:vAlign w:val="center"/>
          </w:tcPr>
          <w:p w14:paraId="227036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70.8</w:t>
            </w:r>
          </w:p>
        </w:tc>
        <w:tc>
          <w:tcPr>
            <w:tcW w:w="893" w:type="dxa"/>
            <w:vAlign w:val="center"/>
          </w:tcPr>
          <w:p w14:paraId="45EE70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6" w:type="dxa"/>
            <w:vAlign w:val="center"/>
          </w:tcPr>
          <w:p w14:paraId="676570E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68ED1ED5" w14:textId="77777777" w:rsidTr="000829A5">
        <w:tc>
          <w:tcPr>
            <w:tcW w:w="1481" w:type="dxa"/>
          </w:tcPr>
          <w:p w14:paraId="3F40D37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4FDED6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0C8A3C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2E51F6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23.6</w:t>
            </w:r>
          </w:p>
        </w:tc>
        <w:tc>
          <w:tcPr>
            <w:tcW w:w="676" w:type="dxa"/>
            <w:vAlign w:val="center"/>
          </w:tcPr>
          <w:p w14:paraId="195CD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192C36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03DCA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58.9</w:t>
            </w:r>
          </w:p>
        </w:tc>
        <w:tc>
          <w:tcPr>
            <w:tcW w:w="676" w:type="dxa"/>
            <w:vAlign w:val="center"/>
          </w:tcPr>
          <w:p w14:paraId="6D954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12F843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594455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59.4</w:t>
            </w:r>
          </w:p>
        </w:tc>
        <w:tc>
          <w:tcPr>
            <w:tcW w:w="893" w:type="dxa"/>
            <w:vAlign w:val="center"/>
          </w:tcPr>
          <w:p w14:paraId="2D8B7B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56.3</w:t>
            </w:r>
          </w:p>
        </w:tc>
        <w:tc>
          <w:tcPr>
            <w:tcW w:w="896" w:type="dxa"/>
            <w:vAlign w:val="center"/>
          </w:tcPr>
          <w:p w14:paraId="5B18FE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F14EC38" w14:textId="77777777" w:rsidTr="000829A5">
        <w:tc>
          <w:tcPr>
            <w:tcW w:w="1481" w:type="dxa"/>
          </w:tcPr>
          <w:p w14:paraId="6BC4C1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76532D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00D12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40955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3B5713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34.7</w:t>
            </w:r>
          </w:p>
        </w:tc>
        <w:tc>
          <w:tcPr>
            <w:tcW w:w="893" w:type="dxa"/>
            <w:vAlign w:val="center"/>
          </w:tcPr>
          <w:p w14:paraId="168CF5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8B5D8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333F87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56.7</w:t>
            </w:r>
          </w:p>
        </w:tc>
        <w:tc>
          <w:tcPr>
            <w:tcW w:w="676" w:type="dxa"/>
            <w:vAlign w:val="center"/>
          </w:tcPr>
          <w:p w14:paraId="272B2F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676" w:type="dxa"/>
            <w:vAlign w:val="center"/>
          </w:tcPr>
          <w:p w14:paraId="3ED45C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893" w:type="dxa"/>
            <w:vAlign w:val="center"/>
          </w:tcPr>
          <w:p w14:paraId="73EB9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3019F6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r>
      <w:tr w:rsidR="00665824" w:rsidRPr="00022248" w14:paraId="0AE69DE2" w14:textId="77777777" w:rsidTr="000829A5">
        <w:tc>
          <w:tcPr>
            <w:tcW w:w="1481" w:type="dxa"/>
          </w:tcPr>
          <w:p w14:paraId="10B70E7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9B3ABD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5CD486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604791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6" w:type="dxa"/>
            <w:vAlign w:val="center"/>
          </w:tcPr>
          <w:p w14:paraId="349C1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893" w:type="dxa"/>
            <w:vAlign w:val="center"/>
          </w:tcPr>
          <w:p w14:paraId="62F098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432696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676" w:type="dxa"/>
            <w:vAlign w:val="center"/>
          </w:tcPr>
          <w:p w14:paraId="3A68C2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600361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c>
          <w:tcPr>
            <w:tcW w:w="676" w:type="dxa"/>
            <w:vAlign w:val="center"/>
          </w:tcPr>
          <w:p w14:paraId="7CAEA6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49.8</w:t>
            </w:r>
          </w:p>
        </w:tc>
        <w:tc>
          <w:tcPr>
            <w:tcW w:w="893" w:type="dxa"/>
            <w:vAlign w:val="center"/>
          </w:tcPr>
          <w:p w14:paraId="532556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896" w:type="dxa"/>
            <w:vAlign w:val="center"/>
          </w:tcPr>
          <w:p w14:paraId="5A7D10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27.0</w:t>
            </w:r>
          </w:p>
        </w:tc>
      </w:tr>
      <w:tr w:rsidR="00665824" w:rsidRPr="00022248" w14:paraId="05A27C5C" w14:textId="77777777" w:rsidTr="000829A5">
        <w:tc>
          <w:tcPr>
            <w:tcW w:w="1481" w:type="dxa"/>
          </w:tcPr>
          <w:p w14:paraId="4C43A70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5A6B1BF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5A1CD8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33.9</w:t>
            </w:r>
          </w:p>
        </w:tc>
        <w:tc>
          <w:tcPr>
            <w:tcW w:w="677" w:type="dxa"/>
            <w:vAlign w:val="center"/>
          </w:tcPr>
          <w:p w14:paraId="1FBAE2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6" w:type="dxa"/>
            <w:vAlign w:val="center"/>
          </w:tcPr>
          <w:p w14:paraId="5F82B4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893" w:type="dxa"/>
            <w:vAlign w:val="center"/>
          </w:tcPr>
          <w:p w14:paraId="345E22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c>
          <w:tcPr>
            <w:tcW w:w="676" w:type="dxa"/>
            <w:vAlign w:val="center"/>
          </w:tcPr>
          <w:p w14:paraId="1A5DFA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72.5</w:t>
            </w:r>
          </w:p>
        </w:tc>
        <w:tc>
          <w:tcPr>
            <w:tcW w:w="676" w:type="dxa"/>
            <w:vAlign w:val="center"/>
          </w:tcPr>
          <w:p w14:paraId="2259A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73.2</w:t>
            </w:r>
          </w:p>
        </w:tc>
        <w:tc>
          <w:tcPr>
            <w:tcW w:w="676" w:type="dxa"/>
            <w:vAlign w:val="center"/>
          </w:tcPr>
          <w:p w14:paraId="64ACDDF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56CB45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69.1</w:t>
            </w:r>
          </w:p>
        </w:tc>
        <w:tc>
          <w:tcPr>
            <w:tcW w:w="893" w:type="dxa"/>
            <w:vAlign w:val="center"/>
          </w:tcPr>
          <w:p w14:paraId="4F43E48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68.6</w:t>
            </w:r>
          </w:p>
        </w:tc>
        <w:tc>
          <w:tcPr>
            <w:tcW w:w="896" w:type="dxa"/>
            <w:vAlign w:val="center"/>
          </w:tcPr>
          <w:p w14:paraId="7AA421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r>
      <w:tr w:rsidR="00665824" w:rsidRPr="00022248" w14:paraId="75B66C11" w14:textId="77777777" w:rsidTr="000829A5">
        <w:tc>
          <w:tcPr>
            <w:tcW w:w="1481" w:type="dxa"/>
          </w:tcPr>
          <w:p w14:paraId="4589865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47F3F5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7" w:type="dxa"/>
            <w:vAlign w:val="center"/>
          </w:tcPr>
          <w:p w14:paraId="7522C7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51.3</w:t>
            </w:r>
          </w:p>
        </w:tc>
        <w:tc>
          <w:tcPr>
            <w:tcW w:w="677" w:type="dxa"/>
            <w:vAlign w:val="center"/>
          </w:tcPr>
          <w:p w14:paraId="523FF1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32.0</w:t>
            </w:r>
          </w:p>
        </w:tc>
        <w:tc>
          <w:tcPr>
            <w:tcW w:w="676" w:type="dxa"/>
            <w:vAlign w:val="center"/>
          </w:tcPr>
          <w:p w14:paraId="7A15021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893" w:type="dxa"/>
            <w:vAlign w:val="center"/>
          </w:tcPr>
          <w:p w14:paraId="12FD76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6" w:type="dxa"/>
            <w:vAlign w:val="center"/>
          </w:tcPr>
          <w:p w14:paraId="20C5956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86.4</w:t>
            </w:r>
          </w:p>
        </w:tc>
        <w:tc>
          <w:tcPr>
            <w:tcW w:w="676" w:type="dxa"/>
            <w:vAlign w:val="center"/>
          </w:tcPr>
          <w:p w14:paraId="5700CB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90.2</w:t>
            </w:r>
          </w:p>
        </w:tc>
        <w:tc>
          <w:tcPr>
            <w:tcW w:w="676" w:type="dxa"/>
            <w:vAlign w:val="center"/>
          </w:tcPr>
          <w:p w14:paraId="5479EA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89.3</w:t>
            </w:r>
          </w:p>
        </w:tc>
        <w:tc>
          <w:tcPr>
            <w:tcW w:w="676" w:type="dxa"/>
            <w:vAlign w:val="center"/>
          </w:tcPr>
          <w:p w14:paraId="6424BB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893" w:type="dxa"/>
            <w:vAlign w:val="center"/>
          </w:tcPr>
          <w:p w14:paraId="702820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89.2</w:t>
            </w:r>
          </w:p>
        </w:tc>
        <w:tc>
          <w:tcPr>
            <w:tcW w:w="896" w:type="dxa"/>
            <w:vAlign w:val="center"/>
          </w:tcPr>
          <w:p w14:paraId="4E60E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51.2</w:t>
            </w:r>
          </w:p>
        </w:tc>
      </w:tr>
      <w:tr w:rsidR="00665824" w:rsidRPr="00022248" w14:paraId="2DB9B87A" w14:textId="77777777" w:rsidTr="000829A5">
        <w:tc>
          <w:tcPr>
            <w:tcW w:w="1481" w:type="dxa"/>
          </w:tcPr>
          <w:p w14:paraId="725CC03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6B46B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20727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35.1</w:t>
            </w:r>
          </w:p>
        </w:tc>
        <w:tc>
          <w:tcPr>
            <w:tcW w:w="677" w:type="dxa"/>
            <w:vAlign w:val="center"/>
          </w:tcPr>
          <w:p w14:paraId="378D7B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49B923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c>
          <w:tcPr>
            <w:tcW w:w="893" w:type="dxa"/>
            <w:vAlign w:val="center"/>
          </w:tcPr>
          <w:p w14:paraId="5EA09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6" w:type="dxa"/>
            <w:vAlign w:val="center"/>
          </w:tcPr>
          <w:p w14:paraId="52FA46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43.3</w:t>
            </w:r>
          </w:p>
        </w:tc>
        <w:tc>
          <w:tcPr>
            <w:tcW w:w="676" w:type="dxa"/>
            <w:vAlign w:val="center"/>
          </w:tcPr>
          <w:p w14:paraId="666686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c>
          <w:tcPr>
            <w:tcW w:w="676" w:type="dxa"/>
            <w:vAlign w:val="center"/>
          </w:tcPr>
          <w:p w14:paraId="063C26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4C98EC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53.0</w:t>
            </w:r>
          </w:p>
        </w:tc>
        <w:tc>
          <w:tcPr>
            <w:tcW w:w="893" w:type="dxa"/>
            <w:vAlign w:val="center"/>
          </w:tcPr>
          <w:p w14:paraId="21C4D3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50.7</w:t>
            </w:r>
          </w:p>
        </w:tc>
        <w:tc>
          <w:tcPr>
            <w:tcW w:w="896" w:type="dxa"/>
            <w:vAlign w:val="center"/>
          </w:tcPr>
          <w:p w14:paraId="16F771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33.8</w:t>
            </w:r>
          </w:p>
        </w:tc>
      </w:tr>
      <w:tr w:rsidR="00665824" w:rsidRPr="00022248" w14:paraId="18C6A992" w14:textId="77777777" w:rsidTr="000829A5">
        <w:tc>
          <w:tcPr>
            <w:tcW w:w="1481" w:type="dxa"/>
          </w:tcPr>
          <w:p w14:paraId="48E6DA3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5B4F3F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27.5</w:t>
            </w:r>
          </w:p>
        </w:tc>
        <w:tc>
          <w:tcPr>
            <w:tcW w:w="677" w:type="dxa"/>
            <w:vAlign w:val="center"/>
          </w:tcPr>
          <w:p w14:paraId="0A4A06A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52.8</w:t>
            </w:r>
          </w:p>
        </w:tc>
        <w:tc>
          <w:tcPr>
            <w:tcW w:w="677" w:type="dxa"/>
            <w:vAlign w:val="center"/>
          </w:tcPr>
          <w:p w14:paraId="54EDB00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c>
          <w:tcPr>
            <w:tcW w:w="676" w:type="dxa"/>
            <w:vAlign w:val="center"/>
          </w:tcPr>
          <w:p w14:paraId="3D86A5F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43.0</w:t>
            </w:r>
          </w:p>
        </w:tc>
        <w:tc>
          <w:tcPr>
            <w:tcW w:w="893" w:type="dxa"/>
            <w:vAlign w:val="center"/>
          </w:tcPr>
          <w:p w14:paraId="719A52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6" w:type="dxa"/>
            <w:vAlign w:val="center"/>
          </w:tcPr>
          <w:p w14:paraId="486804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81.2</w:t>
            </w:r>
          </w:p>
        </w:tc>
        <w:tc>
          <w:tcPr>
            <w:tcW w:w="676" w:type="dxa"/>
            <w:vAlign w:val="center"/>
          </w:tcPr>
          <w:p w14:paraId="597F98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87.5</w:t>
            </w:r>
          </w:p>
        </w:tc>
        <w:tc>
          <w:tcPr>
            <w:tcW w:w="676" w:type="dxa"/>
            <w:vAlign w:val="center"/>
          </w:tcPr>
          <w:p w14:paraId="0F0E2A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676" w:type="dxa"/>
            <w:vAlign w:val="center"/>
          </w:tcPr>
          <w:p w14:paraId="2D75FA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88.8</w:t>
            </w:r>
          </w:p>
        </w:tc>
        <w:tc>
          <w:tcPr>
            <w:tcW w:w="893" w:type="dxa"/>
            <w:vAlign w:val="center"/>
          </w:tcPr>
          <w:p w14:paraId="2207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83.5</w:t>
            </w:r>
          </w:p>
        </w:tc>
        <w:tc>
          <w:tcPr>
            <w:tcW w:w="896" w:type="dxa"/>
            <w:vAlign w:val="center"/>
          </w:tcPr>
          <w:p w14:paraId="023A7C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51.1</w:t>
            </w:r>
          </w:p>
        </w:tc>
      </w:tr>
      <w:tr w:rsidR="00665824" w:rsidRPr="00022248" w14:paraId="6053B4AB" w14:textId="77777777" w:rsidTr="000829A5">
        <w:tc>
          <w:tcPr>
            <w:tcW w:w="1481" w:type="dxa"/>
          </w:tcPr>
          <w:p w14:paraId="1863F79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4E1D68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31.4</w:t>
            </w:r>
          </w:p>
        </w:tc>
        <w:tc>
          <w:tcPr>
            <w:tcW w:w="677" w:type="dxa"/>
            <w:vAlign w:val="center"/>
          </w:tcPr>
          <w:p w14:paraId="5951A0A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2B8D12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676" w:type="dxa"/>
            <w:vAlign w:val="center"/>
          </w:tcPr>
          <w:p w14:paraId="5E056E1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38.4</w:t>
            </w:r>
          </w:p>
        </w:tc>
        <w:tc>
          <w:tcPr>
            <w:tcW w:w="893" w:type="dxa"/>
            <w:vAlign w:val="center"/>
          </w:tcPr>
          <w:p w14:paraId="115E5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6" w:type="dxa"/>
            <w:vAlign w:val="center"/>
          </w:tcPr>
          <w:p w14:paraId="6C6C5E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74.7</w:t>
            </w:r>
          </w:p>
        </w:tc>
        <w:tc>
          <w:tcPr>
            <w:tcW w:w="676" w:type="dxa"/>
            <w:vAlign w:val="center"/>
          </w:tcPr>
          <w:p w14:paraId="146E40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87.2</w:t>
            </w:r>
          </w:p>
        </w:tc>
        <w:tc>
          <w:tcPr>
            <w:tcW w:w="676" w:type="dxa"/>
            <w:vAlign w:val="center"/>
          </w:tcPr>
          <w:p w14:paraId="64B31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676" w:type="dxa"/>
            <w:vAlign w:val="center"/>
          </w:tcPr>
          <w:p w14:paraId="45D939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80.4</w:t>
            </w:r>
          </w:p>
        </w:tc>
        <w:tc>
          <w:tcPr>
            <w:tcW w:w="893" w:type="dxa"/>
            <w:vAlign w:val="center"/>
          </w:tcPr>
          <w:p w14:paraId="39828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79.5</w:t>
            </w:r>
          </w:p>
        </w:tc>
        <w:tc>
          <w:tcPr>
            <w:tcW w:w="896" w:type="dxa"/>
            <w:vAlign w:val="center"/>
          </w:tcPr>
          <w:p w14:paraId="5F01BA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r>
      <w:tr w:rsidR="00665824" w:rsidRPr="00022248" w14:paraId="2337BD1E" w14:textId="77777777" w:rsidTr="000829A5">
        <w:tc>
          <w:tcPr>
            <w:tcW w:w="1481" w:type="dxa"/>
          </w:tcPr>
          <w:p w14:paraId="0646E88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695345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3AA9C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7" w:type="dxa"/>
            <w:vAlign w:val="center"/>
          </w:tcPr>
          <w:p w14:paraId="1DC1ED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3D41D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25.6</w:t>
            </w:r>
          </w:p>
        </w:tc>
        <w:tc>
          <w:tcPr>
            <w:tcW w:w="893" w:type="dxa"/>
            <w:vAlign w:val="center"/>
          </w:tcPr>
          <w:p w14:paraId="6B7EF3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676" w:type="dxa"/>
            <w:vAlign w:val="center"/>
          </w:tcPr>
          <w:p w14:paraId="00526B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60.2</w:t>
            </w:r>
          </w:p>
        </w:tc>
        <w:tc>
          <w:tcPr>
            <w:tcW w:w="676" w:type="dxa"/>
            <w:vAlign w:val="center"/>
          </w:tcPr>
          <w:p w14:paraId="74E18A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64.3</w:t>
            </w:r>
          </w:p>
        </w:tc>
        <w:tc>
          <w:tcPr>
            <w:tcW w:w="676" w:type="dxa"/>
            <w:vAlign w:val="center"/>
          </w:tcPr>
          <w:p w14:paraId="0B9A3D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676" w:type="dxa"/>
            <w:vAlign w:val="center"/>
          </w:tcPr>
          <w:p w14:paraId="373146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64.1</w:t>
            </w:r>
          </w:p>
        </w:tc>
        <w:tc>
          <w:tcPr>
            <w:tcW w:w="893" w:type="dxa"/>
            <w:vAlign w:val="center"/>
          </w:tcPr>
          <w:p w14:paraId="787D64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896" w:type="dxa"/>
            <w:vAlign w:val="center"/>
          </w:tcPr>
          <w:p w14:paraId="7D78ED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r>
      <w:tr w:rsidR="00665824" w:rsidRPr="00022248" w14:paraId="13DBF932" w14:textId="77777777" w:rsidTr="000829A5">
        <w:tc>
          <w:tcPr>
            <w:tcW w:w="1481" w:type="dxa"/>
          </w:tcPr>
          <w:p w14:paraId="2C5EECC2" w14:textId="77777777" w:rsidR="00665824" w:rsidRPr="00022248" w:rsidRDefault="00665824" w:rsidP="000829A5">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50ADA5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19.5</w:t>
            </w:r>
          </w:p>
        </w:tc>
        <w:tc>
          <w:tcPr>
            <w:tcW w:w="677" w:type="dxa"/>
            <w:vAlign w:val="center"/>
          </w:tcPr>
          <w:p w14:paraId="30B4A1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7" w:type="dxa"/>
            <w:vAlign w:val="center"/>
          </w:tcPr>
          <w:p w14:paraId="1CB333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21CC35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893" w:type="dxa"/>
            <w:vAlign w:val="center"/>
          </w:tcPr>
          <w:p w14:paraId="32342F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1702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55.9</w:t>
            </w:r>
          </w:p>
        </w:tc>
        <w:tc>
          <w:tcPr>
            <w:tcW w:w="676" w:type="dxa"/>
            <w:vAlign w:val="center"/>
          </w:tcPr>
          <w:p w14:paraId="599F82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50.6</w:t>
            </w:r>
          </w:p>
        </w:tc>
        <w:tc>
          <w:tcPr>
            <w:tcW w:w="676" w:type="dxa"/>
            <w:vAlign w:val="center"/>
          </w:tcPr>
          <w:p w14:paraId="575BFC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7F01C0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893" w:type="dxa"/>
            <w:vAlign w:val="center"/>
          </w:tcPr>
          <w:p w14:paraId="01500E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774E59E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082E02E" w14:textId="77777777" w:rsidTr="000829A5">
        <w:tc>
          <w:tcPr>
            <w:tcW w:w="1481" w:type="dxa"/>
          </w:tcPr>
          <w:p w14:paraId="78F39E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352780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77746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5E3A8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30.9</w:t>
            </w:r>
          </w:p>
        </w:tc>
        <w:tc>
          <w:tcPr>
            <w:tcW w:w="676" w:type="dxa"/>
            <w:vAlign w:val="center"/>
          </w:tcPr>
          <w:p w14:paraId="49B586F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32.4</w:t>
            </w:r>
          </w:p>
        </w:tc>
        <w:tc>
          <w:tcPr>
            <w:tcW w:w="893" w:type="dxa"/>
            <w:vAlign w:val="center"/>
          </w:tcPr>
          <w:p w14:paraId="540702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28.3</w:t>
            </w:r>
          </w:p>
        </w:tc>
        <w:tc>
          <w:tcPr>
            <w:tcW w:w="676" w:type="dxa"/>
            <w:vAlign w:val="center"/>
          </w:tcPr>
          <w:p w14:paraId="2BF2FE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676" w:type="dxa"/>
            <w:vAlign w:val="center"/>
          </w:tcPr>
          <w:p w14:paraId="241A8E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92.7</w:t>
            </w:r>
          </w:p>
        </w:tc>
        <w:tc>
          <w:tcPr>
            <w:tcW w:w="676" w:type="dxa"/>
            <w:vAlign w:val="center"/>
          </w:tcPr>
          <w:p w14:paraId="29E162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82.1</w:t>
            </w:r>
          </w:p>
        </w:tc>
        <w:tc>
          <w:tcPr>
            <w:tcW w:w="676" w:type="dxa"/>
            <w:vAlign w:val="center"/>
          </w:tcPr>
          <w:p w14:paraId="46809A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80.7</w:t>
            </w:r>
          </w:p>
        </w:tc>
        <w:tc>
          <w:tcPr>
            <w:tcW w:w="893" w:type="dxa"/>
            <w:vAlign w:val="center"/>
          </w:tcPr>
          <w:p w14:paraId="4EAAD9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84.4</w:t>
            </w:r>
          </w:p>
        </w:tc>
        <w:tc>
          <w:tcPr>
            <w:tcW w:w="896" w:type="dxa"/>
            <w:vAlign w:val="center"/>
          </w:tcPr>
          <w:p w14:paraId="0B65EE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42.4</w:t>
            </w:r>
          </w:p>
        </w:tc>
      </w:tr>
      <w:tr w:rsidR="00665824" w:rsidRPr="00022248" w14:paraId="129CBD1C" w14:textId="77777777" w:rsidTr="000829A5">
        <w:tc>
          <w:tcPr>
            <w:tcW w:w="1481" w:type="dxa"/>
          </w:tcPr>
          <w:p w14:paraId="17DF236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665EB07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9A58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7" w:type="dxa"/>
            <w:vAlign w:val="center"/>
          </w:tcPr>
          <w:p w14:paraId="3DFE598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17.8</w:t>
            </w:r>
          </w:p>
        </w:tc>
        <w:tc>
          <w:tcPr>
            <w:tcW w:w="676" w:type="dxa"/>
            <w:vAlign w:val="center"/>
          </w:tcPr>
          <w:p w14:paraId="61BDA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893" w:type="dxa"/>
            <w:vAlign w:val="center"/>
          </w:tcPr>
          <w:p w14:paraId="4427C6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44F55E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57.8</w:t>
            </w:r>
          </w:p>
        </w:tc>
        <w:tc>
          <w:tcPr>
            <w:tcW w:w="676" w:type="dxa"/>
            <w:vAlign w:val="center"/>
          </w:tcPr>
          <w:p w14:paraId="142619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54.6</w:t>
            </w:r>
          </w:p>
        </w:tc>
        <w:tc>
          <w:tcPr>
            <w:tcW w:w="676" w:type="dxa"/>
            <w:vAlign w:val="center"/>
          </w:tcPr>
          <w:p w14:paraId="14BF4B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54.1</w:t>
            </w:r>
          </w:p>
        </w:tc>
        <w:tc>
          <w:tcPr>
            <w:tcW w:w="676" w:type="dxa"/>
            <w:vAlign w:val="center"/>
          </w:tcPr>
          <w:p w14:paraId="09D1E2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893" w:type="dxa"/>
            <w:vAlign w:val="center"/>
          </w:tcPr>
          <w:p w14:paraId="53E8431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56.6</w:t>
            </w:r>
          </w:p>
        </w:tc>
        <w:tc>
          <w:tcPr>
            <w:tcW w:w="896" w:type="dxa"/>
            <w:vAlign w:val="center"/>
          </w:tcPr>
          <w:p w14:paraId="1061CA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r>
      <w:tr w:rsidR="00665824" w:rsidRPr="00022248" w14:paraId="3A50AB9E" w14:textId="77777777" w:rsidTr="000829A5">
        <w:tc>
          <w:tcPr>
            <w:tcW w:w="1481" w:type="dxa"/>
          </w:tcPr>
          <w:p w14:paraId="220F898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491CD0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7181FA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227967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2673592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12.2</w:t>
            </w:r>
          </w:p>
        </w:tc>
        <w:tc>
          <w:tcPr>
            <w:tcW w:w="893" w:type="dxa"/>
            <w:vAlign w:val="center"/>
          </w:tcPr>
          <w:p w14:paraId="322F27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55F9CB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6B122C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56.1</w:t>
            </w:r>
          </w:p>
        </w:tc>
        <w:tc>
          <w:tcPr>
            <w:tcW w:w="676" w:type="dxa"/>
            <w:vAlign w:val="center"/>
          </w:tcPr>
          <w:p w14:paraId="333880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6" w:type="dxa"/>
            <w:vAlign w:val="center"/>
          </w:tcPr>
          <w:p w14:paraId="19A93B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893" w:type="dxa"/>
            <w:vAlign w:val="center"/>
          </w:tcPr>
          <w:p w14:paraId="0C5B9A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48.9</w:t>
            </w:r>
          </w:p>
        </w:tc>
        <w:tc>
          <w:tcPr>
            <w:tcW w:w="896" w:type="dxa"/>
            <w:vAlign w:val="center"/>
          </w:tcPr>
          <w:p w14:paraId="313E3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r>
      <w:tr w:rsidR="00665824" w:rsidRPr="00022248" w14:paraId="130C8E46" w14:textId="77777777" w:rsidTr="000829A5">
        <w:tc>
          <w:tcPr>
            <w:tcW w:w="1481" w:type="dxa"/>
          </w:tcPr>
          <w:p w14:paraId="43D4A25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4F64CA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14.2</w:t>
            </w:r>
          </w:p>
        </w:tc>
        <w:tc>
          <w:tcPr>
            <w:tcW w:w="677" w:type="dxa"/>
            <w:vAlign w:val="center"/>
          </w:tcPr>
          <w:p w14:paraId="68BB99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7FFAD8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546D24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893" w:type="dxa"/>
            <w:vAlign w:val="center"/>
          </w:tcPr>
          <w:p w14:paraId="18FF10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C25AC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1C45ED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1AD6B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676" w:type="dxa"/>
            <w:vAlign w:val="center"/>
          </w:tcPr>
          <w:p w14:paraId="3502071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3" w:type="dxa"/>
            <w:vAlign w:val="center"/>
          </w:tcPr>
          <w:p w14:paraId="29D78F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6" w:type="dxa"/>
            <w:vAlign w:val="center"/>
          </w:tcPr>
          <w:p w14:paraId="4DA6CC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r>
      <w:tr w:rsidR="00665824" w:rsidRPr="00022248" w14:paraId="1524F29F" w14:textId="77777777" w:rsidTr="000829A5">
        <w:tc>
          <w:tcPr>
            <w:tcW w:w="1481" w:type="dxa"/>
          </w:tcPr>
          <w:p w14:paraId="63BAE22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83D4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c>
          <w:tcPr>
            <w:tcW w:w="677" w:type="dxa"/>
            <w:vAlign w:val="center"/>
          </w:tcPr>
          <w:p w14:paraId="438A91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35F267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2F8A4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893" w:type="dxa"/>
            <w:vAlign w:val="center"/>
          </w:tcPr>
          <w:p w14:paraId="666F9B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6" w:type="dxa"/>
            <w:vAlign w:val="center"/>
          </w:tcPr>
          <w:p w14:paraId="62B62D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66.2</w:t>
            </w:r>
          </w:p>
        </w:tc>
        <w:tc>
          <w:tcPr>
            <w:tcW w:w="676" w:type="dxa"/>
            <w:vAlign w:val="center"/>
          </w:tcPr>
          <w:p w14:paraId="01EDF6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86.6</w:t>
            </w:r>
          </w:p>
        </w:tc>
        <w:tc>
          <w:tcPr>
            <w:tcW w:w="676" w:type="dxa"/>
            <w:vAlign w:val="center"/>
          </w:tcPr>
          <w:p w14:paraId="21145AB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60.7</w:t>
            </w:r>
          </w:p>
        </w:tc>
        <w:tc>
          <w:tcPr>
            <w:tcW w:w="676" w:type="dxa"/>
            <w:vAlign w:val="center"/>
          </w:tcPr>
          <w:p w14:paraId="24E9F1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69.8</w:t>
            </w:r>
          </w:p>
        </w:tc>
        <w:tc>
          <w:tcPr>
            <w:tcW w:w="893" w:type="dxa"/>
            <w:vAlign w:val="center"/>
          </w:tcPr>
          <w:p w14:paraId="3DCFBD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69.6</w:t>
            </w:r>
          </w:p>
        </w:tc>
        <w:tc>
          <w:tcPr>
            <w:tcW w:w="896" w:type="dxa"/>
            <w:vAlign w:val="center"/>
          </w:tcPr>
          <w:p w14:paraId="659B62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37.6</w:t>
            </w:r>
          </w:p>
        </w:tc>
      </w:tr>
      <w:tr w:rsidR="00665824" w:rsidRPr="00022248" w14:paraId="1D650301" w14:textId="77777777" w:rsidTr="000829A5">
        <w:tc>
          <w:tcPr>
            <w:tcW w:w="1481" w:type="dxa"/>
          </w:tcPr>
          <w:p w14:paraId="457C6F9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51D1C5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779965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52CB35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58C9CA8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506B9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676" w:type="dxa"/>
            <w:vAlign w:val="center"/>
          </w:tcPr>
          <w:p w14:paraId="4A70F79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46.2</w:t>
            </w:r>
          </w:p>
        </w:tc>
        <w:tc>
          <w:tcPr>
            <w:tcW w:w="676" w:type="dxa"/>
            <w:vAlign w:val="center"/>
          </w:tcPr>
          <w:p w14:paraId="6AD70E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6" w:type="dxa"/>
            <w:vAlign w:val="center"/>
          </w:tcPr>
          <w:p w14:paraId="575462F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45.6</w:t>
            </w:r>
          </w:p>
        </w:tc>
        <w:tc>
          <w:tcPr>
            <w:tcW w:w="676" w:type="dxa"/>
            <w:vAlign w:val="center"/>
          </w:tcPr>
          <w:p w14:paraId="5B65CA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893" w:type="dxa"/>
            <w:vAlign w:val="center"/>
          </w:tcPr>
          <w:p w14:paraId="6B255D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41.7</w:t>
            </w:r>
          </w:p>
        </w:tc>
        <w:tc>
          <w:tcPr>
            <w:tcW w:w="896" w:type="dxa"/>
            <w:vAlign w:val="center"/>
          </w:tcPr>
          <w:p w14:paraId="13902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26.3</w:t>
            </w:r>
          </w:p>
        </w:tc>
      </w:tr>
      <w:tr w:rsidR="00665824" w:rsidRPr="00022248" w14:paraId="4BF1BA5C" w14:textId="77777777" w:rsidTr="000829A5">
        <w:tc>
          <w:tcPr>
            <w:tcW w:w="1481" w:type="dxa"/>
          </w:tcPr>
          <w:p w14:paraId="47310D16"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3FCFE9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7" w:type="dxa"/>
            <w:vAlign w:val="center"/>
          </w:tcPr>
          <w:p w14:paraId="262B5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7" w:type="dxa"/>
            <w:vAlign w:val="center"/>
          </w:tcPr>
          <w:p w14:paraId="66E1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33.3</w:t>
            </w:r>
          </w:p>
        </w:tc>
        <w:tc>
          <w:tcPr>
            <w:tcW w:w="676" w:type="dxa"/>
            <w:vAlign w:val="center"/>
          </w:tcPr>
          <w:p w14:paraId="616C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29.8</w:t>
            </w:r>
          </w:p>
        </w:tc>
        <w:tc>
          <w:tcPr>
            <w:tcW w:w="893" w:type="dxa"/>
            <w:vAlign w:val="center"/>
          </w:tcPr>
          <w:p w14:paraId="1E4357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6" w:type="dxa"/>
            <w:vAlign w:val="center"/>
          </w:tcPr>
          <w:p w14:paraId="188B37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91.6</w:t>
            </w:r>
          </w:p>
        </w:tc>
        <w:tc>
          <w:tcPr>
            <w:tcW w:w="676" w:type="dxa"/>
            <w:vAlign w:val="center"/>
          </w:tcPr>
          <w:p w14:paraId="2FDBF0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76.0</w:t>
            </w:r>
          </w:p>
        </w:tc>
        <w:tc>
          <w:tcPr>
            <w:tcW w:w="676" w:type="dxa"/>
            <w:vAlign w:val="center"/>
          </w:tcPr>
          <w:p w14:paraId="23950D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95.5</w:t>
            </w:r>
          </w:p>
        </w:tc>
        <w:tc>
          <w:tcPr>
            <w:tcW w:w="676" w:type="dxa"/>
            <w:vAlign w:val="center"/>
          </w:tcPr>
          <w:p w14:paraId="2830B4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72.1</w:t>
            </w:r>
          </w:p>
        </w:tc>
        <w:tc>
          <w:tcPr>
            <w:tcW w:w="893" w:type="dxa"/>
            <w:vAlign w:val="center"/>
          </w:tcPr>
          <w:p w14:paraId="6F983B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896" w:type="dxa"/>
            <w:vAlign w:val="center"/>
          </w:tcPr>
          <w:p w14:paraId="3E2928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r>
      <w:tr w:rsidR="00665824" w:rsidRPr="00022248" w14:paraId="65AC9211" w14:textId="77777777" w:rsidTr="000829A5">
        <w:tc>
          <w:tcPr>
            <w:tcW w:w="1481" w:type="dxa"/>
          </w:tcPr>
          <w:p w14:paraId="1387342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44E7FE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32CA1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677" w:type="dxa"/>
            <w:vAlign w:val="center"/>
          </w:tcPr>
          <w:p w14:paraId="322DEA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269820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35318C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c>
          <w:tcPr>
            <w:tcW w:w="676" w:type="dxa"/>
            <w:vAlign w:val="center"/>
          </w:tcPr>
          <w:p w14:paraId="48E569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68.8</w:t>
            </w:r>
          </w:p>
        </w:tc>
        <w:tc>
          <w:tcPr>
            <w:tcW w:w="676" w:type="dxa"/>
            <w:vAlign w:val="center"/>
          </w:tcPr>
          <w:p w14:paraId="240C170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61.0</w:t>
            </w:r>
          </w:p>
        </w:tc>
        <w:tc>
          <w:tcPr>
            <w:tcW w:w="676" w:type="dxa"/>
            <w:vAlign w:val="center"/>
          </w:tcPr>
          <w:p w14:paraId="7EDD549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50.5</w:t>
            </w:r>
          </w:p>
        </w:tc>
        <w:tc>
          <w:tcPr>
            <w:tcW w:w="676" w:type="dxa"/>
            <w:vAlign w:val="center"/>
          </w:tcPr>
          <w:p w14:paraId="0C0323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50.1</w:t>
            </w:r>
          </w:p>
        </w:tc>
        <w:tc>
          <w:tcPr>
            <w:tcW w:w="893" w:type="dxa"/>
            <w:vAlign w:val="center"/>
          </w:tcPr>
          <w:p w14:paraId="6F6C85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56.9</w:t>
            </w:r>
          </w:p>
        </w:tc>
        <w:tc>
          <w:tcPr>
            <w:tcW w:w="896" w:type="dxa"/>
            <w:vAlign w:val="center"/>
          </w:tcPr>
          <w:p w14:paraId="3142AB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r>
      <w:tr w:rsidR="00665824" w:rsidRPr="00022248" w14:paraId="3E390B84" w14:textId="77777777" w:rsidTr="000829A5">
        <w:tc>
          <w:tcPr>
            <w:tcW w:w="1481" w:type="dxa"/>
          </w:tcPr>
          <w:p w14:paraId="286C780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6445AD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37.5</w:t>
            </w:r>
          </w:p>
        </w:tc>
        <w:tc>
          <w:tcPr>
            <w:tcW w:w="677" w:type="dxa"/>
            <w:vAlign w:val="center"/>
          </w:tcPr>
          <w:p w14:paraId="6015B6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7" w:type="dxa"/>
            <w:vAlign w:val="center"/>
          </w:tcPr>
          <w:p w14:paraId="3C0011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6" w:type="dxa"/>
            <w:vAlign w:val="center"/>
          </w:tcPr>
          <w:p w14:paraId="69A762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44.4</w:t>
            </w:r>
          </w:p>
        </w:tc>
        <w:tc>
          <w:tcPr>
            <w:tcW w:w="893" w:type="dxa"/>
            <w:vAlign w:val="center"/>
          </w:tcPr>
          <w:p w14:paraId="55788F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0D2D892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98.0</w:t>
            </w:r>
          </w:p>
        </w:tc>
        <w:tc>
          <w:tcPr>
            <w:tcW w:w="676" w:type="dxa"/>
            <w:vAlign w:val="center"/>
          </w:tcPr>
          <w:p w14:paraId="26F3E0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88.6</w:t>
            </w:r>
          </w:p>
        </w:tc>
        <w:tc>
          <w:tcPr>
            <w:tcW w:w="676" w:type="dxa"/>
            <w:vAlign w:val="center"/>
          </w:tcPr>
          <w:p w14:paraId="74F8A3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19DDD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99.7</w:t>
            </w:r>
          </w:p>
        </w:tc>
        <w:tc>
          <w:tcPr>
            <w:tcW w:w="893" w:type="dxa"/>
            <w:vAlign w:val="center"/>
          </w:tcPr>
          <w:p w14:paraId="20473C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97.2</w:t>
            </w:r>
          </w:p>
        </w:tc>
        <w:tc>
          <w:tcPr>
            <w:tcW w:w="896" w:type="dxa"/>
            <w:vAlign w:val="center"/>
          </w:tcPr>
          <w:p w14:paraId="67DDAC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53.1</w:t>
            </w:r>
          </w:p>
        </w:tc>
      </w:tr>
      <w:tr w:rsidR="00665824" w:rsidRPr="00022248" w14:paraId="1310B929" w14:textId="77777777" w:rsidTr="000829A5">
        <w:tc>
          <w:tcPr>
            <w:tcW w:w="1481" w:type="dxa"/>
          </w:tcPr>
          <w:p w14:paraId="2D7BAD4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7CB467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2FFFBF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677" w:type="dxa"/>
            <w:vAlign w:val="center"/>
          </w:tcPr>
          <w:p w14:paraId="014F49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9C0C0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893" w:type="dxa"/>
            <w:vAlign w:val="center"/>
          </w:tcPr>
          <w:p w14:paraId="52948A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6" w:type="dxa"/>
            <w:vAlign w:val="center"/>
          </w:tcPr>
          <w:p w14:paraId="278B11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676" w:type="dxa"/>
            <w:vAlign w:val="center"/>
          </w:tcPr>
          <w:p w14:paraId="1D249D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73.9</w:t>
            </w:r>
          </w:p>
        </w:tc>
        <w:tc>
          <w:tcPr>
            <w:tcW w:w="676" w:type="dxa"/>
            <w:vAlign w:val="center"/>
          </w:tcPr>
          <w:p w14:paraId="20B85D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65.2</w:t>
            </w:r>
          </w:p>
        </w:tc>
        <w:tc>
          <w:tcPr>
            <w:tcW w:w="676" w:type="dxa"/>
            <w:vAlign w:val="center"/>
          </w:tcPr>
          <w:p w14:paraId="5BEBB2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64.2</w:t>
            </w:r>
          </w:p>
        </w:tc>
        <w:tc>
          <w:tcPr>
            <w:tcW w:w="893" w:type="dxa"/>
            <w:vAlign w:val="center"/>
          </w:tcPr>
          <w:p w14:paraId="7C20B6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896" w:type="dxa"/>
            <w:vAlign w:val="center"/>
          </w:tcPr>
          <w:p w14:paraId="0E093A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35.8</w:t>
            </w:r>
          </w:p>
        </w:tc>
      </w:tr>
      <w:tr w:rsidR="00665824" w:rsidRPr="00022248" w14:paraId="29BBB1CE" w14:textId="77777777" w:rsidTr="000829A5">
        <w:tc>
          <w:tcPr>
            <w:tcW w:w="1481" w:type="dxa"/>
          </w:tcPr>
          <w:p w14:paraId="039C164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160FD7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78D668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29.1</w:t>
            </w:r>
          </w:p>
        </w:tc>
        <w:tc>
          <w:tcPr>
            <w:tcW w:w="677" w:type="dxa"/>
            <w:vAlign w:val="center"/>
          </w:tcPr>
          <w:p w14:paraId="5471FE9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34408F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893" w:type="dxa"/>
            <w:vAlign w:val="center"/>
          </w:tcPr>
          <w:p w14:paraId="2BC4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C3442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41.5</w:t>
            </w:r>
          </w:p>
        </w:tc>
        <w:tc>
          <w:tcPr>
            <w:tcW w:w="676" w:type="dxa"/>
            <w:vAlign w:val="center"/>
          </w:tcPr>
          <w:p w14:paraId="1BF34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60.4</w:t>
            </w:r>
          </w:p>
        </w:tc>
        <w:tc>
          <w:tcPr>
            <w:tcW w:w="676" w:type="dxa"/>
            <w:vAlign w:val="center"/>
          </w:tcPr>
          <w:p w14:paraId="5F4DFE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4E289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893" w:type="dxa"/>
            <w:vAlign w:val="center"/>
          </w:tcPr>
          <w:p w14:paraId="05B1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52.0</w:t>
            </w:r>
          </w:p>
        </w:tc>
        <w:tc>
          <w:tcPr>
            <w:tcW w:w="896" w:type="dxa"/>
            <w:vAlign w:val="center"/>
          </w:tcPr>
          <w:p w14:paraId="754D18C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r>
      <w:tr w:rsidR="00665824" w:rsidRPr="00022248" w14:paraId="2F2E71A6" w14:textId="77777777" w:rsidTr="000829A5">
        <w:tc>
          <w:tcPr>
            <w:tcW w:w="1481" w:type="dxa"/>
          </w:tcPr>
          <w:p w14:paraId="20A0F1E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596CB1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7" w:type="dxa"/>
            <w:vAlign w:val="center"/>
          </w:tcPr>
          <w:p w14:paraId="39E88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32.9</w:t>
            </w:r>
          </w:p>
        </w:tc>
        <w:tc>
          <w:tcPr>
            <w:tcW w:w="677" w:type="dxa"/>
            <w:vAlign w:val="center"/>
          </w:tcPr>
          <w:p w14:paraId="28A5CA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6" w:type="dxa"/>
            <w:vAlign w:val="center"/>
          </w:tcPr>
          <w:p w14:paraId="7B5472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893" w:type="dxa"/>
            <w:vAlign w:val="center"/>
          </w:tcPr>
          <w:p w14:paraId="71BA42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11A3FD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5B417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58.2</w:t>
            </w:r>
          </w:p>
        </w:tc>
        <w:tc>
          <w:tcPr>
            <w:tcW w:w="676" w:type="dxa"/>
            <w:vAlign w:val="center"/>
          </w:tcPr>
          <w:p w14:paraId="790107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59.0</w:t>
            </w:r>
          </w:p>
        </w:tc>
        <w:tc>
          <w:tcPr>
            <w:tcW w:w="676" w:type="dxa"/>
            <w:vAlign w:val="center"/>
          </w:tcPr>
          <w:p w14:paraId="377FFE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893" w:type="dxa"/>
            <w:vAlign w:val="center"/>
          </w:tcPr>
          <w:p w14:paraId="44640B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4D0E0D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34.1</w:t>
            </w:r>
          </w:p>
        </w:tc>
      </w:tr>
      <w:tr w:rsidR="00665824" w:rsidRPr="00022248" w14:paraId="1C0B5172" w14:textId="77777777" w:rsidTr="000829A5">
        <w:tc>
          <w:tcPr>
            <w:tcW w:w="1481" w:type="dxa"/>
          </w:tcPr>
          <w:p w14:paraId="23CAA6B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06A00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6D931F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40235F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281480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893" w:type="dxa"/>
            <w:vAlign w:val="center"/>
          </w:tcPr>
          <w:p w14:paraId="358733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6" w:type="dxa"/>
            <w:vAlign w:val="center"/>
          </w:tcPr>
          <w:p w14:paraId="1ED4F1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59.5</w:t>
            </w:r>
          </w:p>
        </w:tc>
        <w:tc>
          <w:tcPr>
            <w:tcW w:w="676" w:type="dxa"/>
            <w:vAlign w:val="center"/>
          </w:tcPr>
          <w:p w14:paraId="6A4FC2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51.9</w:t>
            </w:r>
          </w:p>
        </w:tc>
        <w:tc>
          <w:tcPr>
            <w:tcW w:w="676" w:type="dxa"/>
            <w:vAlign w:val="center"/>
          </w:tcPr>
          <w:p w14:paraId="10F66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676" w:type="dxa"/>
            <w:vAlign w:val="center"/>
          </w:tcPr>
          <w:p w14:paraId="5757F2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60.8</w:t>
            </w:r>
          </w:p>
        </w:tc>
        <w:tc>
          <w:tcPr>
            <w:tcW w:w="893" w:type="dxa"/>
            <w:vAlign w:val="center"/>
          </w:tcPr>
          <w:p w14:paraId="640A4C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6" w:type="dxa"/>
            <w:vAlign w:val="center"/>
          </w:tcPr>
          <w:p w14:paraId="7A25ED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29.7</w:t>
            </w:r>
          </w:p>
        </w:tc>
      </w:tr>
      <w:tr w:rsidR="00665824" w:rsidRPr="00022248" w14:paraId="0FC0DA56" w14:textId="77777777" w:rsidTr="000829A5">
        <w:tc>
          <w:tcPr>
            <w:tcW w:w="1481" w:type="dxa"/>
          </w:tcPr>
          <w:p w14:paraId="794047DF"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32121E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7C2776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110559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1545C6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893" w:type="dxa"/>
            <w:vAlign w:val="center"/>
          </w:tcPr>
          <w:p w14:paraId="30D662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2B9833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08ED38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0FABA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676" w:type="dxa"/>
            <w:vAlign w:val="center"/>
          </w:tcPr>
          <w:p w14:paraId="473F96C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44.2</w:t>
            </w:r>
          </w:p>
        </w:tc>
        <w:tc>
          <w:tcPr>
            <w:tcW w:w="893" w:type="dxa"/>
            <w:vAlign w:val="center"/>
          </w:tcPr>
          <w:p w14:paraId="6D878E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896" w:type="dxa"/>
            <w:vAlign w:val="center"/>
          </w:tcPr>
          <w:p w14:paraId="047B78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27.9</w:t>
            </w:r>
          </w:p>
        </w:tc>
      </w:tr>
      <w:tr w:rsidR="00665824" w:rsidRPr="00022248" w14:paraId="447B8BE2" w14:textId="77777777" w:rsidTr="000829A5">
        <w:tc>
          <w:tcPr>
            <w:tcW w:w="1481" w:type="dxa"/>
          </w:tcPr>
          <w:p w14:paraId="7484D9B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27A18F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677" w:type="dxa"/>
            <w:vAlign w:val="center"/>
          </w:tcPr>
          <w:p w14:paraId="7BFDE2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7" w:type="dxa"/>
            <w:vAlign w:val="center"/>
          </w:tcPr>
          <w:p w14:paraId="55EAE5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32.6</w:t>
            </w:r>
          </w:p>
        </w:tc>
        <w:tc>
          <w:tcPr>
            <w:tcW w:w="676" w:type="dxa"/>
            <w:vAlign w:val="center"/>
          </w:tcPr>
          <w:p w14:paraId="2F639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893" w:type="dxa"/>
            <w:vAlign w:val="center"/>
          </w:tcPr>
          <w:p w14:paraId="1ABA8B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32.7</w:t>
            </w:r>
          </w:p>
        </w:tc>
        <w:tc>
          <w:tcPr>
            <w:tcW w:w="676" w:type="dxa"/>
            <w:vAlign w:val="center"/>
          </w:tcPr>
          <w:p w14:paraId="017F5C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82.9</w:t>
            </w:r>
          </w:p>
        </w:tc>
        <w:tc>
          <w:tcPr>
            <w:tcW w:w="676" w:type="dxa"/>
            <w:vAlign w:val="center"/>
          </w:tcPr>
          <w:p w14:paraId="0E1204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83.4</w:t>
            </w:r>
          </w:p>
        </w:tc>
        <w:tc>
          <w:tcPr>
            <w:tcW w:w="676" w:type="dxa"/>
            <w:vAlign w:val="center"/>
          </w:tcPr>
          <w:p w14:paraId="6454C46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22FF9E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893" w:type="dxa"/>
            <w:vAlign w:val="center"/>
          </w:tcPr>
          <w:p w14:paraId="437E54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80.2</w:t>
            </w:r>
          </w:p>
        </w:tc>
        <w:tc>
          <w:tcPr>
            <w:tcW w:w="896" w:type="dxa"/>
            <w:vAlign w:val="center"/>
          </w:tcPr>
          <w:p w14:paraId="6080B3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46.5</w:t>
            </w:r>
          </w:p>
        </w:tc>
      </w:tr>
      <w:tr w:rsidR="00665824" w:rsidRPr="00022248" w14:paraId="05DA3E78" w14:textId="77777777" w:rsidTr="000829A5">
        <w:tc>
          <w:tcPr>
            <w:tcW w:w="1481" w:type="dxa"/>
          </w:tcPr>
          <w:p w14:paraId="52B2487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1C932E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557D67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51.0</w:t>
            </w:r>
          </w:p>
        </w:tc>
        <w:tc>
          <w:tcPr>
            <w:tcW w:w="677" w:type="dxa"/>
            <w:vAlign w:val="center"/>
          </w:tcPr>
          <w:p w14:paraId="46F8E5C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c>
          <w:tcPr>
            <w:tcW w:w="676" w:type="dxa"/>
            <w:vAlign w:val="center"/>
          </w:tcPr>
          <w:p w14:paraId="5592FC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31.8</w:t>
            </w:r>
          </w:p>
        </w:tc>
        <w:tc>
          <w:tcPr>
            <w:tcW w:w="893" w:type="dxa"/>
            <w:vAlign w:val="center"/>
          </w:tcPr>
          <w:p w14:paraId="02F8F6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34.0</w:t>
            </w:r>
          </w:p>
        </w:tc>
        <w:tc>
          <w:tcPr>
            <w:tcW w:w="676" w:type="dxa"/>
            <w:vAlign w:val="center"/>
          </w:tcPr>
          <w:p w14:paraId="240AD9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676" w:type="dxa"/>
            <w:vAlign w:val="center"/>
          </w:tcPr>
          <w:p w14:paraId="4F571E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5C2DCD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87.8</w:t>
            </w:r>
          </w:p>
        </w:tc>
        <w:tc>
          <w:tcPr>
            <w:tcW w:w="676" w:type="dxa"/>
            <w:vAlign w:val="center"/>
          </w:tcPr>
          <w:p w14:paraId="64389F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3" w:type="dxa"/>
            <w:vAlign w:val="center"/>
          </w:tcPr>
          <w:p w14:paraId="6B5AEE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896" w:type="dxa"/>
            <w:vAlign w:val="center"/>
          </w:tcPr>
          <w:p w14:paraId="1A7E99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46.1</w:t>
            </w:r>
          </w:p>
        </w:tc>
      </w:tr>
      <w:tr w:rsidR="00665824" w:rsidRPr="00022248" w14:paraId="7752AFD9" w14:textId="77777777" w:rsidTr="000829A5">
        <w:tc>
          <w:tcPr>
            <w:tcW w:w="1481" w:type="dxa"/>
          </w:tcPr>
          <w:p w14:paraId="209B330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7D0228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6E056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677" w:type="dxa"/>
            <w:vAlign w:val="center"/>
          </w:tcPr>
          <w:p w14:paraId="7774D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6" w:type="dxa"/>
            <w:vAlign w:val="center"/>
          </w:tcPr>
          <w:p w14:paraId="59B3E9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660514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6BE1F2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61.3</w:t>
            </w:r>
          </w:p>
        </w:tc>
        <w:tc>
          <w:tcPr>
            <w:tcW w:w="676" w:type="dxa"/>
            <w:vAlign w:val="center"/>
          </w:tcPr>
          <w:p w14:paraId="56335B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0B493E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65.0</w:t>
            </w:r>
          </w:p>
        </w:tc>
        <w:tc>
          <w:tcPr>
            <w:tcW w:w="676" w:type="dxa"/>
            <w:vAlign w:val="center"/>
          </w:tcPr>
          <w:p w14:paraId="13EF6C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69.3</w:t>
            </w:r>
          </w:p>
        </w:tc>
        <w:tc>
          <w:tcPr>
            <w:tcW w:w="893" w:type="dxa"/>
            <w:vAlign w:val="center"/>
          </w:tcPr>
          <w:p w14:paraId="63240B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62.2</w:t>
            </w:r>
          </w:p>
        </w:tc>
        <w:tc>
          <w:tcPr>
            <w:tcW w:w="896" w:type="dxa"/>
            <w:vAlign w:val="center"/>
          </w:tcPr>
          <w:p w14:paraId="78DDFD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32.2</w:t>
            </w:r>
          </w:p>
        </w:tc>
      </w:tr>
      <w:tr w:rsidR="00665824" w:rsidRPr="00022248" w14:paraId="4FB7746C" w14:textId="77777777" w:rsidTr="000829A5">
        <w:tc>
          <w:tcPr>
            <w:tcW w:w="1481" w:type="dxa"/>
          </w:tcPr>
          <w:p w14:paraId="3A31196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8A7A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28.9</w:t>
            </w:r>
          </w:p>
        </w:tc>
        <w:tc>
          <w:tcPr>
            <w:tcW w:w="677" w:type="dxa"/>
            <w:vAlign w:val="center"/>
          </w:tcPr>
          <w:p w14:paraId="21CC62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38F8C9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3B5001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893" w:type="dxa"/>
            <w:vAlign w:val="center"/>
          </w:tcPr>
          <w:p w14:paraId="07655D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56AE76C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62.1</w:t>
            </w:r>
          </w:p>
        </w:tc>
        <w:tc>
          <w:tcPr>
            <w:tcW w:w="676" w:type="dxa"/>
            <w:vAlign w:val="center"/>
          </w:tcPr>
          <w:p w14:paraId="7E10D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80.3</w:t>
            </w:r>
          </w:p>
        </w:tc>
        <w:tc>
          <w:tcPr>
            <w:tcW w:w="676" w:type="dxa"/>
            <w:vAlign w:val="center"/>
          </w:tcPr>
          <w:p w14:paraId="66EB4F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70.4</w:t>
            </w:r>
          </w:p>
        </w:tc>
        <w:tc>
          <w:tcPr>
            <w:tcW w:w="676" w:type="dxa"/>
            <w:vAlign w:val="center"/>
          </w:tcPr>
          <w:p w14:paraId="6C50AF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893" w:type="dxa"/>
            <w:vAlign w:val="center"/>
          </w:tcPr>
          <w:p w14:paraId="6E6C7FD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71.6</w:t>
            </w:r>
          </w:p>
        </w:tc>
        <w:tc>
          <w:tcPr>
            <w:tcW w:w="896" w:type="dxa"/>
            <w:vAlign w:val="center"/>
          </w:tcPr>
          <w:p w14:paraId="5371CC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r>
      <w:tr w:rsidR="00665824" w:rsidRPr="00022248" w14:paraId="478CBD33" w14:textId="77777777" w:rsidTr="000829A5">
        <w:tc>
          <w:tcPr>
            <w:tcW w:w="1481" w:type="dxa"/>
          </w:tcPr>
          <w:p w14:paraId="4BFA33E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8A597C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7" w:type="dxa"/>
            <w:vAlign w:val="center"/>
          </w:tcPr>
          <w:p w14:paraId="63BD9B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28.4</w:t>
            </w:r>
          </w:p>
        </w:tc>
        <w:tc>
          <w:tcPr>
            <w:tcW w:w="677" w:type="dxa"/>
            <w:vAlign w:val="center"/>
          </w:tcPr>
          <w:p w14:paraId="7C1077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17.1</w:t>
            </w:r>
          </w:p>
        </w:tc>
        <w:tc>
          <w:tcPr>
            <w:tcW w:w="676" w:type="dxa"/>
            <w:vAlign w:val="center"/>
          </w:tcPr>
          <w:p w14:paraId="1EC24E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893" w:type="dxa"/>
            <w:vAlign w:val="center"/>
          </w:tcPr>
          <w:p w14:paraId="1F556C3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5EC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60.1</w:t>
            </w:r>
          </w:p>
        </w:tc>
        <w:tc>
          <w:tcPr>
            <w:tcW w:w="676" w:type="dxa"/>
            <w:vAlign w:val="center"/>
          </w:tcPr>
          <w:p w14:paraId="68FE08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46.9</w:t>
            </w:r>
          </w:p>
        </w:tc>
        <w:tc>
          <w:tcPr>
            <w:tcW w:w="676" w:type="dxa"/>
            <w:vAlign w:val="center"/>
          </w:tcPr>
          <w:p w14:paraId="74A275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676" w:type="dxa"/>
            <w:vAlign w:val="center"/>
          </w:tcPr>
          <w:p w14:paraId="177DFC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52.7</w:t>
            </w:r>
          </w:p>
        </w:tc>
        <w:tc>
          <w:tcPr>
            <w:tcW w:w="893" w:type="dxa"/>
            <w:vAlign w:val="center"/>
          </w:tcPr>
          <w:p w14:paraId="575DFA1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52.5</w:t>
            </w:r>
          </w:p>
        </w:tc>
        <w:tc>
          <w:tcPr>
            <w:tcW w:w="896" w:type="dxa"/>
            <w:vAlign w:val="center"/>
          </w:tcPr>
          <w:p w14:paraId="4B4F98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29.5</w:t>
            </w:r>
          </w:p>
        </w:tc>
      </w:tr>
      <w:tr w:rsidR="00665824" w:rsidRPr="00022248" w14:paraId="23FDA684" w14:textId="77777777" w:rsidTr="000829A5">
        <w:tc>
          <w:tcPr>
            <w:tcW w:w="1481" w:type="dxa"/>
          </w:tcPr>
          <w:p w14:paraId="7D432DB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153E67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7" w:type="dxa"/>
            <w:vAlign w:val="center"/>
          </w:tcPr>
          <w:p w14:paraId="162204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24.0</w:t>
            </w:r>
          </w:p>
        </w:tc>
        <w:tc>
          <w:tcPr>
            <w:tcW w:w="677" w:type="dxa"/>
            <w:vAlign w:val="center"/>
          </w:tcPr>
          <w:p w14:paraId="3211F1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35.4</w:t>
            </w:r>
          </w:p>
        </w:tc>
        <w:tc>
          <w:tcPr>
            <w:tcW w:w="676" w:type="dxa"/>
            <w:vAlign w:val="center"/>
          </w:tcPr>
          <w:p w14:paraId="756C3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893" w:type="dxa"/>
            <w:vAlign w:val="center"/>
          </w:tcPr>
          <w:p w14:paraId="5294F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37B8E4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79.1</w:t>
            </w:r>
          </w:p>
        </w:tc>
        <w:tc>
          <w:tcPr>
            <w:tcW w:w="676" w:type="dxa"/>
            <w:vAlign w:val="center"/>
          </w:tcPr>
          <w:p w14:paraId="4B3317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82.2</w:t>
            </w:r>
          </w:p>
        </w:tc>
        <w:tc>
          <w:tcPr>
            <w:tcW w:w="676" w:type="dxa"/>
            <w:vAlign w:val="center"/>
          </w:tcPr>
          <w:p w14:paraId="0218E3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76.9</w:t>
            </w:r>
          </w:p>
        </w:tc>
        <w:tc>
          <w:tcPr>
            <w:tcW w:w="676" w:type="dxa"/>
            <w:vAlign w:val="center"/>
          </w:tcPr>
          <w:p w14:paraId="0FDCE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77.5</w:t>
            </w:r>
          </w:p>
        </w:tc>
        <w:tc>
          <w:tcPr>
            <w:tcW w:w="893" w:type="dxa"/>
            <w:vAlign w:val="center"/>
          </w:tcPr>
          <w:p w14:paraId="29C61D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78.9</w:t>
            </w:r>
          </w:p>
        </w:tc>
        <w:tc>
          <w:tcPr>
            <w:tcW w:w="896" w:type="dxa"/>
            <w:vAlign w:val="center"/>
          </w:tcPr>
          <w:p w14:paraId="306EC1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r>
      <w:tr w:rsidR="00665824" w:rsidRPr="00022248" w14:paraId="4C04B52A" w14:textId="77777777" w:rsidTr="000829A5">
        <w:tc>
          <w:tcPr>
            <w:tcW w:w="1481" w:type="dxa"/>
          </w:tcPr>
          <w:p w14:paraId="54E9EE9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2D731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11.7</w:t>
            </w:r>
          </w:p>
        </w:tc>
        <w:tc>
          <w:tcPr>
            <w:tcW w:w="677" w:type="dxa"/>
            <w:vAlign w:val="center"/>
          </w:tcPr>
          <w:p w14:paraId="329914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7" w:type="dxa"/>
            <w:vAlign w:val="center"/>
          </w:tcPr>
          <w:p w14:paraId="35A17F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12.4</w:t>
            </w:r>
          </w:p>
        </w:tc>
        <w:tc>
          <w:tcPr>
            <w:tcW w:w="676" w:type="dxa"/>
            <w:vAlign w:val="center"/>
          </w:tcPr>
          <w:p w14:paraId="0F9E4A8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893" w:type="dxa"/>
            <w:vAlign w:val="center"/>
          </w:tcPr>
          <w:p w14:paraId="469DD9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0AB60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37.9</w:t>
            </w:r>
          </w:p>
        </w:tc>
        <w:tc>
          <w:tcPr>
            <w:tcW w:w="676" w:type="dxa"/>
            <w:vAlign w:val="center"/>
          </w:tcPr>
          <w:p w14:paraId="39A5AF4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33.7</w:t>
            </w:r>
          </w:p>
        </w:tc>
        <w:tc>
          <w:tcPr>
            <w:tcW w:w="676" w:type="dxa"/>
            <w:vAlign w:val="center"/>
          </w:tcPr>
          <w:p w14:paraId="24427E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25F52B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c>
          <w:tcPr>
            <w:tcW w:w="893" w:type="dxa"/>
            <w:vAlign w:val="center"/>
          </w:tcPr>
          <w:p w14:paraId="4986C60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896" w:type="dxa"/>
            <w:vAlign w:val="center"/>
          </w:tcPr>
          <w:p w14:paraId="5266C79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r>
      <w:tr w:rsidR="00665824" w:rsidRPr="00022248" w14:paraId="4F8B334B" w14:textId="77777777" w:rsidTr="000829A5">
        <w:tc>
          <w:tcPr>
            <w:tcW w:w="1481" w:type="dxa"/>
          </w:tcPr>
          <w:p w14:paraId="6BA6F20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E9F2A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3B2270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3336F2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5DF945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3EED9E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6" w:type="dxa"/>
            <w:vAlign w:val="center"/>
          </w:tcPr>
          <w:p w14:paraId="3CE150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54.0</w:t>
            </w:r>
          </w:p>
        </w:tc>
        <w:tc>
          <w:tcPr>
            <w:tcW w:w="676" w:type="dxa"/>
            <w:vAlign w:val="center"/>
          </w:tcPr>
          <w:p w14:paraId="2AE645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676" w:type="dxa"/>
            <w:vAlign w:val="center"/>
          </w:tcPr>
          <w:p w14:paraId="5F054F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35.3</w:t>
            </w:r>
          </w:p>
        </w:tc>
        <w:tc>
          <w:tcPr>
            <w:tcW w:w="676" w:type="dxa"/>
            <w:vAlign w:val="center"/>
          </w:tcPr>
          <w:p w14:paraId="69B6F38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40.7</w:t>
            </w:r>
          </w:p>
        </w:tc>
        <w:tc>
          <w:tcPr>
            <w:tcW w:w="893" w:type="dxa"/>
            <w:vAlign w:val="center"/>
          </w:tcPr>
          <w:p w14:paraId="2AAA40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44.6</w:t>
            </w:r>
          </w:p>
        </w:tc>
        <w:tc>
          <w:tcPr>
            <w:tcW w:w="896" w:type="dxa"/>
            <w:vAlign w:val="center"/>
          </w:tcPr>
          <w:p w14:paraId="608453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r>
      <w:tr w:rsidR="00665824" w:rsidRPr="00022248" w14:paraId="72DA4965" w14:textId="77777777" w:rsidTr="000829A5">
        <w:tc>
          <w:tcPr>
            <w:tcW w:w="1481" w:type="dxa"/>
          </w:tcPr>
          <w:p w14:paraId="2A3BB2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4F3A60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0D946C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23.4</w:t>
            </w:r>
          </w:p>
        </w:tc>
        <w:tc>
          <w:tcPr>
            <w:tcW w:w="677" w:type="dxa"/>
            <w:vAlign w:val="center"/>
          </w:tcPr>
          <w:p w14:paraId="120FB9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00400D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49.2</w:t>
            </w:r>
          </w:p>
        </w:tc>
        <w:tc>
          <w:tcPr>
            <w:tcW w:w="893" w:type="dxa"/>
            <w:vAlign w:val="center"/>
          </w:tcPr>
          <w:p w14:paraId="34408D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27.8</w:t>
            </w:r>
          </w:p>
        </w:tc>
        <w:tc>
          <w:tcPr>
            <w:tcW w:w="676" w:type="dxa"/>
            <w:vAlign w:val="center"/>
          </w:tcPr>
          <w:p w14:paraId="2B9182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63.9</w:t>
            </w:r>
          </w:p>
        </w:tc>
        <w:tc>
          <w:tcPr>
            <w:tcW w:w="676" w:type="dxa"/>
            <w:vAlign w:val="center"/>
          </w:tcPr>
          <w:p w14:paraId="0844B8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69.5</w:t>
            </w:r>
          </w:p>
        </w:tc>
        <w:tc>
          <w:tcPr>
            <w:tcW w:w="676" w:type="dxa"/>
            <w:vAlign w:val="center"/>
          </w:tcPr>
          <w:p w14:paraId="4F6DD0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61.4</w:t>
            </w:r>
          </w:p>
        </w:tc>
        <w:tc>
          <w:tcPr>
            <w:tcW w:w="676" w:type="dxa"/>
            <w:vAlign w:val="center"/>
          </w:tcPr>
          <w:p w14:paraId="42E241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64.4</w:t>
            </w:r>
          </w:p>
        </w:tc>
        <w:tc>
          <w:tcPr>
            <w:tcW w:w="893" w:type="dxa"/>
            <w:vAlign w:val="center"/>
          </w:tcPr>
          <w:p w14:paraId="7D00BC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64.7</w:t>
            </w:r>
          </w:p>
        </w:tc>
        <w:tc>
          <w:tcPr>
            <w:tcW w:w="896" w:type="dxa"/>
            <w:vAlign w:val="center"/>
          </w:tcPr>
          <w:p w14:paraId="204AD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38.8</w:t>
            </w:r>
          </w:p>
        </w:tc>
      </w:tr>
      <w:tr w:rsidR="00665824" w:rsidRPr="00022248" w14:paraId="67BEDD9E" w14:textId="77777777" w:rsidTr="000829A5">
        <w:tc>
          <w:tcPr>
            <w:tcW w:w="1481" w:type="dxa"/>
          </w:tcPr>
          <w:p w14:paraId="3B3EA7D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6DB8EE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6A94C6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7" w:type="dxa"/>
            <w:vAlign w:val="center"/>
          </w:tcPr>
          <w:p w14:paraId="6890EE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1B260C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c>
          <w:tcPr>
            <w:tcW w:w="893" w:type="dxa"/>
            <w:vAlign w:val="center"/>
          </w:tcPr>
          <w:p w14:paraId="1DB7C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20.9</w:t>
            </w:r>
          </w:p>
        </w:tc>
        <w:tc>
          <w:tcPr>
            <w:tcW w:w="676" w:type="dxa"/>
            <w:vAlign w:val="center"/>
          </w:tcPr>
          <w:p w14:paraId="2FA4E3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63BF20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53.5</w:t>
            </w:r>
          </w:p>
        </w:tc>
        <w:tc>
          <w:tcPr>
            <w:tcW w:w="676" w:type="dxa"/>
            <w:vAlign w:val="center"/>
          </w:tcPr>
          <w:p w14:paraId="36478D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7204C6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55.0</w:t>
            </w:r>
          </w:p>
        </w:tc>
        <w:tc>
          <w:tcPr>
            <w:tcW w:w="893" w:type="dxa"/>
            <w:vAlign w:val="center"/>
          </w:tcPr>
          <w:p w14:paraId="3C5020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896" w:type="dxa"/>
            <w:vAlign w:val="center"/>
          </w:tcPr>
          <w:p w14:paraId="68FDB2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30.7</w:t>
            </w:r>
          </w:p>
        </w:tc>
      </w:tr>
      <w:tr w:rsidR="00665824" w:rsidRPr="00022248" w14:paraId="6B91EBA6" w14:textId="77777777" w:rsidTr="000829A5">
        <w:tc>
          <w:tcPr>
            <w:tcW w:w="1481" w:type="dxa"/>
          </w:tcPr>
          <w:p w14:paraId="2048D1E3"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24A8C2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25.7</w:t>
            </w:r>
          </w:p>
        </w:tc>
        <w:tc>
          <w:tcPr>
            <w:tcW w:w="677" w:type="dxa"/>
            <w:vAlign w:val="center"/>
          </w:tcPr>
          <w:p w14:paraId="794D2F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32.8</w:t>
            </w:r>
          </w:p>
        </w:tc>
        <w:tc>
          <w:tcPr>
            <w:tcW w:w="677" w:type="dxa"/>
            <w:vAlign w:val="center"/>
          </w:tcPr>
          <w:p w14:paraId="211ED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18.5</w:t>
            </w:r>
          </w:p>
        </w:tc>
        <w:tc>
          <w:tcPr>
            <w:tcW w:w="676" w:type="dxa"/>
            <w:vAlign w:val="center"/>
          </w:tcPr>
          <w:p w14:paraId="37815D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893" w:type="dxa"/>
            <w:vAlign w:val="center"/>
          </w:tcPr>
          <w:p w14:paraId="78F7092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c>
          <w:tcPr>
            <w:tcW w:w="676" w:type="dxa"/>
            <w:vAlign w:val="center"/>
          </w:tcPr>
          <w:p w14:paraId="382745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55.7</w:t>
            </w:r>
          </w:p>
        </w:tc>
        <w:tc>
          <w:tcPr>
            <w:tcW w:w="676" w:type="dxa"/>
            <w:vAlign w:val="center"/>
          </w:tcPr>
          <w:p w14:paraId="559D92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60.5</w:t>
            </w:r>
          </w:p>
        </w:tc>
        <w:tc>
          <w:tcPr>
            <w:tcW w:w="676" w:type="dxa"/>
            <w:vAlign w:val="center"/>
          </w:tcPr>
          <w:p w14:paraId="18FE80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676" w:type="dxa"/>
            <w:vAlign w:val="center"/>
          </w:tcPr>
          <w:p w14:paraId="76A5BC9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54.2</w:t>
            </w:r>
          </w:p>
        </w:tc>
        <w:tc>
          <w:tcPr>
            <w:tcW w:w="893" w:type="dxa"/>
            <w:vAlign w:val="center"/>
          </w:tcPr>
          <w:p w14:paraId="4F4211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34A651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34.2</w:t>
            </w:r>
          </w:p>
        </w:tc>
      </w:tr>
      <w:tr w:rsidR="00665824" w:rsidRPr="00022248" w14:paraId="574FF5CD" w14:textId="77777777" w:rsidTr="000829A5">
        <w:tc>
          <w:tcPr>
            <w:tcW w:w="1481" w:type="dxa"/>
          </w:tcPr>
          <w:p w14:paraId="580A301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9E30A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361B0E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4701E9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676" w:type="dxa"/>
            <w:vAlign w:val="center"/>
          </w:tcPr>
          <w:p w14:paraId="2F5E78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893" w:type="dxa"/>
            <w:vAlign w:val="center"/>
          </w:tcPr>
          <w:p w14:paraId="562F38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25.9</w:t>
            </w:r>
          </w:p>
        </w:tc>
        <w:tc>
          <w:tcPr>
            <w:tcW w:w="676" w:type="dxa"/>
            <w:vAlign w:val="center"/>
          </w:tcPr>
          <w:p w14:paraId="6CAA7F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77.4</w:t>
            </w:r>
          </w:p>
        </w:tc>
        <w:tc>
          <w:tcPr>
            <w:tcW w:w="676" w:type="dxa"/>
            <w:vAlign w:val="center"/>
          </w:tcPr>
          <w:p w14:paraId="63D81B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76.1</w:t>
            </w:r>
          </w:p>
        </w:tc>
        <w:tc>
          <w:tcPr>
            <w:tcW w:w="676" w:type="dxa"/>
            <w:vAlign w:val="center"/>
          </w:tcPr>
          <w:p w14:paraId="749327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83.3</w:t>
            </w:r>
          </w:p>
        </w:tc>
        <w:tc>
          <w:tcPr>
            <w:tcW w:w="676" w:type="dxa"/>
            <w:vAlign w:val="center"/>
          </w:tcPr>
          <w:p w14:paraId="4C6BC2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86.9</w:t>
            </w:r>
          </w:p>
        </w:tc>
        <w:tc>
          <w:tcPr>
            <w:tcW w:w="893" w:type="dxa"/>
            <w:vAlign w:val="center"/>
          </w:tcPr>
          <w:p w14:paraId="5D2054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80.6</w:t>
            </w:r>
          </w:p>
        </w:tc>
        <w:tc>
          <w:tcPr>
            <w:tcW w:w="896" w:type="dxa"/>
            <w:vAlign w:val="center"/>
          </w:tcPr>
          <w:p w14:paraId="3C5300B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39.2</w:t>
            </w:r>
          </w:p>
        </w:tc>
      </w:tr>
      <w:tr w:rsidR="00665824" w:rsidRPr="00022248" w14:paraId="2C8CFCBF" w14:textId="77777777" w:rsidTr="000829A5">
        <w:tc>
          <w:tcPr>
            <w:tcW w:w="1481" w:type="dxa"/>
          </w:tcPr>
          <w:p w14:paraId="31959A9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535809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736566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1409FF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676" w:type="dxa"/>
            <w:vAlign w:val="center"/>
          </w:tcPr>
          <w:p w14:paraId="5EA85D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893" w:type="dxa"/>
            <w:vAlign w:val="center"/>
          </w:tcPr>
          <w:p w14:paraId="7C264F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64D2A3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7FE7C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7A0EB3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44.5</w:t>
            </w:r>
          </w:p>
        </w:tc>
        <w:tc>
          <w:tcPr>
            <w:tcW w:w="676" w:type="dxa"/>
            <w:vAlign w:val="center"/>
          </w:tcPr>
          <w:p w14:paraId="2103E9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34.4</w:t>
            </w:r>
          </w:p>
        </w:tc>
        <w:tc>
          <w:tcPr>
            <w:tcW w:w="893" w:type="dxa"/>
            <w:vAlign w:val="center"/>
          </w:tcPr>
          <w:p w14:paraId="2E2D30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32.3</w:t>
            </w:r>
          </w:p>
        </w:tc>
        <w:tc>
          <w:tcPr>
            <w:tcW w:w="896" w:type="dxa"/>
            <w:vAlign w:val="center"/>
          </w:tcPr>
          <w:p w14:paraId="16A755A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r>
    </w:tbl>
    <w:p w14:paraId="5A34B6A3" w14:textId="4D4AB1EB" w:rsidR="00665824" w:rsidRDefault="00381081" w:rsidP="00665824">
      <w:pPr>
        <w:spacing w:after="0"/>
        <w:rPr>
          <w:rFonts w:ascii="Times New Roman" w:hAnsi="Times New Roman" w:cs="Times New Roman"/>
          <w:b/>
          <w:bCs/>
        </w:rPr>
      </w:pPr>
      <w:r>
        <w:rPr>
          <w:rFonts w:ascii="Times New Roman" w:hAnsi="Times New Roman" w:cs="Times New Roman"/>
          <w:b/>
          <w:bCs/>
        </w:rPr>
        <w:br w:type="page"/>
      </w:r>
    </w:p>
    <w:p w14:paraId="0334BA58" w14:textId="59DB9358" w:rsidR="00C256D2" w:rsidRPr="00CD3AC5" w:rsidDel="00E6435B" w:rsidRDefault="00C256D2" w:rsidP="00C256D2">
      <w:pPr>
        <w:spacing w:after="0"/>
        <w:rPr>
          <w:del w:id="114" w:author="Andrew Elhabr" w:date="2023-07-17T20:43:00Z"/>
          <w:rFonts w:ascii="Times New Roman" w:hAnsi="Times New Roman" w:cs="Times New Roman"/>
          <w:sz w:val="24"/>
          <w:szCs w:val="24"/>
        </w:rPr>
      </w:pPr>
      <w:bookmarkStart w:id="115" w:name="_Hlk140519034"/>
      <w:del w:id="116" w:author="Andrew Elhabr" w:date="2023-07-17T20:43:00Z">
        <w:r w:rsidRPr="00CD3AC5" w:rsidDel="00E6435B">
          <w:rPr>
            <w:rFonts w:ascii="Times New Roman" w:hAnsi="Times New Roman" w:cs="Times New Roman"/>
            <w:sz w:val="24"/>
            <w:szCs w:val="24"/>
          </w:rPr>
          <w:lastRenderedPageBreak/>
          <w:delText xml:space="preserve">Table 2. Percentage of bootstrapped data sets for which the state-level attribute/policy of interest were positively correlated to estimated child </w:delText>
        </w:r>
        <w:r w:rsidR="008A7F63" w:rsidRPr="00CD3AC5" w:rsidDel="00E6435B">
          <w:rPr>
            <w:rFonts w:ascii="Times New Roman" w:hAnsi="Times New Roman" w:cs="Times New Roman"/>
            <w:sz w:val="24"/>
            <w:szCs w:val="24"/>
          </w:rPr>
          <w:delText xml:space="preserve">Supplemented Security Income (SSI) </w:delText>
        </w:r>
        <w:r w:rsidRPr="00CD3AC5" w:rsidDel="00E6435B">
          <w:rPr>
            <w:rFonts w:ascii="Times New Roman" w:hAnsi="Times New Roman" w:cs="Times New Roman"/>
            <w:sz w:val="24"/>
            <w:szCs w:val="24"/>
          </w:rPr>
          <w:delText>participation rate.</w:delText>
        </w:r>
      </w:del>
    </w:p>
    <w:tbl>
      <w:tblPr>
        <w:tblStyle w:val="TableGrid"/>
        <w:tblW w:w="0" w:type="auto"/>
        <w:tblLook w:val="04A0" w:firstRow="1" w:lastRow="0" w:firstColumn="1" w:lastColumn="0" w:noHBand="0" w:noVBand="1"/>
      </w:tblPr>
      <w:tblGrid>
        <w:gridCol w:w="6655"/>
        <w:gridCol w:w="2695"/>
      </w:tblGrid>
      <w:tr w:rsidR="00C256D2" w:rsidDel="00E6435B" w14:paraId="63295390" w14:textId="1239D97F" w:rsidTr="00CD3AC5">
        <w:trPr>
          <w:del w:id="117" w:author="Andrew Elhabr" w:date="2023-07-17T20:43:00Z"/>
        </w:trPr>
        <w:tc>
          <w:tcPr>
            <w:tcW w:w="6655" w:type="dxa"/>
            <w:vAlign w:val="center"/>
          </w:tcPr>
          <w:p w14:paraId="18DD6590" w14:textId="029DC504" w:rsidR="00C256D2" w:rsidRPr="00CD3AC5" w:rsidDel="00E6435B" w:rsidRDefault="0068459E" w:rsidP="000829A5">
            <w:pPr>
              <w:jc w:val="center"/>
              <w:rPr>
                <w:del w:id="118" w:author="Andrew Elhabr" w:date="2023-07-17T20:43:00Z"/>
                <w:rFonts w:ascii="Times New Roman" w:hAnsi="Times New Roman" w:cs="Times New Roman"/>
                <w:b/>
                <w:bCs/>
                <w:sz w:val="24"/>
                <w:szCs w:val="24"/>
              </w:rPr>
            </w:pPr>
            <w:del w:id="119" w:author="Andrew Elhabr" w:date="2023-07-17T20:43:00Z">
              <w:r w:rsidRPr="00CD3AC5" w:rsidDel="00E6435B">
                <w:rPr>
                  <w:rFonts w:ascii="Times New Roman" w:hAnsi="Times New Roman" w:cs="Times New Roman"/>
                  <w:b/>
                  <w:bCs/>
                  <w:sz w:val="24"/>
                  <w:szCs w:val="24"/>
                </w:rPr>
                <w:delText xml:space="preserve">State </w:delText>
              </w:r>
              <w:r w:rsidR="00C256D2" w:rsidRPr="00CD3AC5" w:rsidDel="00E6435B">
                <w:rPr>
                  <w:rFonts w:ascii="Times New Roman" w:hAnsi="Times New Roman" w:cs="Times New Roman"/>
                  <w:b/>
                  <w:bCs/>
                  <w:sz w:val="24"/>
                  <w:szCs w:val="24"/>
                </w:rPr>
                <w:delText>Attribute/Policy</w:delText>
              </w:r>
            </w:del>
          </w:p>
        </w:tc>
        <w:tc>
          <w:tcPr>
            <w:tcW w:w="2695" w:type="dxa"/>
            <w:vAlign w:val="center"/>
          </w:tcPr>
          <w:p w14:paraId="008E0382" w14:textId="1EA099D2" w:rsidR="00C256D2" w:rsidRPr="00CD3AC5" w:rsidDel="00E6435B" w:rsidRDefault="00C256D2" w:rsidP="000829A5">
            <w:pPr>
              <w:jc w:val="center"/>
              <w:rPr>
                <w:del w:id="120" w:author="Andrew Elhabr" w:date="2023-07-17T20:43:00Z"/>
                <w:rFonts w:ascii="Times New Roman" w:hAnsi="Times New Roman" w:cs="Times New Roman"/>
                <w:b/>
                <w:bCs/>
                <w:sz w:val="24"/>
                <w:szCs w:val="24"/>
              </w:rPr>
            </w:pPr>
            <w:del w:id="121" w:author="Andrew Elhabr" w:date="2023-07-17T20:43:00Z">
              <w:r w:rsidRPr="00CD3AC5" w:rsidDel="00E6435B">
                <w:rPr>
                  <w:rFonts w:ascii="Times New Roman" w:hAnsi="Times New Roman" w:cs="Times New Roman"/>
                  <w:b/>
                  <w:bCs/>
                  <w:sz w:val="24"/>
                  <w:szCs w:val="24"/>
                </w:rPr>
                <w:delText>Percent Positively Correlated with Child SSI Participation Rate</w:delText>
              </w:r>
            </w:del>
          </w:p>
        </w:tc>
      </w:tr>
      <w:tr w:rsidR="00C256D2" w:rsidRPr="006B38C2" w:rsidDel="00E6435B" w14:paraId="4BA9F9D7" w14:textId="436D9995" w:rsidTr="00CD3AC5">
        <w:trPr>
          <w:del w:id="122" w:author="Andrew Elhabr" w:date="2023-07-17T20:43:00Z"/>
        </w:trPr>
        <w:tc>
          <w:tcPr>
            <w:tcW w:w="6655" w:type="dxa"/>
          </w:tcPr>
          <w:p w14:paraId="4377A423" w14:textId="157E1AB0" w:rsidR="00C256D2" w:rsidRPr="00CD3AC5" w:rsidDel="00E6435B" w:rsidRDefault="00C256D2" w:rsidP="000829A5">
            <w:pPr>
              <w:rPr>
                <w:del w:id="123" w:author="Andrew Elhabr" w:date="2023-07-17T20:43:00Z"/>
                <w:rFonts w:ascii="Times New Roman" w:hAnsi="Times New Roman" w:cs="Times New Roman"/>
                <w:sz w:val="24"/>
                <w:szCs w:val="24"/>
              </w:rPr>
            </w:pPr>
            <w:del w:id="124" w:author="Andrew Elhabr" w:date="2023-07-17T20:43:00Z">
              <w:r w:rsidRPr="00CD3AC5" w:rsidDel="00E6435B">
                <w:rPr>
                  <w:rFonts w:ascii="Times New Roman" w:hAnsi="Times New Roman" w:cs="Times New Roman"/>
                  <w:sz w:val="24"/>
                  <w:szCs w:val="24"/>
                </w:rPr>
                <w:delText>Percentage of state population in urbanized areas</w:delText>
              </w:r>
            </w:del>
          </w:p>
        </w:tc>
        <w:tc>
          <w:tcPr>
            <w:tcW w:w="2695" w:type="dxa"/>
          </w:tcPr>
          <w:p w14:paraId="5FE0BC70" w14:textId="23DF2A7C" w:rsidR="00C256D2" w:rsidRPr="00CD3AC5" w:rsidDel="00E6435B" w:rsidRDefault="00C256D2" w:rsidP="000829A5">
            <w:pPr>
              <w:jc w:val="center"/>
              <w:rPr>
                <w:del w:id="125" w:author="Andrew Elhabr" w:date="2023-07-17T20:43:00Z"/>
                <w:rFonts w:ascii="Times New Roman" w:hAnsi="Times New Roman" w:cs="Times New Roman"/>
                <w:sz w:val="24"/>
                <w:szCs w:val="24"/>
              </w:rPr>
            </w:pPr>
            <w:del w:id="126" w:author="Andrew Elhabr" w:date="2023-07-17T20:43:00Z">
              <w:r w:rsidRPr="00CD3AC5" w:rsidDel="00E6435B">
                <w:rPr>
                  <w:rFonts w:ascii="Times New Roman" w:hAnsi="Times New Roman" w:cs="Times New Roman"/>
                  <w:sz w:val="24"/>
                  <w:szCs w:val="24"/>
                </w:rPr>
                <w:delText>99.1%</w:delText>
              </w:r>
            </w:del>
          </w:p>
        </w:tc>
      </w:tr>
      <w:tr w:rsidR="00C256D2" w:rsidRPr="006B38C2" w:rsidDel="00E6435B" w14:paraId="7220AADA" w14:textId="40DE2341" w:rsidTr="00CD3AC5">
        <w:trPr>
          <w:del w:id="127" w:author="Andrew Elhabr" w:date="2023-07-17T20:43:00Z"/>
        </w:trPr>
        <w:tc>
          <w:tcPr>
            <w:tcW w:w="6655" w:type="dxa"/>
          </w:tcPr>
          <w:p w14:paraId="52E28F30" w14:textId="335E621C" w:rsidR="00C256D2" w:rsidRPr="00CD3AC5" w:rsidDel="00E6435B" w:rsidRDefault="00C256D2" w:rsidP="000829A5">
            <w:pPr>
              <w:rPr>
                <w:del w:id="128" w:author="Andrew Elhabr" w:date="2023-07-17T20:43:00Z"/>
                <w:rFonts w:ascii="Times New Roman" w:hAnsi="Times New Roman" w:cs="Times New Roman"/>
                <w:sz w:val="24"/>
                <w:szCs w:val="24"/>
              </w:rPr>
            </w:pPr>
            <w:del w:id="129" w:author="Andrew Elhabr" w:date="2023-07-17T20:43:00Z">
              <w:r w:rsidRPr="00CD3AC5" w:rsidDel="00E6435B">
                <w:rPr>
                  <w:rFonts w:ascii="Times New Roman" w:hAnsi="Times New Roman" w:cs="Times New Roman"/>
                  <w:sz w:val="24"/>
                  <w:szCs w:val="24"/>
                </w:rPr>
                <w:delText>Percentage of financially eligible children with health insurance</w:delText>
              </w:r>
            </w:del>
          </w:p>
        </w:tc>
        <w:tc>
          <w:tcPr>
            <w:tcW w:w="2695" w:type="dxa"/>
          </w:tcPr>
          <w:p w14:paraId="589BF55C" w14:textId="17876944" w:rsidR="00C256D2" w:rsidRPr="00CD3AC5" w:rsidDel="00E6435B" w:rsidRDefault="00C256D2" w:rsidP="000829A5">
            <w:pPr>
              <w:jc w:val="center"/>
              <w:rPr>
                <w:del w:id="130" w:author="Andrew Elhabr" w:date="2023-07-17T20:43:00Z"/>
                <w:rFonts w:ascii="Times New Roman" w:hAnsi="Times New Roman" w:cs="Times New Roman"/>
                <w:sz w:val="24"/>
                <w:szCs w:val="24"/>
              </w:rPr>
            </w:pPr>
            <w:del w:id="131" w:author="Andrew Elhabr" w:date="2023-07-17T20:43:00Z">
              <w:r w:rsidRPr="00CD3AC5" w:rsidDel="00E6435B">
                <w:rPr>
                  <w:rFonts w:ascii="Times New Roman" w:hAnsi="Times New Roman" w:cs="Times New Roman"/>
                  <w:sz w:val="24"/>
                  <w:szCs w:val="24"/>
                </w:rPr>
                <w:delText>96.8%</w:delText>
              </w:r>
            </w:del>
          </w:p>
        </w:tc>
      </w:tr>
      <w:tr w:rsidR="00C256D2" w:rsidRPr="006B38C2" w:rsidDel="00E6435B" w14:paraId="3A9F1A7F" w14:textId="7AD8B5FB" w:rsidTr="00CD3AC5">
        <w:trPr>
          <w:del w:id="132" w:author="Andrew Elhabr" w:date="2023-07-17T20:43:00Z"/>
        </w:trPr>
        <w:tc>
          <w:tcPr>
            <w:tcW w:w="6655" w:type="dxa"/>
          </w:tcPr>
          <w:p w14:paraId="6A4764A1" w14:textId="261283A4" w:rsidR="00C256D2" w:rsidRPr="00CD3AC5" w:rsidDel="00E6435B" w:rsidRDefault="00C256D2" w:rsidP="000829A5">
            <w:pPr>
              <w:rPr>
                <w:del w:id="133" w:author="Andrew Elhabr" w:date="2023-07-17T20:43:00Z"/>
                <w:rFonts w:ascii="Times New Roman" w:hAnsi="Times New Roman" w:cs="Times New Roman"/>
                <w:sz w:val="24"/>
                <w:szCs w:val="24"/>
              </w:rPr>
            </w:pPr>
            <w:del w:id="134" w:author="Andrew Elhabr" w:date="2023-07-17T20:43:00Z">
              <w:r w:rsidRPr="00CD3AC5" w:rsidDel="00E6435B">
                <w:rPr>
                  <w:rFonts w:ascii="Times New Roman" w:hAnsi="Times New Roman" w:cs="Times New Roman"/>
                  <w:sz w:val="24"/>
                  <w:szCs w:val="24"/>
                </w:rPr>
                <w:delText>Medicaid</w:delText>
              </w:r>
              <w:r w:rsidR="008302E4" w:rsidRPr="00CD3AC5" w:rsidDel="00E6435B">
                <w:rPr>
                  <w:rFonts w:ascii="Times New Roman" w:hAnsi="Times New Roman" w:cs="Times New Roman"/>
                  <w:sz w:val="24"/>
                  <w:szCs w:val="24"/>
                </w:rPr>
                <w:delText xml:space="preserve"> </w:delText>
              </w:r>
              <w:r w:rsidR="000459F8" w:rsidRPr="00CD3AC5" w:rsidDel="00E6435B">
                <w:rPr>
                  <w:rFonts w:ascii="Times New Roman" w:hAnsi="Times New Roman" w:cs="Times New Roman"/>
                  <w:sz w:val="24"/>
                  <w:szCs w:val="24"/>
                </w:rPr>
                <w:delText>automatically award if</w:delText>
              </w:r>
              <w:r w:rsidR="008302E4" w:rsidRPr="00CD3AC5" w:rsidDel="00E6435B">
                <w:rPr>
                  <w:rFonts w:ascii="Times New Roman" w:hAnsi="Times New Roman" w:cs="Times New Roman"/>
                  <w:sz w:val="24"/>
                  <w:szCs w:val="24"/>
                </w:rPr>
                <w:delText xml:space="preserve"> SSI </w:delText>
              </w:r>
              <w:r w:rsidR="000459F8" w:rsidRPr="00CD3AC5" w:rsidDel="00E6435B">
                <w:rPr>
                  <w:rFonts w:ascii="Times New Roman" w:hAnsi="Times New Roman" w:cs="Times New Roman"/>
                  <w:sz w:val="24"/>
                  <w:szCs w:val="24"/>
                </w:rPr>
                <w:delText>awarded</w:delText>
              </w:r>
            </w:del>
          </w:p>
        </w:tc>
        <w:tc>
          <w:tcPr>
            <w:tcW w:w="2695" w:type="dxa"/>
          </w:tcPr>
          <w:p w14:paraId="4FEC6302" w14:textId="4F408FC7" w:rsidR="00C256D2" w:rsidRPr="00CD3AC5" w:rsidDel="00E6435B" w:rsidRDefault="00CB24A4" w:rsidP="000829A5">
            <w:pPr>
              <w:jc w:val="center"/>
              <w:rPr>
                <w:del w:id="135" w:author="Andrew Elhabr" w:date="2023-07-17T20:43:00Z"/>
                <w:rFonts w:ascii="Times New Roman" w:hAnsi="Times New Roman" w:cs="Times New Roman"/>
                <w:sz w:val="24"/>
                <w:szCs w:val="24"/>
              </w:rPr>
            </w:pPr>
            <w:del w:id="136" w:author="Andrew Elhabr" w:date="2023-07-17T20:43:00Z">
              <w:r w:rsidRPr="00CD3AC5" w:rsidDel="00E6435B">
                <w:rPr>
                  <w:rFonts w:ascii="Times New Roman" w:hAnsi="Times New Roman" w:cs="Times New Roman"/>
                  <w:sz w:val="24"/>
                  <w:szCs w:val="24"/>
                </w:rPr>
                <w:delText>99.6%</w:delText>
              </w:r>
            </w:del>
          </w:p>
        </w:tc>
      </w:tr>
      <w:tr w:rsidR="00C256D2" w:rsidRPr="006B38C2" w:rsidDel="00E6435B" w14:paraId="6DAC3F1E" w14:textId="3D0805E4" w:rsidTr="00CD3AC5">
        <w:trPr>
          <w:del w:id="137" w:author="Andrew Elhabr" w:date="2023-07-17T20:43:00Z"/>
        </w:trPr>
        <w:tc>
          <w:tcPr>
            <w:tcW w:w="6655" w:type="dxa"/>
          </w:tcPr>
          <w:p w14:paraId="04C83AA7" w14:textId="7DA7C14B" w:rsidR="00C256D2" w:rsidRPr="00CD3AC5" w:rsidDel="00E6435B" w:rsidRDefault="00C256D2" w:rsidP="000829A5">
            <w:pPr>
              <w:rPr>
                <w:del w:id="138" w:author="Andrew Elhabr" w:date="2023-07-17T20:43:00Z"/>
                <w:rFonts w:ascii="Times New Roman" w:hAnsi="Times New Roman" w:cs="Times New Roman"/>
                <w:sz w:val="24"/>
                <w:szCs w:val="24"/>
              </w:rPr>
            </w:pPr>
            <w:del w:id="139" w:author="Andrew Elhabr" w:date="2023-07-17T20:43:00Z">
              <w:r w:rsidRPr="00CD3AC5" w:rsidDel="00E6435B">
                <w:rPr>
                  <w:rFonts w:ascii="Times New Roman" w:hAnsi="Times New Roman" w:cs="Times New Roman"/>
                  <w:sz w:val="24"/>
                  <w:szCs w:val="24"/>
                </w:rPr>
                <w:delText>Medicaid expansion</w:delText>
              </w:r>
            </w:del>
          </w:p>
        </w:tc>
        <w:tc>
          <w:tcPr>
            <w:tcW w:w="2695" w:type="dxa"/>
          </w:tcPr>
          <w:p w14:paraId="107EDB35" w14:textId="0C5BE90B" w:rsidR="00C256D2" w:rsidRPr="00CD3AC5" w:rsidDel="00E6435B" w:rsidRDefault="00C256D2" w:rsidP="000829A5">
            <w:pPr>
              <w:jc w:val="center"/>
              <w:rPr>
                <w:del w:id="140" w:author="Andrew Elhabr" w:date="2023-07-17T20:43:00Z"/>
                <w:rFonts w:ascii="Times New Roman" w:hAnsi="Times New Roman" w:cs="Times New Roman"/>
                <w:sz w:val="24"/>
                <w:szCs w:val="24"/>
              </w:rPr>
            </w:pPr>
            <w:del w:id="141" w:author="Andrew Elhabr" w:date="2023-07-17T20:43:00Z">
              <w:r w:rsidRPr="00CD3AC5" w:rsidDel="00E6435B">
                <w:rPr>
                  <w:rFonts w:ascii="Times New Roman" w:hAnsi="Times New Roman" w:cs="Times New Roman"/>
                  <w:sz w:val="24"/>
                  <w:szCs w:val="24"/>
                </w:rPr>
                <w:delText>75.6%</w:delText>
              </w:r>
            </w:del>
          </w:p>
        </w:tc>
      </w:tr>
      <w:tr w:rsidR="00C256D2" w:rsidRPr="006B38C2" w:rsidDel="00E6435B" w14:paraId="5F6AB4D0" w14:textId="6B6D46E9" w:rsidTr="00CD3AC5">
        <w:trPr>
          <w:del w:id="142" w:author="Andrew Elhabr" w:date="2023-07-17T20:43:00Z"/>
        </w:trPr>
        <w:tc>
          <w:tcPr>
            <w:tcW w:w="6655" w:type="dxa"/>
          </w:tcPr>
          <w:p w14:paraId="03FE4AF4" w14:textId="067CA20F" w:rsidR="00C256D2" w:rsidRPr="00CD3AC5" w:rsidDel="00E6435B" w:rsidRDefault="00C256D2" w:rsidP="000829A5">
            <w:pPr>
              <w:rPr>
                <w:del w:id="143" w:author="Andrew Elhabr" w:date="2023-07-17T20:43:00Z"/>
                <w:rFonts w:ascii="Times New Roman" w:hAnsi="Times New Roman" w:cs="Times New Roman"/>
                <w:sz w:val="24"/>
                <w:szCs w:val="24"/>
              </w:rPr>
            </w:pPr>
            <w:del w:id="144" w:author="Andrew Elhabr" w:date="2023-07-17T20:43:00Z">
              <w:r w:rsidRPr="00CD3AC5" w:rsidDel="00E6435B">
                <w:rPr>
                  <w:rFonts w:ascii="Times New Roman" w:hAnsi="Times New Roman" w:cs="Times New Roman"/>
                  <w:sz w:val="24"/>
                  <w:szCs w:val="24"/>
                </w:rPr>
                <w:delText>State offers child-specific supplemental security payments</w:delText>
              </w:r>
            </w:del>
          </w:p>
        </w:tc>
        <w:tc>
          <w:tcPr>
            <w:tcW w:w="2695" w:type="dxa"/>
          </w:tcPr>
          <w:p w14:paraId="4D8E193A" w14:textId="1F110804" w:rsidR="00C256D2" w:rsidRPr="00CD3AC5" w:rsidDel="00E6435B" w:rsidRDefault="00C256D2" w:rsidP="000829A5">
            <w:pPr>
              <w:jc w:val="center"/>
              <w:rPr>
                <w:del w:id="145" w:author="Andrew Elhabr" w:date="2023-07-17T20:43:00Z"/>
                <w:rFonts w:ascii="Times New Roman" w:hAnsi="Times New Roman" w:cs="Times New Roman"/>
                <w:sz w:val="24"/>
                <w:szCs w:val="24"/>
              </w:rPr>
            </w:pPr>
            <w:del w:id="146" w:author="Andrew Elhabr" w:date="2023-07-17T20:43:00Z">
              <w:r w:rsidRPr="00CD3AC5" w:rsidDel="00E6435B">
                <w:rPr>
                  <w:rFonts w:ascii="Times New Roman" w:hAnsi="Times New Roman" w:cs="Times New Roman"/>
                  <w:sz w:val="24"/>
                  <w:szCs w:val="24"/>
                </w:rPr>
                <w:delText>22.3%</w:delText>
              </w:r>
            </w:del>
          </w:p>
        </w:tc>
      </w:tr>
    </w:tbl>
    <w:p w14:paraId="1BA77B3D" w14:textId="5290174B" w:rsidR="00C256D2" w:rsidDel="00E6435B" w:rsidRDefault="00C256D2" w:rsidP="00C256D2">
      <w:pPr>
        <w:spacing w:after="0"/>
        <w:rPr>
          <w:del w:id="147" w:author="Andrew Elhabr" w:date="2023-07-17T20:43:00Z"/>
          <w:rFonts w:ascii="Times New Roman" w:hAnsi="Times New Roman" w:cs="Times New Roman"/>
          <w:b/>
          <w:bCs/>
        </w:rPr>
      </w:pPr>
      <w:del w:id="148" w:author="Andrew Elhabr" w:date="2023-07-17T20:43:00Z">
        <w:r w:rsidDel="00E6435B">
          <w:rPr>
            <w:rFonts w:ascii="Times New Roman" w:hAnsi="Times New Roman" w:cs="Times New Roman"/>
            <w:b/>
            <w:bCs/>
          </w:rPr>
          <w:br w:type="page"/>
        </w:r>
      </w:del>
    </w:p>
    <w:bookmarkEnd w:id="115"/>
    <w:p w14:paraId="4B77D096" w14:textId="21ABE31E" w:rsidR="00381081" w:rsidRPr="00CD3AC5" w:rsidRDefault="00381081" w:rsidP="00435A6F">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FIGURE</w:t>
      </w:r>
      <w:r w:rsidR="00DD0CDD" w:rsidRPr="00CD3AC5">
        <w:rPr>
          <w:rFonts w:ascii="Times New Roman" w:hAnsi="Times New Roman" w:cs="Times New Roman"/>
          <w:b/>
          <w:bCs/>
          <w:sz w:val="24"/>
          <w:szCs w:val="24"/>
        </w:rPr>
        <w:t>S</w:t>
      </w:r>
    </w:p>
    <w:p w14:paraId="2DA72ED0" w14:textId="77777777" w:rsidR="00435A6F" w:rsidRPr="00CD3AC5" w:rsidRDefault="00435A6F" w:rsidP="00435A6F">
      <w:pPr>
        <w:spacing w:after="0"/>
        <w:rPr>
          <w:rFonts w:ascii="Times New Roman" w:hAnsi="Times New Roman" w:cs="Times New Roman"/>
          <w:b/>
          <w:bCs/>
          <w:sz w:val="24"/>
          <w:szCs w:val="24"/>
        </w:rPr>
      </w:pPr>
    </w:p>
    <w:p w14:paraId="4FC93584" w14:textId="111D071A" w:rsidR="007A6400" w:rsidRPr="00CD3AC5" w:rsidRDefault="007A6400" w:rsidP="00435A6F">
      <w:pPr>
        <w:spacing w:after="0"/>
        <w:rPr>
          <w:rFonts w:ascii="Times New Roman" w:hAnsi="Times New Roman" w:cs="Times New Roman"/>
          <w:sz w:val="24"/>
          <w:szCs w:val="24"/>
        </w:rPr>
      </w:pPr>
      <w:r w:rsidRPr="00CD3AC5">
        <w:rPr>
          <w:rFonts w:ascii="Times New Roman" w:hAnsi="Times New Roman" w:cs="Times New Roman"/>
          <w:sz w:val="24"/>
          <w:szCs w:val="24"/>
        </w:rPr>
        <w:t>Figure</w:t>
      </w:r>
      <w:r w:rsidR="00DD0CDD" w:rsidRPr="00CD3AC5">
        <w:rPr>
          <w:rFonts w:ascii="Times New Roman" w:hAnsi="Times New Roman" w:cs="Times New Roman"/>
          <w:sz w:val="24"/>
          <w:szCs w:val="24"/>
        </w:rPr>
        <w:t xml:space="preserve"> 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7D5859"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w:t>
      </w:r>
      <w:r w:rsidR="00C07466"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Supplemented Security Income</w:t>
      </w:r>
      <w:r w:rsidR="0068459E" w:rsidRPr="00CD3AC5">
        <w:rPr>
          <w:rFonts w:ascii="Times New Roman" w:hAnsi="Times New Roman" w:cs="Times New Roman"/>
          <w:sz w:val="24"/>
          <w:szCs w:val="24"/>
        </w:rPr>
        <w:t xml:space="preserve"> (SSI)</w:t>
      </w:r>
      <w:r w:rsidR="00183809" w:rsidRPr="00CD3AC5">
        <w:rPr>
          <w:rFonts w:ascii="Times New Roman" w:hAnsi="Times New Roman" w:cs="Times New Roman"/>
          <w:sz w:val="24"/>
          <w:szCs w:val="24"/>
        </w:rPr>
        <w:t xml:space="preserve"> participation rates from 2016 through 2019.</w:t>
      </w:r>
    </w:p>
    <w:p w14:paraId="6FB0D5F7" w14:textId="4CDC796C" w:rsidR="00DD0CDD" w:rsidRDefault="00544A5D">
      <w:pPr>
        <w:rPr>
          <w:rFonts w:ascii="Times New Roman" w:hAnsi="Times New Roman" w:cs="Times New Roman"/>
          <w:b/>
          <w:bCs/>
        </w:rPr>
      </w:pPr>
      <w:r>
        <w:rPr>
          <w:rFonts w:ascii="Times New Roman" w:hAnsi="Times New Roman" w:cs="Times New Roman"/>
          <w:b/>
          <w:bCs/>
          <w:noProof/>
        </w:rPr>
        <w:drawing>
          <wp:inline distT="0" distB="0" distL="0" distR="0" wp14:anchorId="4F94A075" wp14:editId="2A5CB419">
            <wp:extent cx="5943600" cy="413448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r w:rsidR="00DD0CDD">
        <w:rPr>
          <w:rFonts w:ascii="Times New Roman" w:hAnsi="Times New Roman" w:cs="Times New Roman"/>
          <w:b/>
          <w:bCs/>
        </w:rPr>
        <w:br w:type="page"/>
      </w:r>
    </w:p>
    <w:p w14:paraId="62D941EC" w14:textId="16256718" w:rsidR="00DD0CDD" w:rsidRPr="00CD3AC5" w:rsidDel="00E6435B" w:rsidRDefault="00DD0CDD" w:rsidP="00DD0CDD">
      <w:pPr>
        <w:spacing w:after="0"/>
        <w:rPr>
          <w:del w:id="149" w:author="Andrew Elhabr" w:date="2023-07-17T20:36:00Z"/>
          <w:rFonts w:ascii="Times New Roman" w:hAnsi="Times New Roman" w:cs="Times New Roman"/>
          <w:sz w:val="24"/>
          <w:szCs w:val="24"/>
        </w:rPr>
      </w:pPr>
      <w:del w:id="150" w:author="Andrew Elhabr" w:date="2023-07-17T20:36:00Z">
        <w:r w:rsidRPr="00CD3AC5" w:rsidDel="00E6435B">
          <w:rPr>
            <w:rFonts w:ascii="Times New Roman" w:hAnsi="Times New Roman" w:cs="Times New Roman"/>
            <w:sz w:val="24"/>
            <w:szCs w:val="24"/>
          </w:rPr>
          <w:lastRenderedPageBreak/>
          <w:delText>Figure 2</w:delText>
        </w:r>
        <w:r w:rsidR="00C256D2" w:rsidRPr="00CD3AC5" w:rsidDel="00E6435B">
          <w:rPr>
            <w:rFonts w:ascii="Times New Roman" w:hAnsi="Times New Roman" w:cs="Times New Roman"/>
            <w:sz w:val="24"/>
            <w:szCs w:val="24"/>
          </w:rPr>
          <w:delText>.</w:delText>
        </w:r>
        <w:r w:rsidRPr="00CD3AC5" w:rsidDel="00E6435B">
          <w:rPr>
            <w:rFonts w:ascii="Times New Roman" w:hAnsi="Times New Roman" w:cs="Times New Roman"/>
            <w:sz w:val="24"/>
            <w:szCs w:val="24"/>
          </w:rPr>
          <w:delText xml:space="preserve"> Relationship between the estimated child Supplemented Security Income </w:delText>
        </w:r>
        <w:r w:rsidR="0068459E" w:rsidRPr="00CD3AC5" w:rsidDel="00E6435B">
          <w:rPr>
            <w:rFonts w:ascii="Times New Roman" w:hAnsi="Times New Roman" w:cs="Times New Roman"/>
            <w:sz w:val="24"/>
            <w:szCs w:val="24"/>
          </w:rPr>
          <w:delText xml:space="preserve">(SSI) </w:delText>
        </w:r>
        <w:r w:rsidRPr="00CD3AC5" w:rsidDel="00E6435B">
          <w:rPr>
            <w:rFonts w:ascii="Times New Roman" w:hAnsi="Times New Roman" w:cs="Times New Roman"/>
            <w:sz w:val="24"/>
            <w:szCs w:val="24"/>
          </w:rPr>
          <w:delText xml:space="preserve">participation rates </w:delText>
        </w:r>
        <w:r w:rsidR="00470D3C" w:rsidRPr="00CD3AC5" w:rsidDel="00E6435B">
          <w:rPr>
            <w:rFonts w:ascii="Times New Roman" w:hAnsi="Times New Roman" w:cs="Times New Roman"/>
            <w:sz w:val="24"/>
            <w:szCs w:val="24"/>
          </w:rPr>
          <w:delText xml:space="preserve">in 2019 and the percentage of state population in urbanized areas (A) and the percentage of financially eligible children </w:delText>
        </w:r>
        <w:r w:rsidR="00E615C4" w:rsidRPr="00CD3AC5" w:rsidDel="00E6435B">
          <w:rPr>
            <w:rFonts w:ascii="Times New Roman" w:hAnsi="Times New Roman" w:cs="Times New Roman"/>
            <w:sz w:val="24"/>
            <w:szCs w:val="24"/>
          </w:rPr>
          <w:delText>with health insurance</w:delText>
        </w:r>
        <w:r w:rsidR="00470D3C" w:rsidRPr="00CD3AC5" w:rsidDel="00E6435B">
          <w:rPr>
            <w:rFonts w:ascii="Times New Roman" w:hAnsi="Times New Roman" w:cs="Times New Roman"/>
            <w:sz w:val="24"/>
            <w:szCs w:val="24"/>
          </w:rPr>
          <w:delText xml:space="preserve"> (B).</w:delText>
        </w:r>
      </w:del>
    </w:p>
    <w:p w14:paraId="0E796987" w14:textId="6DD741A8" w:rsidR="00DD0CDD" w:rsidRPr="002B1DE3" w:rsidDel="00E6435B" w:rsidRDefault="0007518A" w:rsidP="002B1DE3">
      <w:pPr>
        <w:spacing w:after="0"/>
        <w:rPr>
          <w:del w:id="151" w:author="Andrew Elhabr" w:date="2023-07-17T20:36:00Z"/>
          <w:rFonts w:ascii="Times New Roman" w:hAnsi="Times New Roman" w:cs="Times New Roman"/>
        </w:rPr>
      </w:pPr>
      <w:del w:id="152" w:author="Andrew Elhabr" w:date="2023-07-17T20:36:00Z">
        <w:r w:rsidDel="00E6435B">
          <w:rPr>
            <w:rFonts w:ascii="Times New Roman" w:hAnsi="Times New Roman" w:cs="Times New Roman"/>
            <w:noProof/>
          </w:rPr>
          <w:drawing>
            <wp:inline distT="0" distB="0" distL="0" distR="0" wp14:anchorId="0987DF4C" wp14:editId="0CE3FA86">
              <wp:extent cx="5943600" cy="59436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6592A2A6" w14:textId="43DE0EAC" w:rsidR="00C256D2" w:rsidDel="00E6435B" w:rsidRDefault="00C07466" w:rsidP="00E6435B">
      <w:pPr>
        <w:spacing w:after="0"/>
        <w:rPr>
          <w:del w:id="153" w:author="Andrew Elhabr" w:date="2023-07-17T20:39:00Z"/>
          <w:rFonts w:ascii="Times New Roman" w:hAnsi="Times New Roman" w:cs="Times New Roman"/>
        </w:rPr>
      </w:pPr>
      <w:r>
        <w:rPr>
          <w:rFonts w:ascii="Times New Roman" w:hAnsi="Times New Roman" w:cs="Times New Roman"/>
          <w:b/>
          <w:bCs/>
        </w:rPr>
        <w:br w:type="page"/>
      </w:r>
      <w:bookmarkStart w:id="154" w:name="_Hlk140518736"/>
      <w:del w:id="155" w:author="Andrew Elhabr" w:date="2023-07-17T20:39:00Z">
        <w:r w:rsidR="00C256D2" w:rsidRPr="00CD3AC5" w:rsidDel="00E6435B">
          <w:rPr>
            <w:rFonts w:ascii="Times New Roman" w:hAnsi="Times New Roman" w:cs="Times New Roman"/>
            <w:sz w:val="24"/>
            <w:szCs w:val="24"/>
          </w:rPr>
          <w:lastRenderedPageBreak/>
          <w:delText xml:space="preserve">Figure </w:delText>
        </w:r>
        <w:r w:rsidR="007D49C6" w:rsidRPr="00CD3AC5" w:rsidDel="00E6435B">
          <w:rPr>
            <w:rFonts w:ascii="Times New Roman" w:hAnsi="Times New Roman" w:cs="Times New Roman"/>
            <w:sz w:val="24"/>
            <w:szCs w:val="24"/>
          </w:rPr>
          <w:delText>3. Mean</w:delText>
        </w:r>
        <w:r w:rsidR="00C256D2" w:rsidRPr="00CD3AC5" w:rsidDel="00E6435B">
          <w:rPr>
            <w:rFonts w:ascii="Times New Roman" w:hAnsi="Times New Roman" w:cs="Times New Roman"/>
            <w:sz w:val="24"/>
            <w:szCs w:val="24"/>
          </w:rPr>
          <w:delText xml:space="preserve"> and 90% confidence intervals of child </w:delText>
        </w:r>
        <w:r w:rsidR="008A7F63" w:rsidRPr="00CD3AC5" w:rsidDel="00E6435B">
          <w:rPr>
            <w:rFonts w:ascii="Times New Roman" w:hAnsi="Times New Roman" w:cs="Times New Roman"/>
            <w:sz w:val="24"/>
            <w:szCs w:val="24"/>
          </w:rPr>
          <w:delText xml:space="preserve">Supplemented Security Income </w:delText>
        </w:r>
        <w:r w:rsidR="0068459E" w:rsidRPr="00CD3AC5" w:rsidDel="00E6435B">
          <w:rPr>
            <w:rFonts w:ascii="Times New Roman" w:hAnsi="Times New Roman" w:cs="Times New Roman"/>
            <w:sz w:val="24"/>
            <w:szCs w:val="24"/>
          </w:rPr>
          <w:delText xml:space="preserve">(SSI) </w:delText>
        </w:r>
        <w:r w:rsidR="00C256D2" w:rsidRPr="00CD3AC5" w:rsidDel="00E6435B">
          <w:rPr>
            <w:rFonts w:ascii="Times New Roman" w:hAnsi="Times New Roman" w:cs="Times New Roman"/>
            <w:sz w:val="24"/>
            <w:szCs w:val="24"/>
          </w:rPr>
          <w:delText xml:space="preserve">participation rates using bootstraps from </w:delText>
        </w:r>
        <w:r w:rsidR="00A53C4A" w:rsidRPr="00CD3AC5" w:rsidDel="00E6435B">
          <w:rPr>
            <w:rFonts w:ascii="Times New Roman" w:hAnsi="Times New Roman" w:cs="Times New Roman"/>
            <w:sz w:val="24"/>
            <w:szCs w:val="24"/>
          </w:rPr>
          <w:delText>the distribution-fitting process of the public data</w:delText>
        </w:r>
        <w:r w:rsidR="00CD3AC5" w:rsidDel="00E6435B">
          <w:rPr>
            <w:rFonts w:ascii="Times New Roman" w:hAnsi="Times New Roman" w:cs="Times New Roman"/>
            <w:sz w:val="24"/>
            <w:szCs w:val="24"/>
          </w:rPr>
          <w:delText>.</w:delText>
        </w:r>
      </w:del>
    </w:p>
    <w:p w14:paraId="4576944B" w14:textId="1C940E86" w:rsidR="00C256D2" w:rsidDel="00E6435B" w:rsidRDefault="00C256D2" w:rsidP="00E6435B">
      <w:pPr>
        <w:spacing w:after="0"/>
        <w:rPr>
          <w:del w:id="156" w:author="Andrew Elhabr" w:date="2023-07-17T20:39:00Z"/>
          <w:rFonts w:ascii="Times New Roman" w:hAnsi="Times New Roman" w:cs="Times New Roman"/>
        </w:rPr>
      </w:pPr>
      <w:del w:id="157" w:author="Andrew Elhabr" w:date="2023-07-17T20:39:00Z">
        <w:r w:rsidDel="00E6435B">
          <w:rPr>
            <w:rFonts w:ascii="Times New Roman" w:hAnsi="Times New Roman" w:cs="Times New Roman"/>
            <w:noProof/>
          </w:rPr>
          <w:drawing>
            <wp:inline distT="0" distB="0" distL="0" distR="0" wp14:anchorId="3252A8CE" wp14:editId="2822B284">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123E0DA" w14:textId="76FDE62B" w:rsidR="00C256D2" w:rsidRDefault="00C256D2" w:rsidP="00E6435B">
      <w:pPr>
        <w:spacing w:after="0"/>
        <w:rPr>
          <w:rFonts w:ascii="Times New Roman" w:hAnsi="Times New Roman" w:cs="Times New Roman"/>
        </w:rPr>
        <w:pPrChange w:id="158" w:author="Andrew Elhabr" w:date="2023-07-17T20:39:00Z">
          <w:pPr/>
        </w:pPrChange>
      </w:pPr>
      <w:del w:id="159" w:author="Andrew Elhabr" w:date="2023-07-17T20:39:00Z">
        <w:r w:rsidDel="00E6435B">
          <w:rPr>
            <w:rFonts w:ascii="Times New Roman" w:hAnsi="Times New Roman" w:cs="Times New Roman"/>
          </w:rPr>
          <w:br w:type="page"/>
        </w:r>
      </w:del>
    </w:p>
    <w:bookmarkEnd w:id="154"/>
    <w:p w14:paraId="453F250D" w14:textId="429678FA" w:rsidR="00381081" w:rsidRPr="00CD3AC5" w:rsidRDefault="00381081" w:rsidP="00CE4E02">
      <w:pPr>
        <w:rPr>
          <w:rFonts w:ascii="Times New Roman" w:hAnsi="Times New Roman" w:cs="Times New Roman"/>
          <w:b/>
          <w:bCs/>
          <w:sz w:val="24"/>
          <w:szCs w:val="24"/>
        </w:rPr>
      </w:pPr>
      <w:r w:rsidRPr="00CD3AC5">
        <w:rPr>
          <w:rFonts w:ascii="Times New Roman" w:hAnsi="Times New Roman" w:cs="Times New Roman"/>
          <w:b/>
          <w:bCs/>
          <w:sz w:val="24"/>
          <w:szCs w:val="24"/>
        </w:rPr>
        <w:lastRenderedPageBreak/>
        <w:t>SUPPLEMENTAL MATERIALS</w:t>
      </w:r>
    </w:p>
    <w:p w14:paraId="387477AB" w14:textId="177CA509" w:rsidR="00D1002D" w:rsidRPr="00CD3AC5" w:rsidRDefault="00442F6C" w:rsidP="00435A6F">
      <w:pPr>
        <w:spacing w:after="0"/>
        <w:rPr>
          <w:rFonts w:ascii="Times New Roman" w:hAnsi="Times New Roman" w:cs="Times New Roman"/>
          <w:sz w:val="24"/>
          <w:szCs w:val="24"/>
        </w:rPr>
      </w:pPr>
      <w:commentRangeStart w:id="160"/>
      <w:r w:rsidRPr="00CD3AC5">
        <w:rPr>
          <w:rFonts w:ascii="Times New Roman" w:hAnsi="Times New Roman" w:cs="Times New Roman"/>
          <w:sz w:val="24"/>
          <w:szCs w:val="24"/>
        </w:rPr>
        <w:t>Supplementary Table</w:t>
      </w:r>
      <w:r w:rsidR="00DB6705"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1.</w:t>
      </w:r>
      <w:r w:rsidRPr="00CD3AC5">
        <w:rPr>
          <w:rFonts w:ascii="Times New Roman" w:hAnsi="Times New Roman" w:cs="Times New Roman"/>
          <w:sz w:val="24"/>
          <w:szCs w:val="24"/>
        </w:rPr>
        <w:t xml:space="preserve"> </w:t>
      </w:r>
      <w:commentRangeEnd w:id="160"/>
      <w:r w:rsidR="00E6435B">
        <w:rPr>
          <w:rStyle w:val="CommentReference"/>
        </w:rPr>
        <w:commentReference w:id="160"/>
      </w:r>
      <w:r w:rsidR="00A53C4A"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child disability </w:t>
      </w:r>
      <w:r w:rsidR="00D1002D" w:rsidRPr="00CD3AC5">
        <w:rPr>
          <w:rFonts w:ascii="Times New Roman" w:hAnsi="Times New Roman" w:cs="Times New Roman"/>
          <w:sz w:val="24"/>
          <w:szCs w:val="24"/>
        </w:rPr>
        <w:t xml:space="preserve">prevalence (%) for </w:t>
      </w:r>
      <w:r w:rsidR="00C074D6" w:rsidRPr="00CD3AC5">
        <w:rPr>
          <w:rFonts w:ascii="Times New Roman" w:hAnsi="Times New Roman" w:cs="Times New Roman"/>
          <w:sz w:val="24"/>
          <w:szCs w:val="24"/>
        </w:rPr>
        <w:t xml:space="preserve">financially eligible </w:t>
      </w:r>
      <w:r w:rsidR="00D1002D" w:rsidRPr="00CD3AC5">
        <w:rPr>
          <w:rFonts w:ascii="Times New Roman" w:hAnsi="Times New Roman" w:cs="Times New Roman"/>
          <w:sz w:val="24"/>
          <w:szCs w:val="24"/>
        </w:rPr>
        <w:t xml:space="preserve">children </w:t>
      </w:r>
      <w:r w:rsidRPr="00CD3AC5">
        <w:rPr>
          <w:rFonts w:ascii="Times New Roman" w:hAnsi="Times New Roman" w:cs="Times New Roman"/>
          <w:sz w:val="24"/>
          <w:szCs w:val="24"/>
        </w:rPr>
        <w:t>by state, year,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D1002D" w:rsidRPr="00022248" w14:paraId="0692A77B" w14:textId="77777777" w:rsidTr="00022248">
        <w:tc>
          <w:tcPr>
            <w:tcW w:w="1481" w:type="dxa"/>
            <w:vMerge w:val="restart"/>
            <w:vAlign w:val="center"/>
          </w:tcPr>
          <w:p w14:paraId="671FB9FA"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472EAA60" w14:textId="5714F649" w:rsidR="00D1002D" w:rsidRPr="00022248" w:rsidRDefault="00E27AB1"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644AF6B2"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2AE6F1FE"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Overall</w:t>
            </w:r>
          </w:p>
          <w:p w14:paraId="78DE6341"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p>
        </w:tc>
      </w:tr>
      <w:tr w:rsidR="00D1002D" w:rsidRPr="00022248" w14:paraId="0EE996B3" w14:textId="77777777" w:rsidTr="00022248">
        <w:tc>
          <w:tcPr>
            <w:tcW w:w="1481" w:type="dxa"/>
            <w:vMerge/>
          </w:tcPr>
          <w:p w14:paraId="432FDEB1" w14:textId="77777777" w:rsidR="00D1002D" w:rsidRPr="00022248" w:rsidRDefault="00D1002D" w:rsidP="00D1195D">
            <w:pPr>
              <w:rPr>
                <w:rFonts w:ascii="Times New Roman" w:hAnsi="Times New Roman" w:cs="Times New Roman"/>
                <w:sz w:val="18"/>
                <w:szCs w:val="18"/>
              </w:rPr>
            </w:pPr>
          </w:p>
        </w:tc>
        <w:tc>
          <w:tcPr>
            <w:tcW w:w="589" w:type="dxa"/>
          </w:tcPr>
          <w:p w14:paraId="1E7F114E"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BC7B17C"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06F094DA"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568B288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39E2812"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5574056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5EFFB8C6"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13606FE8"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75B1C0F0"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F43B717"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23D3C998" w14:textId="77777777" w:rsidR="00D1002D" w:rsidRPr="00022248" w:rsidRDefault="00D1002D" w:rsidP="00D1195D">
            <w:pPr>
              <w:rPr>
                <w:rFonts w:ascii="Times New Roman" w:hAnsi="Times New Roman" w:cs="Times New Roman"/>
                <w:sz w:val="18"/>
                <w:szCs w:val="18"/>
              </w:rPr>
            </w:pPr>
          </w:p>
        </w:tc>
      </w:tr>
      <w:tr w:rsidR="00B21282" w:rsidRPr="00022248" w14:paraId="5D144984" w14:textId="77777777" w:rsidTr="000829A5">
        <w:tc>
          <w:tcPr>
            <w:tcW w:w="1481" w:type="dxa"/>
          </w:tcPr>
          <w:p w14:paraId="6B141EA5"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589" w:type="dxa"/>
            <w:vAlign w:val="center"/>
          </w:tcPr>
          <w:p w14:paraId="7DE88BE9"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7" w:type="dxa"/>
            <w:vAlign w:val="center"/>
          </w:tcPr>
          <w:p w14:paraId="5D4C60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15.6</w:t>
            </w:r>
          </w:p>
        </w:tc>
        <w:tc>
          <w:tcPr>
            <w:tcW w:w="677" w:type="dxa"/>
            <w:vAlign w:val="center"/>
          </w:tcPr>
          <w:p w14:paraId="560FCC6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15.7</w:t>
            </w:r>
          </w:p>
        </w:tc>
        <w:tc>
          <w:tcPr>
            <w:tcW w:w="676" w:type="dxa"/>
            <w:vAlign w:val="center"/>
          </w:tcPr>
          <w:p w14:paraId="3720F757"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15.1</w:t>
            </w:r>
          </w:p>
        </w:tc>
        <w:tc>
          <w:tcPr>
            <w:tcW w:w="893" w:type="dxa"/>
            <w:vAlign w:val="center"/>
          </w:tcPr>
          <w:p w14:paraId="06BD8460"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6" w:type="dxa"/>
            <w:vAlign w:val="center"/>
          </w:tcPr>
          <w:p w14:paraId="2F8BFA18"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5.6</w:t>
            </w:r>
          </w:p>
        </w:tc>
        <w:tc>
          <w:tcPr>
            <w:tcW w:w="676" w:type="dxa"/>
            <w:vAlign w:val="center"/>
          </w:tcPr>
          <w:p w14:paraId="28062C6F"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0FE35D4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207DC35C"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5.8</w:t>
            </w:r>
          </w:p>
        </w:tc>
        <w:tc>
          <w:tcPr>
            <w:tcW w:w="893" w:type="dxa"/>
            <w:vAlign w:val="center"/>
          </w:tcPr>
          <w:p w14:paraId="13BC69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896" w:type="dxa"/>
            <w:vAlign w:val="center"/>
          </w:tcPr>
          <w:p w14:paraId="3E18EBA1"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10.6</w:t>
            </w:r>
          </w:p>
        </w:tc>
      </w:tr>
      <w:tr w:rsidR="00D1002D" w:rsidRPr="00022248" w14:paraId="0CC50C27" w14:textId="77777777" w:rsidTr="00022248">
        <w:tc>
          <w:tcPr>
            <w:tcW w:w="1481" w:type="dxa"/>
          </w:tcPr>
          <w:p w14:paraId="324719A2" w14:textId="77777777"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6CAF3610" w14:textId="11B9767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18B9F854" w14:textId="2D52B8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22.1</w:t>
            </w:r>
          </w:p>
        </w:tc>
        <w:tc>
          <w:tcPr>
            <w:tcW w:w="677" w:type="dxa"/>
            <w:vAlign w:val="center"/>
          </w:tcPr>
          <w:p w14:paraId="31787360" w14:textId="4868E8D0"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74EF00F0" w14:textId="5BA366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20.8</w:t>
            </w:r>
          </w:p>
        </w:tc>
        <w:tc>
          <w:tcPr>
            <w:tcW w:w="893" w:type="dxa"/>
            <w:vAlign w:val="center"/>
          </w:tcPr>
          <w:p w14:paraId="1003F9F1" w14:textId="144D3B6D"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039844AF" w14:textId="73BACC3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6.7</w:t>
            </w:r>
          </w:p>
        </w:tc>
        <w:tc>
          <w:tcPr>
            <w:tcW w:w="676" w:type="dxa"/>
            <w:vAlign w:val="center"/>
          </w:tcPr>
          <w:p w14:paraId="038F8E8C" w14:textId="0816A36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676" w:type="dxa"/>
            <w:vAlign w:val="center"/>
          </w:tcPr>
          <w:p w14:paraId="355C4157" w14:textId="06EFDCB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2F436E17" w14:textId="496A4FF1"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4.4</w:t>
            </w:r>
          </w:p>
        </w:tc>
        <w:tc>
          <w:tcPr>
            <w:tcW w:w="893" w:type="dxa"/>
            <w:vAlign w:val="center"/>
          </w:tcPr>
          <w:p w14:paraId="48E326C5" w14:textId="1349E27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5.7</w:t>
            </w:r>
          </w:p>
        </w:tc>
        <w:tc>
          <w:tcPr>
            <w:tcW w:w="896" w:type="dxa"/>
            <w:vAlign w:val="center"/>
          </w:tcPr>
          <w:p w14:paraId="4D53392B" w14:textId="15A99DBF"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1C0A57EC" w14:textId="77777777" w:rsidTr="00022248">
        <w:tc>
          <w:tcPr>
            <w:tcW w:w="1481" w:type="dxa"/>
          </w:tcPr>
          <w:p w14:paraId="7E6FEC5C" w14:textId="79A2E2DA"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26CB8E78" w14:textId="019CDE1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6A254D9C" w14:textId="64DD34AC"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16.2</w:t>
            </w:r>
          </w:p>
        </w:tc>
        <w:tc>
          <w:tcPr>
            <w:tcW w:w="677" w:type="dxa"/>
            <w:vAlign w:val="center"/>
          </w:tcPr>
          <w:p w14:paraId="341F4678" w14:textId="37A06C8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2EDF398B" w14:textId="1D3D449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14.2</w:t>
            </w:r>
          </w:p>
        </w:tc>
        <w:tc>
          <w:tcPr>
            <w:tcW w:w="893" w:type="dxa"/>
            <w:vAlign w:val="center"/>
          </w:tcPr>
          <w:p w14:paraId="44AF5C11" w14:textId="5BA0C2E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66BD876" w14:textId="7E9BA5B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4.6</w:t>
            </w:r>
          </w:p>
        </w:tc>
        <w:tc>
          <w:tcPr>
            <w:tcW w:w="676" w:type="dxa"/>
            <w:vAlign w:val="center"/>
          </w:tcPr>
          <w:p w14:paraId="425BEA01" w14:textId="0A8D6879"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3.0</w:t>
            </w:r>
          </w:p>
        </w:tc>
        <w:tc>
          <w:tcPr>
            <w:tcW w:w="676" w:type="dxa"/>
            <w:vAlign w:val="center"/>
          </w:tcPr>
          <w:p w14:paraId="5B2CF89C" w14:textId="5EBE12D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3.7</w:t>
            </w:r>
          </w:p>
        </w:tc>
        <w:tc>
          <w:tcPr>
            <w:tcW w:w="676" w:type="dxa"/>
            <w:vAlign w:val="center"/>
          </w:tcPr>
          <w:p w14:paraId="674A671D" w14:textId="3DC9FC0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893" w:type="dxa"/>
            <w:vAlign w:val="center"/>
          </w:tcPr>
          <w:p w14:paraId="2C62B9B3" w14:textId="739EFE52"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627ACCA9" w14:textId="606E7F20"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A79D552" w14:textId="77777777" w:rsidTr="00022248">
        <w:tc>
          <w:tcPr>
            <w:tcW w:w="1481" w:type="dxa"/>
          </w:tcPr>
          <w:p w14:paraId="53DBBB1F" w14:textId="046E2396" w:rsidR="00D1002D" w:rsidRPr="00022248" w:rsidRDefault="00E27AB1" w:rsidP="00D1195D">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2FA66B8E" w14:textId="3B93E50F"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15.2</w:t>
            </w:r>
          </w:p>
        </w:tc>
        <w:tc>
          <w:tcPr>
            <w:tcW w:w="677" w:type="dxa"/>
            <w:vAlign w:val="center"/>
          </w:tcPr>
          <w:p w14:paraId="1E78F184" w14:textId="26B89BD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10.5</w:t>
            </w:r>
          </w:p>
        </w:tc>
        <w:tc>
          <w:tcPr>
            <w:tcW w:w="677" w:type="dxa"/>
            <w:vAlign w:val="center"/>
          </w:tcPr>
          <w:p w14:paraId="20D62102" w14:textId="2A988DE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12.9</w:t>
            </w:r>
          </w:p>
        </w:tc>
        <w:tc>
          <w:tcPr>
            <w:tcW w:w="676" w:type="dxa"/>
            <w:vAlign w:val="center"/>
          </w:tcPr>
          <w:p w14:paraId="51BD0B37" w14:textId="3C6725F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893" w:type="dxa"/>
            <w:vAlign w:val="center"/>
          </w:tcPr>
          <w:p w14:paraId="5C640D61" w14:textId="46D7115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05621843" w14:textId="3EC126A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676" w:type="dxa"/>
            <w:vAlign w:val="center"/>
          </w:tcPr>
          <w:p w14:paraId="1F496389" w14:textId="68BA86F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4.5</w:t>
            </w:r>
          </w:p>
        </w:tc>
        <w:tc>
          <w:tcPr>
            <w:tcW w:w="676" w:type="dxa"/>
            <w:vAlign w:val="center"/>
          </w:tcPr>
          <w:p w14:paraId="5D7C4427" w14:textId="45CFC44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676" w:type="dxa"/>
            <w:vAlign w:val="center"/>
          </w:tcPr>
          <w:p w14:paraId="034F6DA7" w14:textId="473DC70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5.2</w:t>
            </w:r>
          </w:p>
        </w:tc>
        <w:tc>
          <w:tcPr>
            <w:tcW w:w="893" w:type="dxa"/>
            <w:vAlign w:val="center"/>
          </w:tcPr>
          <w:p w14:paraId="192E5F36" w14:textId="2E0F486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896" w:type="dxa"/>
            <w:vAlign w:val="center"/>
          </w:tcPr>
          <w:p w14:paraId="23074F4C" w14:textId="36D1C3F1"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9.9</w:t>
            </w:r>
          </w:p>
        </w:tc>
      </w:tr>
      <w:tr w:rsidR="00D1002D" w:rsidRPr="00022248" w14:paraId="713D9222" w14:textId="77777777" w:rsidTr="00022248">
        <w:tc>
          <w:tcPr>
            <w:tcW w:w="1481" w:type="dxa"/>
          </w:tcPr>
          <w:p w14:paraId="5EF9AC43" w14:textId="1B77067C"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2B5281C0" w14:textId="3FEC680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17.9</w:t>
            </w:r>
          </w:p>
        </w:tc>
        <w:tc>
          <w:tcPr>
            <w:tcW w:w="677" w:type="dxa"/>
            <w:vAlign w:val="center"/>
          </w:tcPr>
          <w:p w14:paraId="17485C73" w14:textId="75C4C54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24.5</w:t>
            </w:r>
          </w:p>
        </w:tc>
        <w:tc>
          <w:tcPr>
            <w:tcW w:w="677" w:type="dxa"/>
            <w:vAlign w:val="center"/>
          </w:tcPr>
          <w:p w14:paraId="4E0F5602" w14:textId="2027A83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20.5</w:t>
            </w:r>
          </w:p>
        </w:tc>
        <w:tc>
          <w:tcPr>
            <w:tcW w:w="676" w:type="dxa"/>
            <w:vAlign w:val="center"/>
          </w:tcPr>
          <w:p w14:paraId="3D636757" w14:textId="74F740F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16.7</w:t>
            </w:r>
          </w:p>
        </w:tc>
        <w:tc>
          <w:tcPr>
            <w:tcW w:w="893" w:type="dxa"/>
            <w:vAlign w:val="center"/>
          </w:tcPr>
          <w:p w14:paraId="29803B90" w14:textId="53D2618C"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779DDAD" w14:textId="4D3D09F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6.6</w:t>
            </w:r>
          </w:p>
        </w:tc>
        <w:tc>
          <w:tcPr>
            <w:tcW w:w="676" w:type="dxa"/>
            <w:vAlign w:val="center"/>
          </w:tcPr>
          <w:p w14:paraId="593A11EF" w14:textId="0BD50F8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23CEE0BB" w14:textId="69CE55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529036C8" w14:textId="57C80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3" w:type="dxa"/>
            <w:vAlign w:val="center"/>
          </w:tcPr>
          <w:p w14:paraId="01927020" w14:textId="6B5DEF6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6" w:type="dxa"/>
            <w:vAlign w:val="center"/>
          </w:tcPr>
          <w:p w14:paraId="69E42A74" w14:textId="7EDF6FB2"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13.6</w:t>
            </w:r>
          </w:p>
        </w:tc>
      </w:tr>
      <w:tr w:rsidR="00D1002D" w:rsidRPr="00022248" w14:paraId="793BCA5E" w14:textId="77777777" w:rsidTr="00022248">
        <w:tc>
          <w:tcPr>
            <w:tcW w:w="1481" w:type="dxa"/>
          </w:tcPr>
          <w:p w14:paraId="621C2087" w14:textId="7953F5ED"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6C18D6BF" w14:textId="0C3A9227"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12.8</w:t>
            </w:r>
          </w:p>
        </w:tc>
        <w:tc>
          <w:tcPr>
            <w:tcW w:w="677" w:type="dxa"/>
            <w:vAlign w:val="center"/>
          </w:tcPr>
          <w:p w14:paraId="0FF35952" w14:textId="6983138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11.4</w:t>
            </w:r>
          </w:p>
        </w:tc>
        <w:tc>
          <w:tcPr>
            <w:tcW w:w="677" w:type="dxa"/>
            <w:vAlign w:val="center"/>
          </w:tcPr>
          <w:p w14:paraId="05B6630D" w14:textId="64F1C5A9"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13.0</w:t>
            </w:r>
          </w:p>
        </w:tc>
        <w:tc>
          <w:tcPr>
            <w:tcW w:w="676" w:type="dxa"/>
            <w:vAlign w:val="center"/>
          </w:tcPr>
          <w:p w14:paraId="4102AF68" w14:textId="7A4F259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6.4</w:t>
            </w:r>
          </w:p>
        </w:tc>
        <w:tc>
          <w:tcPr>
            <w:tcW w:w="893" w:type="dxa"/>
            <w:vAlign w:val="center"/>
          </w:tcPr>
          <w:p w14:paraId="1F0FFFC6" w14:textId="6400AEA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11.1</w:t>
            </w:r>
          </w:p>
        </w:tc>
        <w:tc>
          <w:tcPr>
            <w:tcW w:w="676" w:type="dxa"/>
            <w:vAlign w:val="center"/>
          </w:tcPr>
          <w:p w14:paraId="43D42459" w14:textId="30771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4.2</w:t>
            </w:r>
          </w:p>
        </w:tc>
        <w:tc>
          <w:tcPr>
            <w:tcW w:w="676" w:type="dxa"/>
            <w:vAlign w:val="center"/>
          </w:tcPr>
          <w:p w14:paraId="3C8346DE" w14:textId="1424341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3.9</w:t>
            </w:r>
          </w:p>
        </w:tc>
        <w:tc>
          <w:tcPr>
            <w:tcW w:w="676" w:type="dxa"/>
            <w:vAlign w:val="center"/>
          </w:tcPr>
          <w:p w14:paraId="13429901" w14:textId="0D26FFC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7CF4737B" w14:textId="1BCBACA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3" w:type="dxa"/>
            <w:vAlign w:val="center"/>
          </w:tcPr>
          <w:p w14:paraId="48FF37C2" w14:textId="70595C0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020AF3E8" w14:textId="6B682D13"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7.6</w:t>
            </w:r>
          </w:p>
        </w:tc>
      </w:tr>
      <w:tr w:rsidR="00D1002D" w:rsidRPr="00022248" w14:paraId="6A8A4A0D" w14:textId="77777777" w:rsidTr="00022248">
        <w:tc>
          <w:tcPr>
            <w:tcW w:w="1481" w:type="dxa"/>
          </w:tcPr>
          <w:p w14:paraId="05CF761C" w14:textId="366A34CB"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02F2C141" w14:textId="6C7EEF7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35EC8D1E" w14:textId="72956FA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10.2</w:t>
            </w:r>
          </w:p>
        </w:tc>
        <w:tc>
          <w:tcPr>
            <w:tcW w:w="677" w:type="dxa"/>
            <w:vAlign w:val="center"/>
          </w:tcPr>
          <w:p w14:paraId="4EEE7BB6" w14:textId="682CE64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19.6</w:t>
            </w:r>
          </w:p>
        </w:tc>
        <w:tc>
          <w:tcPr>
            <w:tcW w:w="676" w:type="dxa"/>
            <w:vAlign w:val="center"/>
          </w:tcPr>
          <w:p w14:paraId="2E0CCE5C" w14:textId="52FF11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10.9</w:t>
            </w:r>
          </w:p>
        </w:tc>
        <w:tc>
          <w:tcPr>
            <w:tcW w:w="893" w:type="dxa"/>
            <w:vAlign w:val="center"/>
          </w:tcPr>
          <w:p w14:paraId="3C555FB6" w14:textId="5D56DA9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14.4</w:t>
            </w:r>
          </w:p>
        </w:tc>
        <w:tc>
          <w:tcPr>
            <w:tcW w:w="676" w:type="dxa"/>
            <w:vAlign w:val="center"/>
          </w:tcPr>
          <w:p w14:paraId="32459D1D" w14:textId="53AFE44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4.0</w:t>
            </w:r>
          </w:p>
        </w:tc>
        <w:tc>
          <w:tcPr>
            <w:tcW w:w="676" w:type="dxa"/>
            <w:vAlign w:val="center"/>
          </w:tcPr>
          <w:p w14:paraId="33A92CC4" w14:textId="760E158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5.0</w:t>
            </w:r>
          </w:p>
        </w:tc>
        <w:tc>
          <w:tcPr>
            <w:tcW w:w="676" w:type="dxa"/>
            <w:vAlign w:val="center"/>
          </w:tcPr>
          <w:p w14:paraId="7C271CC3" w14:textId="094A1B1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676" w:type="dxa"/>
            <w:vAlign w:val="center"/>
          </w:tcPr>
          <w:p w14:paraId="03876293" w14:textId="767F8D8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3" w:type="dxa"/>
            <w:vAlign w:val="center"/>
          </w:tcPr>
          <w:p w14:paraId="7BDD4D15" w14:textId="113458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896" w:type="dxa"/>
            <w:vAlign w:val="center"/>
          </w:tcPr>
          <w:p w14:paraId="73E31ADB" w14:textId="2F0B2E5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9.6</w:t>
            </w:r>
          </w:p>
        </w:tc>
      </w:tr>
      <w:tr w:rsidR="00D1002D" w:rsidRPr="00022248" w14:paraId="187720D4" w14:textId="77777777" w:rsidTr="00022248">
        <w:tc>
          <w:tcPr>
            <w:tcW w:w="1481" w:type="dxa"/>
          </w:tcPr>
          <w:p w14:paraId="5647D6B9" w14:textId="3C132064"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1D0556AB" w14:textId="05E8229E"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0DAA154" w14:textId="1FC4B81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677" w:type="dxa"/>
            <w:vAlign w:val="center"/>
          </w:tcPr>
          <w:p w14:paraId="0E6C1119" w14:textId="5A8698A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16.6</w:t>
            </w:r>
          </w:p>
        </w:tc>
        <w:tc>
          <w:tcPr>
            <w:tcW w:w="676" w:type="dxa"/>
            <w:vAlign w:val="center"/>
          </w:tcPr>
          <w:p w14:paraId="62D8B00A" w14:textId="0F603AF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17.0</w:t>
            </w:r>
          </w:p>
        </w:tc>
        <w:tc>
          <w:tcPr>
            <w:tcW w:w="893" w:type="dxa"/>
            <w:vAlign w:val="center"/>
          </w:tcPr>
          <w:p w14:paraId="2DE6662C" w14:textId="19208DE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AEA6718" w14:textId="4038C93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5.3</w:t>
            </w:r>
          </w:p>
        </w:tc>
        <w:tc>
          <w:tcPr>
            <w:tcW w:w="676" w:type="dxa"/>
            <w:vAlign w:val="center"/>
          </w:tcPr>
          <w:p w14:paraId="0D81FE01" w14:textId="7581871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4EFA309F" w14:textId="12F2134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6F282FCE" w14:textId="69CE2DC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7.0</w:t>
            </w:r>
          </w:p>
        </w:tc>
        <w:tc>
          <w:tcPr>
            <w:tcW w:w="893" w:type="dxa"/>
            <w:vAlign w:val="center"/>
          </w:tcPr>
          <w:p w14:paraId="73BEEF30" w14:textId="54B15EF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896" w:type="dxa"/>
            <w:vAlign w:val="center"/>
          </w:tcPr>
          <w:p w14:paraId="7EEB004A" w14:textId="5A487EBC"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0697E83A" w14:textId="77777777" w:rsidTr="00022248">
        <w:tc>
          <w:tcPr>
            <w:tcW w:w="1481" w:type="dxa"/>
          </w:tcPr>
          <w:p w14:paraId="2D3327EE" w14:textId="14B20CEE"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1E8F90CE" w14:textId="5FA6763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04B30349" w14:textId="0E8216D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20.0</w:t>
            </w:r>
          </w:p>
        </w:tc>
        <w:tc>
          <w:tcPr>
            <w:tcW w:w="677" w:type="dxa"/>
            <w:vAlign w:val="center"/>
          </w:tcPr>
          <w:p w14:paraId="6291AFD4" w14:textId="663CA47A"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17.1</w:t>
            </w:r>
          </w:p>
        </w:tc>
        <w:tc>
          <w:tcPr>
            <w:tcW w:w="676" w:type="dxa"/>
            <w:vAlign w:val="center"/>
          </w:tcPr>
          <w:p w14:paraId="0A134D95" w14:textId="6247A07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19.8</w:t>
            </w:r>
          </w:p>
        </w:tc>
        <w:tc>
          <w:tcPr>
            <w:tcW w:w="893" w:type="dxa"/>
            <w:vAlign w:val="center"/>
          </w:tcPr>
          <w:p w14:paraId="21940062" w14:textId="6E74011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5DF6C5E" w14:textId="693B900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274D37E7" w14:textId="48F5B99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58666605" w14:textId="03640F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6B64A422" w14:textId="7EB25D3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893" w:type="dxa"/>
            <w:vAlign w:val="center"/>
          </w:tcPr>
          <w:p w14:paraId="0EF98FC9" w14:textId="7859B2E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6" w:type="dxa"/>
            <w:vAlign w:val="center"/>
          </w:tcPr>
          <w:p w14:paraId="170DC6FF" w14:textId="1DC4DE26"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5230C1BB" w14:textId="77777777" w:rsidTr="00022248">
        <w:tc>
          <w:tcPr>
            <w:tcW w:w="1481" w:type="dxa"/>
          </w:tcPr>
          <w:p w14:paraId="0CB4A668" w14:textId="133622F6"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09609324" w14:textId="2BC7D12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58F977C3" w14:textId="0185F55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18.8</w:t>
            </w:r>
          </w:p>
        </w:tc>
        <w:tc>
          <w:tcPr>
            <w:tcW w:w="677" w:type="dxa"/>
            <w:vAlign w:val="center"/>
          </w:tcPr>
          <w:p w14:paraId="757449B4" w14:textId="60E0C59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13.6</w:t>
            </w:r>
          </w:p>
        </w:tc>
        <w:tc>
          <w:tcPr>
            <w:tcW w:w="676" w:type="dxa"/>
            <w:vAlign w:val="center"/>
          </w:tcPr>
          <w:p w14:paraId="093C84BE" w14:textId="0353ED2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13.5</w:t>
            </w:r>
          </w:p>
        </w:tc>
        <w:tc>
          <w:tcPr>
            <w:tcW w:w="893" w:type="dxa"/>
            <w:vAlign w:val="center"/>
          </w:tcPr>
          <w:p w14:paraId="71BD145C" w14:textId="60C16B2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7DC2F51F" w14:textId="4C044E0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5.4</w:t>
            </w:r>
          </w:p>
        </w:tc>
        <w:tc>
          <w:tcPr>
            <w:tcW w:w="676" w:type="dxa"/>
            <w:vAlign w:val="center"/>
          </w:tcPr>
          <w:p w14:paraId="3B428F16" w14:textId="18457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5.9</w:t>
            </w:r>
          </w:p>
        </w:tc>
        <w:tc>
          <w:tcPr>
            <w:tcW w:w="676" w:type="dxa"/>
            <w:vAlign w:val="center"/>
          </w:tcPr>
          <w:p w14:paraId="03781D55" w14:textId="1EA63B8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676" w:type="dxa"/>
            <w:vAlign w:val="center"/>
          </w:tcPr>
          <w:p w14:paraId="3209ED4B" w14:textId="6A507FB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3" w:type="dxa"/>
            <w:vAlign w:val="center"/>
          </w:tcPr>
          <w:p w14:paraId="41E11E8D" w14:textId="35F48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6" w:type="dxa"/>
            <w:vAlign w:val="center"/>
          </w:tcPr>
          <w:p w14:paraId="745DEBEC" w14:textId="20647F6B"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D1002D" w:rsidRPr="00022248" w14:paraId="4D1F717D" w14:textId="77777777" w:rsidTr="00022248">
        <w:tc>
          <w:tcPr>
            <w:tcW w:w="1481" w:type="dxa"/>
          </w:tcPr>
          <w:p w14:paraId="33850CA9" w14:textId="5855E42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12436E30" w14:textId="1B13B198"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3FE6E328" w14:textId="423E1091"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7A54675" w14:textId="37D93DA5"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12.7</w:t>
            </w:r>
          </w:p>
        </w:tc>
        <w:tc>
          <w:tcPr>
            <w:tcW w:w="676" w:type="dxa"/>
            <w:vAlign w:val="center"/>
          </w:tcPr>
          <w:p w14:paraId="3A8CB093" w14:textId="1FF9D3E2"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893" w:type="dxa"/>
            <w:vAlign w:val="center"/>
          </w:tcPr>
          <w:p w14:paraId="425EC87A" w14:textId="461EB5B1"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493DB853" w14:textId="3B2D49B8"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5FD53758" w14:textId="04A389C4"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11B91A17" w14:textId="6928C5CB"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052AA625" w14:textId="3BC5CF57"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50349F59" w14:textId="22A8907B"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896" w:type="dxa"/>
            <w:vAlign w:val="center"/>
          </w:tcPr>
          <w:p w14:paraId="0DD2053B" w14:textId="56C43CC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10.6</w:t>
            </w:r>
          </w:p>
        </w:tc>
      </w:tr>
      <w:tr w:rsidR="00D1002D" w:rsidRPr="00022248" w14:paraId="6287A277" w14:textId="77777777" w:rsidTr="00022248">
        <w:tc>
          <w:tcPr>
            <w:tcW w:w="1481" w:type="dxa"/>
          </w:tcPr>
          <w:p w14:paraId="4A51A612" w14:textId="22B25C4F"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95CDC54" w14:textId="704CC3E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8.9</w:t>
            </w:r>
          </w:p>
        </w:tc>
        <w:tc>
          <w:tcPr>
            <w:tcW w:w="677" w:type="dxa"/>
            <w:vAlign w:val="center"/>
          </w:tcPr>
          <w:p w14:paraId="3A7D498C" w14:textId="36D48F65"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9.8</w:t>
            </w:r>
          </w:p>
        </w:tc>
        <w:tc>
          <w:tcPr>
            <w:tcW w:w="677" w:type="dxa"/>
            <w:vAlign w:val="center"/>
          </w:tcPr>
          <w:p w14:paraId="737B6130" w14:textId="422DD0D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5F4C6CC4" w14:textId="05F4DBC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14.3</w:t>
            </w:r>
          </w:p>
        </w:tc>
        <w:tc>
          <w:tcPr>
            <w:tcW w:w="893" w:type="dxa"/>
            <w:vAlign w:val="center"/>
          </w:tcPr>
          <w:p w14:paraId="11F57EA3" w14:textId="3DD4491A"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1207E81E" w14:textId="144138DF"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2.8</w:t>
            </w:r>
          </w:p>
        </w:tc>
        <w:tc>
          <w:tcPr>
            <w:tcW w:w="676" w:type="dxa"/>
            <w:vAlign w:val="center"/>
          </w:tcPr>
          <w:p w14:paraId="54608384" w14:textId="5AC55E01"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2.6</w:t>
            </w:r>
          </w:p>
        </w:tc>
        <w:tc>
          <w:tcPr>
            <w:tcW w:w="676" w:type="dxa"/>
            <w:vAlign w:val="center"/>
          </w:tcPr>
          <w:p w14:paraId="15A236C6" w14:textId="0AB21DCF"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3.8</w:t>
            </w:r>
          </w:p>
        </w:tc>
        <w:tc>
          <w:tcPr>
            <w:tcW w:w="676" w:type="dxa"/>
            <w:vAlign w:val="center"/>
          </w:tcPr>
          <w:p w14:paraId="0B1BF8EA" w14:textId="5A9367E3"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4B28D836" w14:textId="5B2DF661"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3.7</w:t>
            </w:r>
          </w:p>
        </w:tc>
        <w:tc>
          <w:tcPr>
            <w:tcW w:w="896" w:type="dxa"/>
            <w:vAlign w:val="center"/>
          </w:tcPr>
          <w:p w14:paraId="78FB7A16" w14:textId="5DE5222A"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6.8</w:t>
            </w:r>
          </w:p>
        </w:tc>
      </w:tr>
      <w:tr w:rsidR="00D1002D" w:rsidRPr="00022248" w14:paraId="3DB41D0B" w14:textId="77777777" w:rsidTr="00022248">
        <w:tc>
          <w:tcPr>
            <w:tcW w:w="1481" w:type="dxa"/>
          </w:tcPr>
          <w:p w14:paraId="08708E78" w14:textId="36660C94"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61163FE6" w14:textId="485F9595"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2D9E3E23" w14:textId="0B342BAD"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7" w:type="dxa"/>
            <w:vAlign w:val="center"/>
          </w:tcPr>
          <w:p w14:paraId="2AC2878D" w14:textId="7D7DF090"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3D706F7" w14:textId="1495F81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6B32E3EE" w14:textId="36D6E453"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A5F1620" w14:textId="7B7975A7"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4CE09C6C" w14:textId="2ED2AC3B"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5FDDAA0F" w14:textId="25046CA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5D1DE96" w14:textId="4C7643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6F54F1DD" w14:textId="535E581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6" w:type="dxa"/>
            <w:vAlign w:val="center"/>
          </w:tcPr>
          <w:p w14:paraId="28CF8F2B" w14:textId="1AAE74A9"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10.2</w:t>
            </w:r>
          </w:p>
        </w:tc>
      </w:tr>
      <w:tr w:rsidR="00D1002D" w:rsidRPr="00022248" w14:paraId="438ED8A5" w14:textId="77777777" w:rsidTr="00022248">
        <w:tc>
          <w:tcPr>
            <w:tcW w:w="1481" w:type="dxa"/>
          </w:tcPr>
          <w:p w14:paraId="41CB0038" w14:textId="466722A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23D43A4A" w14:textId="4C2CAAE3"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13.2</w:t>
            </w:r>
          </w:p>
        </w:tc>
        <w:tc>
          <w:tcPr>
            <w:tcW w:w="677" w:type="dxa"/>
            <w:vAlign w:val="center"/>
          </w:tcPr>
          <w:p w14:paraId="1FCCE979" w14:textId="2BB1D9EB"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12.5</w:t>
            </w:r>
          </w:p>
        </w:tc>
        <w:tc>
          <w:tcPr>
            <w:tcW w:w="677" w:type="dxa"/>
            <w:vAlign w:val="center"/>
          </w:tcPr>
          <w:p w14:paraId="13259077" w14:textId="043CDB4D"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6" w:type="dxa"/>
            <w:vAlign w:val="center"/>
          </w:tcPr>
          <w:p w14:paraId="2323DFFA" w14:textId="681E8E8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32543CE2" w14:textId="61DEEB2E"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64B07361" w14:textId="04C9926E"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604742CD" w14:textId="3AA78A56"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8DAA843" w14:textId="769FAF93"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6775DA7E" w14:textId="035613AA"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2F4C10E8" w14:textId="3D5FD5B2"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43154CC" w14:textId="5E5182D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4072CBB" w14:textId="77777777" w:rsidTr="00022248">
        <w:tc>
          <w:tcPr>
            <w:tcW w:w="1481" w:type="dxa"/>
          </w:tcPr>
          <w:p w14:paraId="5A1A172B" w14:textId="181272D3"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5F7B5AC" w14:textId="6359AF22"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7B015448" w14:textId="3D084F14"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7D0B5553" w14:textId="66D1CE8B"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36D54511" w14:textId="273D696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18.9</w:t>
            </w:r>
          </w:p>
        </w:tc>
        <w:tc>
          <w:tcPr>
            <w:tcW w:w="893" w:type="dxa"/>
            <w:vAlign w:val="center"/>
          </w:tcPr>
          <w:p w14:paraId="2EC77704" w14:textId="248B116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352DA620" w14:textId="6373FE8B"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334AF304" w14:textId="2FBEE9CE"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5D59AEAD" w14:textId="1B7B1348"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548F14F6" w14:textId="49F316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102413B6" w14:textId="536C52C6"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5314E7A3" w14:textId="0DB7BF8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3348A266" w14:textId="77777777" w:rsidTr="00022248">
        <w:tc>
          <w:tcPr>
            <w:tcW w:w="1481" w:type="dxa"/>
          </w:tcPr>
          <w:p w14:paraId="024BFDF2" w14:textId="2D3477F8"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3859D1A1" w14:textId="60ABBB8B" w:rsidR="00D1002D" w:rsidRPr="00022248" w:rsidRDefault="001F033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8CBE77A" w14:textId="45CEF34C"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717C29EE" w14:textId="29F38A4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43617DE8" w14:textId="554D2491"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9.6</w:t>
            </w:r>
          </w:p>
        </w:tc>
        <w:tc>
          <w:tcPr>
            <w:tcW w:w="893" w:type="dxa"/>
            <w:vAlign w:val="center"/>
          </w:tcPr>
          <w:p w14:paraId="0E27FD3C" w14:textId="0B8606D5"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16.2</w:t>
            </w:r>
          </w:p>
        </w:tc>
        <w:tc>
          <w:tcPr>
            <w:tcW w:w="676" w:type="dxa"/>
            <w:vAlign w:val="center"/>
          </w:tcPr>
          <w:p w14:paraId="2F2A9302" w14:textId="56B26858"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F566DA6" w14:textId="1C0E26DE"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676" w:type="dxa"/>
            <w:vAlign w:val="center"/>
          </w:tcPr>
          <w:p w14:paraId="01B93C72" w14:textId="4079300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3A508B4D" w14:textId="42EF75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3EFCD10E" w14:textId="305791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03ECECE4" w14:textId="274E09F4"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8D0953" w:rsidRPr="00022248" w14:paraId="45F617A8" w14:textId="77777777" w:rsidTr="00022248">
        <w:tc>
          <w:tcPr>
            <w:tcW w:w="1481" w:type="dxa"/>
          </w:tcPr>
          <w:p w14:paraId="048AE60B" w14:textId="73BC47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FA7F64E" w14:textId="5A422E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9A10506" w14:textId="40791E9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18.0</w:t>
            </w:r>
          </w:p>
        </w:tc>
        <w:tc>
          <w:tcPr>
            <w:tcW w:w="677" w:type="dxa"/>
            <w:vAlign w:val="center"/>
          </w:tcPr>
          <w:p w14:paraId="414A863B" w14:textId="6F26FB9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630C511C" w14:textId="6561F18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19.5</w:t>
            </w:r>
          </w:p>
        </w:tc>
        <w:tc>
          <w:tcPr>
            <w:tcW w:w="893" w:type="dxa"/>
            <w:vAlign w:val="center"/>
          </w:tcPr>
          <w:p w14:paraId="6A908A8B" w14:textId="7A3746C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61FDB80" w14:textId="34C4C1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4F3491A5" w14:textId="2CADC88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EC4401C" w14:textId="7BC927F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9DC2B7E" w14:textId="541F353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3" w:type="dxa"/>
            <w:vAlign w:val="center"/>
          </w:tcPr>
          <w:p w14:paraId="4E7D58E3" w14:textId="1910F8B5"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39C7EDAF" w14:textId="2FBE6B25"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12.3</w:t>
            </w:r>
          </w:p>
        </w:tc>
      </w:tr>
      <w:tr w:rsidR="008D0953" w:rsidRPr="00022248" w14:paraId="7C572E2C" w14:textId="77777777" w:rsidTr="00022248">
        <w:tc>
          <w:tcPr>
            <w:tcW w:w="1481" w:type="dxa"/>
          </w:tcPr>
          <w:p w14:paraId="0CF67402" w14:textId="1E6C8AE1"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65CD1A62" w14:textId="7A92663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19.8</w:t>
            </w:r>
          </w:p>
        </w:tc>
        <w:tc>
          <w:tcPr>
            <w:tcW w:w="677" w:type="dxa"/>
            <w:vAlign w:val="center"/>
          </w:tcPr>
          <w:p w14:paraId="087A2182" w14:textId="4CC5970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50642E06" w14:textId="45C8D50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E46860E" w14:textId="7AC5CCB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629193D0" w14:textId="683C13C4"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18.8</w:t>
            </w:r>
          </w:p>
        </w:tc>
        <w:tc>
          <w:tcPr>
            <w:tcW w:w="676" w:type="dxa"/>
            <w:vAlign w:val="center"/>
          </w:tcPr>
          <w:p w14:paraId="05E06C68" w14:textId="1677D58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0DAB7D18" w14:textId="21F2AF5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06EAB4C0" w14:textId="2DAA8DD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9.1</w:t>
            </w:r>
          </w:p>
        </w:tc>
        <w:tc>
          <w:tcPr>
            <w:tcW w:w="676" w:type="dxa"/>
            <w:vAlign w:val="center"/>
          </w:tcPr>
          <w:p w14:paraId="7524D19C" w14:textId="1DAC5A2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08A3FCA" w14:textId="40BAD0A8"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8.2</w:t>
            </w:r>
          </w:p>
        </w:tc>
        <w:tc>
          <w:tcPr>
            <w:tcW w:w="896" w:type="dxa"/>
            <w:vAlign w:val="center"/>
          </w:tcPr>
          <w:p w14:paraId="72BDF46F" w14:textId="7E5CB151"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13.5</w:t>
            </w:r>
          </w:p>
        </w:tc>
      </w:tr>
      <w:tr w:rsidR="008D0953" w:rsidRPr="00022248" w14:paraId="28301AD0" w14:textId="77777777" w:rsidTr="00022248">
        <w:tc>
          <w:tcPr>
            <w:tcW w:w="1481" w:type="dxa"/>
          </w:tcPr>
          <w:p w14:paraId="379344E5" w14:textId="7F7CE7D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27C6E939" w14:textId="3269EBE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14EDF5FE" w14:textId="64BD5BB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0802D34A" w14:textId="2D8DA22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18.6</w:t>
            </w:r>
          </w:p>
        </w:tc>
        <w:tc>
          <w:tcPr>
            <w:tcW w:w="676" w:type="dxa"/>
            <w:vAlign w:val="center"/>
          </w:tcPr>
          <w:p w14:paraId="6F707254" w14:textId="1E59090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893" w:type="dxa"/>
            <w:vAlign w:val="center"/>
          </w:tcPr>
          <w:p w14:paraId="47DF066A" w14:textId="327C4D0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5205DAC3" w14:textId="4A7EFEF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7.1</w:t>
            </w:r>
          </w:p>
        </w:tc>
        <w:tc>
          <w:tcPr>
            <w:tcW w:w="676" w:type="dxa"/>
            <w:vAlign w:val="center"/>
          </w:tcPr>
          <w:p w14:paraId="45A644E7" w14:textId="763CB32E"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6AE387F" w14:textId="1BE333C2"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4BA2D2A" w14:textId="5A7E87F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7.0</w:t>
            </w:r>
          </w:p>
        </w:tc>
        <w:tc>
          <w:tcPr>
            <w:tcW w:w="893" w:type="dxa"/>
            <w:vAlign w:val="center"/>
          </w:tcPr>
          <w:p w14:paraId="6563739B" w14:textId="7EBCD12E"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6" w:type="dxa"/>
            <w:vAlign w:val="center"/>
          </w:tcPr>
          <w:p w14:paraId="3356E8DC" w14:textId="71395C50"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11.9</w:t>
            </w:r>
          </w:p>
        </w:tc>
      </w:tr>
      <w:tr w:rsidR="008D0953" w:rsidRPr="00022248" w14:paraId="0FE9D613" w14:textId="77777777" w:rsidTr="00022248">
        <w:tc>
          <w:tcPr>
            <w:tcW w:w="1481" w:type="dxa"/>
          </w:tcPr>
          <w:p w14:paraId="58815DB3" w14:textId="1487777A"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75F48872" w14:textId="248AC8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4123773F" w14:textId="672CE7C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14.0</w:t>
            </w:r>
          </w:p>
        </w:tc>
        <w:tc>
          <w:tcPr>
            <w:tcW w:w="677" w:type="dxa"/>
            <w:vAlign w:val="center"/>
          </w:tcPr>
          <w:p w14:paraId="08A29337" w14:textId="221316F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5FF66AF6" w14:textId="3C980C7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17.6</w:t>
            </w:r>
          </w:p>
        </w:tc>
        <w:tc>
          <w:tcPr>
            <w:tcW w:w="893" w:type="dxa"/>
            <w:vAlign w:val="center"/>
          </w:tcPr>
          <w:p w14:paraId="0B72523C" w14:textId="4042697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3BC98CBB" w14:textId="77694EB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3E28BFF8" w14:textId="11B2D61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6" w:type="dxa"/>
            <w:vAlign w:val="center"/>
          </w:tcPr>
          <w:p w14:paraId="3C59655C" w14:textId="3F65FC0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C925336" w14:textId="75C274FD"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9.0</w:t>
            </w:r>
          </w:p>
        </w:tc>
        <w:tc>
          <w:tcPr>
            <w:tcW w:w="893" w:type="dxa"/>
            <w:vAlign w:val="center"/>
          </w:tcPr>
          <w:p w14:paraId="248F21D3" w14:textId="51A59F6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896" w:type="dxa"/>
            <w:vAlign w:val="center"/>
          </w:tcPr>
          <w:p w14:paraId="22116203" w14:textId="06D61648"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13.7</w:t>
            </w:r>
          </w:p>
        </w:tc>
      </w:tr>
      <w:tr w:rsidR="008D0953" w:rsidRPr="00022248" w14:paraId="675CC816" w14:textId="77777777" w:rsidTr="00022248">
        <w:tc>
          <w:tcPr>
            <w:tcW w:w="1481" w:type="dxa"/>
          </w:tcPr>
          <w:p w14:paraId="18C6473C" w14:textId="77C2EB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09A78258" w14:textId="40E7112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7A40309F" w14:textId="2155B83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7" w:type="dxa"/>
            <w:vAlign w:val="center"/>
          </w:tcPr>
          <w:p w14:paraId="0B964EFB" w14:textId="719AD7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15.1</w:t>
            </w:r>
          </w:p>
        </w:tc>
        <w:tc>
          <w:tcPr>
            <w:tcW w:w="676" w:type="dxa"/>
            <w:vAlign w:val="center"/>
          </w:tcPr>
          <w:p w14:paraId="2060B98B" w14:textId="1D2169E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11.9</w:t>
            </w:r>
          </w:p>
        </w:tc>
        <w:tc>
          <w:tcPr>
            <w:tcW w:w="893" w:type="dxa"/>
            <w:vAlign w:val="center"/>
          </w:tcPr>
          <w:p w14:paraId="39BAD27A" w14:textId="2042598A"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F296903" w14:textId="12C4CBF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02AE7801" w14:textId="14CCC75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A3E5EA7" w14:textId="4D4E3DA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5C237E3" w14:textId="1CB75EE4"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6E6DCC0" w14:textId="4E87B1D0"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21AF9110" w14:textId="351B60A9"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9.8</w:t>
            </w:r>
          </w:p>
        </w:tc>
      </w:tr>
      <w:tr w:rsidR="00A26626" w:rsidRPr="00022248" w14:paraId="5028DE00" w14:textId="77777777" w:rsidTr="00022248">
        <w:tc>
          <w:tcPr>
            <w:tcW w:w="1481" w:type="dxa"/>
          </w:tcPr>
          <w:p w14:paraId="6D74D373" w14:textId="15341AA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35E0CC5A" w14:textId="59754A5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C0C6FFE" w14:textId="765B203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543107D6" w14:textId="44AEC8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78068F28" w14:textId="7DD2B20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16.2</w:t>
            </w:r>
          </w:p>
        </w:tc>
        <w:tc>
          <w:tcPr>
            <w:tcW w:w="893" w:type="dxa"/>
            <w:vAlign w:val="center"/>
          </w:tcPr>
          <w:p w14:paraId="2EAED962" w14:textId="306148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04D65527" w14:textId="3F6D74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676" w:type="dxa"/>
            <w:vAlign w:val="center"/>
          </w:tcPr>
          <w:p w14:paraId="2D8D76C3" w14:textId="0F072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2711D628" w14:textId="12DE7FF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725182A9" w14:textId="6505B4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893" w:type="dxa"/>
            <w:vAlign w:val="center"/>
          </w:tcPr>
          <w:p w14:paraId="3C0E8E32" w14:textId="45967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7.5</w:t>
            </w:r>
          </w:p>
        </w:tc>
        <w:tc>
          <w:tcPr>
            <w:tcW w:w="896" w:type="dxa"/>
            <w:vAlign w:val="center"/>
          </w:tcPr>
          <w:p w14:paraId="1571F74C" w14:textId="0EB215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r>
      <w:tr w:rsidR="00A26626" w:rsidRPr="00022248" w14:paraId="5B0A15E9" w14:textId="77777777" w:rsidTr="00022248">
        <w:tc>
          <w:tcPr>
            <w:tcW w:w="1481" w:type="dxa"/>
          </w:tcPr>
          <w:p w14:paraId="4AD9731A" w14:textId="080260A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132182C4" w14:textId="739159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07A25646" w14:textId="7D9081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79D47053" w14:textId="49A8D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65E6297E" w14:textId="674A4B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893" w:type="dxa"/>
            <w:vAlign w:val="center"/>
          </w:tcPr>
          <w:p w14:paraId="49D2C507" w14:textId="684B9D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6" w:type="dxa"/>
            <w:vAlign w:val="center"/>
          </w:tcPr>
          <w:p w14:paraId="35DD79DB" w14:textId="0DA971C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0C989802" w14:textId="2F5F5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50C4936" w14:textId="3DEACE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3617734" w14:textId="41524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5D26F6E2" w14:textId="2EEFF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896" w:type="dxa"/>
            <w:vAlign w:val="center"/>
          </w:tcPr>
          <w:p w14:paraId="3ADA12A5" w14:textId="60F1B0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260DC342" w14:textId="77777777" w:rsidTr="00022248">
        <w:tc>
          <w:tcPr>
            <w:tcW w:w="1481" w:type="dxa"/>
          </w:tcPr>
          <w:p w14:paraId="67D6CD15" w14:textId="637A86C2" w:rsidR="00A26626" w:rsidRPr="00022248" w:rsidRDefault="00A26626" w:rsidP="00A26626">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3686837C" w14:textId="76E51A0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616EF241" w14:textId="1221E67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78508904" w14:textId="6E112E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20.7</w:t>
            </w:r>
          </w:p>
        </w:tc>
        <w:tc>
          <w:tcPr>
            <w:tcW w:w="676" w:type="dxa"/>
            <w:vAlign w:val="center"/>
          </w:tcPr>
          <w:p w14:paraId="44A563C0" w14:textId="1CCD4D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11.1</w:t>
            </w:r>
          </w:p>
        </w:tc>
        <w:tc>
          <w:tcPr>
            <w:tcW w:w="893" w:type="dxa"/>
            <w:vAlign w:val="center"/>
          </w:tcPr>
          <w:p w14:paraId="17F09BFD" w14:textId="58BA9F4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049CE738" w14:textId="16F5906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125F0C90" w14:textId="5BF27AF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6371B326" w14:textId="691452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1BF2938C" w14:textId="39F71BC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44131410" w14:textId="593D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2AF5781D" w14:textId="330DA02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r>
      <w:tr w:rsidR="00A26626" w:rsidRPr="00022248" w14:paraId="72974F4B" w14:textId="77777777" w:rsidTr="00022248">
        <w:tc>
          <w:tcPr>
            <w:tcW w:w="1481" w:type="dxa"/>
          </w:tcPr>
          <w:p w14:paraId="2CF780E9" w14:textId="265E0C9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2E192863" w14:textId="1B82358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162F2B38" w14:textId="3BDDA0F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2A99C13C" w14:textId="6553B84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6796F5FC" w14:textId="7F844B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893" w:type="dxa"/>
            <w:vAlign w:val="center"/>
          </w:tcPr>
          <w:p w14:paraId="2567A090" w14:textId="577BB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6" w:type="dxa"/>
            <w:vAlign w:val="center"/>
          </w:tcPr>
          <w:p w14:paraId="138769E4" w14:textId="307885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4CF5FE6F" w14:textId="77C853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42EC16B" w14:textId="31F498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60BED839" w14:textId="6B2928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1479DEF2" w14:textId="11CB44C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226AB465" w14:textId="2CC6D1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12.7</w:t>
            </w:r>
          </w:p>
        </w:tc>
      </w:tr>
      <w:tr w:rsidR="00A26626" w:rsidRPr="00022248" w14:paraId="7AEC1A11" w14:textId="77777777" w:rsidTr="00022248">
        <w:tc>
          <w:tcPr>
            <w:tcW w:w="1481" w:type="dxa"/>
          </w:tcPr>
          <w:p w14:paraId="31C9F0D3" w14:textId="2BE5B0F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2B289CCE" w14:textId="63A7F2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677" w:type="dxa"/>
            <w:vAlign w:val="center"/>
          </w:tcPr>
          <w:p w14:paraId="50144F9F" w14:textId="43A219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363F56DC" w14:textId="53340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6F4166E" w14:textId="63B2D2C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4D0D5200" w14:textId="1CEB47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30FB440" w14:textId="3E226F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5C82C474" w14:textId="134E40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1FB781BD" w14:textId="2631BBE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DF90334" w14:textId="433A35B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34FCD009" w14:textId="4AFCE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61C5C38E" w14:textId="62634F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r>
      <w:tr w:rsidR="00A26626" w:rsidRPr="00022248" w14:paraId="280337FD" w14:textId="77777777" w:rsidTr="00022248">
        <w:tc>
          <w:tcPr>
            <w:tcW w:w="1481" w:type="dxa"/>
          </w:tcPr>
          <w:p w14:paraId="4EB0E534" w14:textId="52E2AD5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7355CC70" w14:textId="5FF15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3D90C8A4" w14:textId="0ED6824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766E2167" w14:textId="017C92F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A0466D9" w14:textId="10F43E8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893" w:type="dxa"/>
            <w:vAlign w:val="center"/>
          </w:tcPr>
          <w:p w14:paraId="15EA8B8B" w14:textId="063545B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61F81EF2" w14:textId="679E4EB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06C826C0" w14:textId="464D43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47833864" w14:textId="71EC63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017275A" w14:textId="28EF82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634D650F" w14:textId="0C6ACEF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896" w:type="dxa"/>
            <w:vAlign w:val="center"/>
          </w:tcPr>
          <w:p w14:paraId="2B2AE796" w14:textId="16E4D3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r>
      <w:tr w:rsidR="00A26626" w:rsidRPr="00022248" w14:paraId="3BBCB958" w14:textId="77777777" w:rsidTr="00022248">
        <w:tc>
          <w:tcPr>
            <w:tcW w:w="1481" w:type="dxa"/>
          </w:tcPr>
          <w:p w14:paraId="1E87BE3A" w14:textId="2D95C7A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58997E53" w14:textId="48D7A5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7" w:type="dxa"/>
            <w:vAlign w:val="center"/>
          </w:tcPr>
          <w:p w14:paraId="13902C64" w14:textId="3A57F6C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7" w:type="dxa"/>
            <w:vAlign w:val="center"/>
          </w:tcPr>
          <w:p w14:paraId="1D03C3EF" w14:textId="66EE05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348065DE" w14:textId="5B1AA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3CD0B869" w14:textId="323040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2E3F67EA" w14:textId="370A39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676" w:type="dxa"/>
            <w:vAlign w:val="center"/>
          </w:tcPr>
          <w:p w14:paraId="518258B2" w14:textId="10E6F7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10917298" w14:textId="5ECF8F3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36E5E119" w14:textId="100A7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2BF9588C" w14:textId="40B08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7C6ABE2" w14:textId="6392894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10.8</w:t>
            </w:r>
          </w:p>
        </w:tc>
      </w:tr>
      <w:tr w:rsidR="00A26626" w:rsidRPr="00022248" w14:paraId="2F791E61" w14:textId="77777777" w:rsidTr="00022248">
        <w:tc>
          <w:tcPr>
            <w:tcW w:w="1481" w:type="dxa"/>
          </w:tcPr>
          <w:p w14:paraId="521F404E" w14:textId="09DEFB6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F2DA4A" w14:textId="3DFD13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7" w:type="dxa"/>
            <w:vAlign w:val="center"/>
          </w:tcPr>
          <w:p w14:paraId="66ACF636" w14:textId="3E2B76D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7" w:type="dxa"/>
            <w:vAlign w:val="center"/>
          </w:tcPr>
          <w:p w14:paraId="146E71B4" w14:textId="7C6B50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6C0CB212" w14:textId="1D39911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893" w:type="dxa"/>
            <w:vAlign w:val="center"/>
          </w:tcPr>
          <w:p w14:paraId="3E1858C5" w14:textId="11A210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47125DB3" w14:textId="43A282E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6A17797" w14:textId="751C46F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1B75B459" w14:textId="231DCC8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D9481AB" w14:textId="28DEEB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153F2D9A" w14:textId="5FD50D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6" w:type="dxa"/>
            <w:vAlign w:val="center"/>
          </w:tcPr>
          <w:p w14:paraId="33C5346E" w14:textId="0C0B7C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9.0</w:t>
            </w:r>
          </w:p>
        </w:tc>
      </w:tr>
      <w:tr w:rsidR="00A26626" w:rsidRPr="00022248" w14:paraId="1DED07E3" w14:textId="77777777" w:rsidTr="00022248">
        <w:tc>
          <w:tcPr>
            <w:tcW w:w="1481" w:type="dxa"/>
          </w:tcPr>
          <w:p w14:paraId="548F2E7A" w14:textId="43C2E38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13F6E3DA" w14:textId="6D89AA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018FDA65" w14:textId="490F14B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6BA1103" w14:textId="2EB144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B5C09" w14:textId="1D7EEC5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22.9</w:t>
            </w:r>
          </w:p>
        </w:tc>
        <w:tc>
          <w:tcPr>
            <w:tcW w:w="893" w:type="dxa"/>
            <w:vAlign w:val="center"/>
          </w:tcPr>
          <w:p w14:paraId="3976903C" w14:textId="3CD9A5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4883085" w14:textId="2B972E5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7BA0A86" w14:textId="547D84C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6" w:type="dxa"/>
            <w:vAlign w:val="center"/>
          </w:tcPr>
          <w:p w14:paraId="473296F6" w14:textId="3E5E1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7.8</w:t>
            </w:r>
          </w:p>
        </w:tc>
        <w:tc>
          <w:tcPr>
            <w:tcW w:w="676" w:type="dxa"/>
            <w:vAlign w:val="center"/>
          </w:tcPr>
          <w:p w14:paraId="7AD644DD" w14:textId="7BD34FA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3" w:type="dxa"/>
            <w:vAlign w:val="center"/>
          </w:tcPr>
          <w:p w14:paraId="091CC8E6" w14:textId="38ED45D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9.1</w:t>
            </w:r>
          </w:p>
        </w:tc>
        <w:tc>
          <w:tcPr>
            <w:tcW w:w="896" w:type="dxa"/>
            <w:vAlign w:val="center"/>
          </w:tcPr>
          <w:p w14:paraId="3053E7B6" w14:textId="78CE37D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14.5</w:t>
            </w:r>
          </w:p>
        </w:tc>
      </w:tr>
      <w:tr w:rsidR="00A26626" w:rsidRPr="00022248" w14:paraId="70607A15" w14:textId="77777777" w:rsidTr="00022248">
        <w:tc>
          <w:tcPr>
            <w:tcW w:w="1481" w:type="dxa"/>
          </w:tcPr>
          <w:p w14:paraId="29544FFB" w14:textId="4FE9C33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228D12B9" w14:textId="17DB2D1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19140213" w14:textId="495889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13.8</w:t>
            </w:r>
          </w:p>
        </w:tc>
        <w:tc>
          <w:tcPr>
            <w:tcW w:w="677" w:type="dxa"/>
            <w:vAlign w:val="center"/>
          </w:tcPr>
          <w:p w14:paraId="2FA05597" w14:textId="51F18B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6" w:type="dxa"/>
            <w:vAlign w:val="center"/>
          </w:tcPr>
          <w:p w14:paraId="35004EA8" w14:textId="58B50E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7D663D6" w14:textId="2CD0F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26C0FCA8" w14:textId="643C5A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54A992CB" w14:textId="5E6C36A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87166D1" w14:textId="402285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4.5</w:t>
            </w:r>
          </w:p>
        </w:tc>
        <w:tc>
          <w:tcPr>
            <w:tcW w:w="676" w:type="dxa"/>
            <w:vAlign w:val="center"/>
          </w:tcPr>
          <w:p w14:paraId="01821714" w14:textId="23AC68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76BC01C0" w14:textId="3CAE35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259C1864" w14:textId="6802E8D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6A05E57B" w14:textId="77777777" w:rsidTr="00022248">
        <w:tc>
          <w:tcPr>
            <w:tcW w:w="1481" w:type="dxa"/>
          </w:tcPr>
          <w:p w14:paraId="40387BF4" w14:textId="0CF4EA5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51F81116" w14:textId="22C376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34B463D7" w14:textId="26E2AF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076709B3" w14:textId="244D46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6EBBC4C" w14:textId="2266B8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893" w:type="dxa"/>
            <w:vAlign w:val="center"/>
          </w:tcPr>
          <w:p w14:paraId="6CA35FC9" w14:textId="3EB4CF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15.4</w:t>
            </w:r>
          </w:p>
        </w:tc>
        <w:tc>
          <w:tcPr>
            <w:tcW w:w="676" w:type="dxa"/>
            <w:vAlign w:val="center"/>
          </w:tcPr>
          <w:p w14:paraId="529E9A5B" w14:textId="7999FAC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2994641C" w14:textId="7385EE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3CD151DA" w14:textId="7E040F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453DDD34" w14:textId="49589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715BF8E4" w14:textId="27F4AA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70683D55" w14:textId="22D1DB9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10.5</w:t>
            </w:r>
          </w:p>
        </w:tc>
      </w:tr>
      <w:tr w:rsidR="00A26626" w:rsidRPr="00022248" w14:paraId="506A9C24" w14:textId="77777777" w:rsidTr="00022248">
        <w:tc>
          <w:tcPr>
            <w:tcW w:w="1481" w:type="dxa"/>
          </w:tcPr>
          <w:p w14:paraId="7F418668" w14:textId="41BD91E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0FCE451C" w14:textId="67E01D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7" w:type="dxa"/>
            <w:vAlign w:val="center"/>
          </w:tcPr>
          <w:p w14:paraId="773E0A6D" w14:textId="48726E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14.3</w:t>
            </w:r>
          </w:p>
        </w:tc>
        <w:tc>
          <w:tcPr>
            <w:tcW w:w="677" w:type="dxa"/>
            <w:vAlign w:val="center"/>
          </w:tcPr>
          <w:p w14:paraId="2222EDD6" w14:textId="49E5CC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17.6</w:t>
            </w:r>
          </w:p>
        </w:tc>
        <w:tc>
          <w:tcPr>
            <w:tcW w:w="676" w:type="dxa"/>
            <w:vAlign w:val="center"/>
          </w:tcPr>
          <w:p w14:paraId="310AF67F" w14:textId="286DB26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893" w:type="dxa"/>
            <w:vAlign w:val="center"/>
          </w:tcPr>
          <w:p w14:paraId="0C9F321E" w14:textId="358488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5252636B" w14:textId="312FC0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3DBCD464" w14:textId="6B58822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02CD5F9" w14:textId="4113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3197C8A" w14:textId="067940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23CB6DC3" w14:textId="6CD632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4E3E8B16" w14:textId="6DAF9B2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10.1</w:t>
            </w:r>
          </w:p>
        </w:tc>
      </w:tr>
      <w:tr w:rsidR="00A26626" w:rsidRPr="00022248" w14:paraId="2123232A" w14:textId="77777777" w:rsidTr="00022248">
        <w:tc>
          <w:tcPr>
            <w:tcW w:w="1481" w:type="dxa"/>
          </w:tcPr>
          <w:p w14:paraId="24F4E00E" w14:textId="74EB5EF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61443DCB" w14:textId="79E21F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13.0</w:t>
            </w:r>
          </w:p>
        </w:tc>
        <w:tc>
          <w:tcPr>
            <w:tcW w:w="677" w:type="dxa"/>
            <w:vAlign w:val="center"/>
          </w:tcPr>
          <w:p w14:paraId="1203843E" w14:textId="588B18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2BF4FCCA" w14:textId="2039BE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7092A90C" w14:textId="0A301B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893" w:type="dxa"/>
            <w:vAlign w:val="center"/>
          </w:tcPr>
          <w:p w14:paraId="456C1F21" w14:textId="740AD6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5FF312DF" w14:textId="6714E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B27E5B5" w14:textId="5FFC4F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14A40B6D" w14:textId="3198BF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45710B0" w14:textId="4357E3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B2823B4" w14:textId="4BB72C2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5DEE7C4B" w14:textId="1254DFB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10.6</w:t>
            </w:r>
          </w:p>
        </w:tc>
      </w:tr>
      <w:tr w:rsidR="00A26626" w:rsidRPr="00022248" w14:paraId="3EDE968B" w14:textId="77777777" w:rsidTr="00022248">
        <w:tc>
          <w:tcPr>
            <w:tcW w:w="1481" w:type="dxa"/>
          </w:tcPr>
          <w:p w14:paraId="5C08B489" w14:textId="3113368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5502C109" w14:textId="01C53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5B46B3B" w14:textId="1C6A1C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7" w:type="dxa"/>
            <w:vAlign w:val="center"/>
          </w:tcPr>
          <w:p w14:paraId="5582A507" w14:textId="686606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c>
          <w:tcPr>
            <w:tcW w:w="676" w:type="dxa"/>
            <w:vAlign w:val="center"/>
          </w:tcPr>
          <w:p w14:paraId="1001DB48" w14:textId="2B50DA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20.4</w:t>
            </w:r>
          </w:p>
        </w:tc>
        <w:tc>
          <w:tcPr>
            <w:tcW w:w="893" w:type="dxa"/>
            <w:vAlign w:val="center"/>
          </w:tcPr>
          <w:p w14:paraId="3246158D" w14:textId="01EF4A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5B58522" w14:textId="7E6286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5FC14B0E" w14:textId="5A2625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3.6</w:t>
            </w:r>
          </w:p>
        </w:tc>
        <w:tc>
          <w:tcPr>
            <w:tcW w:w="676" w:type="dxa"/>
            <w:vAlign w:val="center"/>
          </w:tcPr>
          <w:p w14:paraId="156952E5" w14:textId="7BCF5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049DE9DF" w14:textId="0D2E5B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3921B8D9" w14:textId="5CF16A8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5DBD3672" w14:textId="220AF15E"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8.9</w:t>
            </w:r>
          </w:p>
        </w:tc>
      </w:tr>
      <w:tr w:rsidR="00A26626" w:rsidRPr="00022248" w14:paraId="5ADE3635" w14:textId="77777777" w:rsidTr="00022248">
        <w:tc>
          <w:tcPr>
            <w:tcW w:w="1481" w:type="dxa"/>
          </w:tcPr>
          <w:p w14:paraId="7C42383F" w14:textId="63BE724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1374BC5B" w14:textId="26AE71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006A9F18" w14:textId="442EEB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1565F965" w14:textId="17DAA2B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18.9</w:t>
            </w:r>
          </w:p>
        </w:tc>
        <w:tc>
          <w:tcPr>
            <w:tcW w:w="676" w:type="dxa"/>
            <w:vAlign w:val="center"/>
          </w:tcPr>
          <w:p w14:paraId="041D487A" w14:textId="088FE9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22.4</w:t>
            </w:r>
          </w:p>
        </w:tc>
        <w:tc>
          <w:tcPr>
            <w:tcW w:w="893" w:type="dxa"/>
            <w:vAlign w:val="center"/>
          </w:tcPr>
          <w:p w14:paraId="72721273" w14:textId="7D1516B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D3AA8B9" w14:textId="5FF9C1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6E678278" w14:textId="301D00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7.3</w:t>
            </w:r>
          </w:p>
        </w:tc>
        <w:tc>
          <w:tcPr>
            <w:tcW w:w="676" w:type="dxa"/>
            <w:vAlign w:val="center"/>
          </w:tcPr>
          <w:p w14:paraId="14051774" w14:textId="0CB1F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2261794F" w14:textId="47C98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3" w:type="dxa"/>
            <w:vAlign w:val="center"/>
          </w:tcPr>
          <w:p w14:paraId="1077A012" w14:textId="48EAAE4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6" w:type="dxa"/>
            <w:vAlign w:val="center"/>
          </w:tcPr>
          <w:p w14:paraId="58449A3F" w14:textId="7F2C0ED3"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12.5</w:t>
            </w:r>
          </w:p>
        </w:tc>
      </w:tr>
      <w:tr w:rsidR="00A26626" w:rsidRPr="00022248" w14:paraId="326A1180" w14:textId="77777777" w:rsidTr="00022248">
        <w:tc>
          <w:tcPr>
            <w:tcW w:w="1481" w:type="dxa"/>
          </w:tcPr>
          <w:p w14:paraId="19D2687F" w14:textId="5461F8C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7FF906D" w14:textId="3E0277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62547997" w14:textId="6400F9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677" w:type="dxa"/>
            <w:vAlign w:val="center"/>
          </w:tcPr>
          <w:p w14:paraId="5DC98772" w14:textId="7FF119E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175E0858" w14:textId="7D6606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22.0</w:t>
            </w:r>
          </w:p>
        </w:tc>
        <w:tc>
          <w:tcPr>
            <w:tcW w:w="893" w:type="dxa"/>
            <w:vAlign w:val="center"/>
          </w:tcPr>
          <w:p w14:paraId="0D72C8FA" w14:textId="3846EE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0794CA5C" w14:textId="2073553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7223CCFD" w14:textId="4F44D10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6.9</w:t>
            </w:r>
          </w:p>
        </w:tc>
        <w:tc>
          <w:tcPr>
            <w:tcW w:w="676" w:type="dxa"/>
            <w:vAlign w:val="center"/>
          </w:tcPr>
          <w:p w14:paraId="627BEE22" w14:textId="007CE8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476B81AB" w14:textId="7A25A6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3" w:type="dxa"/>
            <w:vAlign w:val="center"/>
          </w:tcPr>
          <w:p w14:paraId="025A4582" w14:textId="5EC618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6" w:type="dxa"/>
            <w:vAlign w:val="center"/>
          </w:tcPr>
          <w:p w14:paraId="5C292B2C" w14:textId="38D1475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16A4D9F0" w14:textId="77777777" w:rsidTr="00022248">
        <w:tc>
          <w:tcPr>
            <w:tcW w:w="1481" w:type="dxa"/>
          </w:tcPr>
          <w:p w14:paraId="2A2E362A" w14:textId="3DE13F9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49E0BADB" w14:textId="4604D5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7" w:type="dxa"/>
            <w:vAlign w:val="center"/>
          </w:tcPr>
          <w:p w14:paraId="4D6D35FB" w14:textId="2E630D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1BCB087" w14:textId="2AA05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6" w:type="dxa"/>
            <w:vAlign w:val="center"/>
          </w:tcPr>
          <w:p w14:paraId="6ECD1CC8" w14:textId="4CD993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893" w:type="dxa"/>
            <w:vAlign w:val="center"/>
          </w:tcPr>
          <w:p w14:paraId="4DD61AAB" w14:textId="6DF1AA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29C9EF42" w14:textId="2C2E07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42EC8859" w14:textId="3056D0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0737A237" w14:textId="0A30A2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7C56D053" w14:textId="155E01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982F0C5" w14:textId="5AABFA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F5B8FB5" w14:textId="5E89060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11.9</w:t>
            </w:r>
          </w:p>
        </w:tc>
      </w:tr>
      <w:tr w:rsidR="00A26626" w:rsidRPr="00022248" w14:paraId="3A8E3257" w14:textId="77777777" w:rsidTr="00022248">
        <w:tc>
          <w:tcPr>
            <w:tcW w:w="1481" w:type="dxa"/>
          </w:tcPr>
          <w:p w14:paraId="4D499518" w14:textId="6A7A3AE3"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1AE98972" w14:textId="426E3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7" w:type="dxa"/>
            <w:vAlign w:val="center"/>
          </w:tcPr>
          <w:p w14:paraId="0C4A9815" w14:textId="6D245C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24B923EA" w14:textId="435FC0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6DA38A04" w14:textId="195D744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25.4</w:t>
            </w:r>
          </w:p>
        </w:tc>
        <w:tc>
          <w:tcPr>
            <w:tcW w:w="893" w:type="dxa"/>
            <w:vAlign w:val="center"/>
          </w:tcPr>
          <w:p w14:paraId="35F2BCA1" w14:textId="3230C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C3B4C06" w14:textId="64DD3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49E04C5C" w14:textId="61FD40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676" w:type="dxa"/>
            <w:vAlign w:val="center"/>
          </w:tcPr>
          <w:p w14:paraId="3CDE3885" w14:textId="20C2093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342B0AA7" w14:textId="65E447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72447551" w14:textId="3973B1A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896" w:type="dxa"/>
            <w:vAlign w:val="center"/>
          </w:tcPr>
          <w:p w14:paraId="47559DA9" w14:textId="45BEBB6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14.0</w:t>
            </w:r>
          </w:p>
        </w:tc>
      </w:tr>
      <w:tr w:rsidR="00A26626" w:rsidRPr="00022248" w14:paraId="64C21F51" w14:textId="77777777" w:rsidTr="00022248">
        <w:tc>
          <w:tcPr>
            <w:tcW w:w="1481" w:type="dxa"/>
          </w:tcPr>
          <w:p w14:paraId="7C2DF431" w14:textId="69728B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09FDEBAC" w14:textId="3AF405E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6D46E04D" w14:textId="2EE101F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5317DA5D" w14:textId="0BCCD1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55210D4E" w14:textId="60AC2E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70085C46" w14:textId="5F1D02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6" w:type="dxa"/>
            <w:vAlign w:val="center"/>
          </w:tcPr>
          <w:p w14:paraId="0BC8DBB3" w14:textId="6CAA7DE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9.0</w:t>
            </w:r>
          </w:p>
        </w:tc>
        <w:tc>
          <w:tcPr>
            <w:tcW w:w="676" w:type="dxa"/>
            <w:vAlign w:val="center"/>
          </w:tcPr>
          <w:p w14:paraId="33A115A7" w14:textId="34160E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5C88747" w14:textId="186537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38FA7FF1" w14:textId="0BB3AE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7D0B0F86" w14:textId="33BC332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896" w:type="dxa"/>
            <w:vAlign w:val="center"/>
          </w:tcPr>
          <w:p w14:paraId="2C5F72C1" w14:textId="767C0D1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12.3</w:t>
            </w:r>
          </w:p>
        </w:tc>
      </w:tr>
      <w:tr w:rsidR="00A26626" w:rsidRPr="00022248" w14:paraId="10C63B43" w14:textId="77777777" w:rsidTr="00022248">
        <w:tc>
          <w:tcPr>
            <w:tcW w:w="1481" w:type="dxa"/>
          </w:tcPr>
          <w:p w14:paraId="5123B018" w14:textId="7B8C9269"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6127616F" w14:textId="3E9891C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3ED1BB90" w14:textId="4A0870C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13.4</w:t>
            </w:r>
          </w:p>
        </w:tc>
        <w:tc>
          <w:tcPr>
            <w:tcW w:w="677" w:type="dxa"/>
            <w:vAlign w:val="center"/>
          </w:tcPr>
          <w:p w14:paraId="0F154DCB" w14:textId="439514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3F562D5A" w14:textId="57A694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893" w:type="dxa"/>
            <w:vAlign w:val="center"/>
          </w:tcPr>
          <w:p w14:paraId="6816AFE8" w14:textId="4EF7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16.8</w:t>
            </w:r>
          </w:p>
        </w:tc>
        <w:tc>
          <w:tcPr>
            <w:tcW w:w="676" w:type="dxa"/>
            <w:vAlign w:val="center"/>
          </w:tcPr>
          <w:p w14:paraId="49674BCB" w14:textId="7A2984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1AD395E5" w14:textId="774DA3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22A424A" w14:textId="3AD618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6A3DF163" w14:textId="6AC70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6562615E" w14:textId="751C79A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0A3E3D66" w14:textId="391574A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3FD883E0" w14:textId="77777777" w:rsidTr="00022248">
        <w:tc>
          <w:tcPr>
            <w:tcW w:w="1481" w:type="dxa"/>
          </w:tcPr>
          <w:p w14:paraId="614781B6" w14:textId="7D4932E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F4813AA" w14:textId="2C94B2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10.6</w:t>
            </w:r>
          </w:p>
        </w:tc>
        <w:tc>
          <w:tcPr>
            <w:tcW w:w="677" w:type="dxa"/>
            <w:vAlign w:val="center"/>
          </w:tcPr>
          <w:p w14:paraId="5B270D7D" w14:textId="1363F0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043D5F1D" w14:textId="6B155AE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417681D3" w14:textId="483F4E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893" w:type="dxa"/>
            <w:vAlign w:val="center"/>
          </w:tcPr>
          <w:p w14:paraId="7A5F4E85" w14:textId="610BF1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35544079" w14:textId="400D85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7C3A3B0B" w14:textId="78970E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60F81413" w14:textId="53F05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2826F924" w14:textId="6CA2C1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3.9</w:t>
            </w:r>
          </w:p>
        </w:tc>
        <w:tc>
          <w:tcPr>
            <w:tcW w:w="893" w:type="dxa"/>
            <w:vAlign w:val="center"/>
          </w:tcPr>
          <w:p w14:paraId="7A30A48E" w14:textId="170A16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3725CA8E" w14:textId="59F95A0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9.2</w:t>
            </w:r>
          </w:p>
        </w:tc>
      </w:tr>
      <w:tr w:rsidR="00A26626" w:rsidRPr="00022248" w14:paraId="08D596CE" w14:textId="77777777" w:rsidTr="00022248">
        <w:tc>
          <w:tcPr>
            <w:tcW w:w="1481" w:type="dxa"/>
          </w:tcPr>
          <w:p w14:paraId="4146B252" w14:textId="70B8E1E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033D4D2" w14:textId="05E692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6F785EBE" w14:textId="296C8C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77D792C9" w14:textId="4F9A041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24271B4A" w14:textId="306054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0B4E9983" w14:textId="47F9C3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6" w:type="dxa"/>
            <w:vAlign w:val="center"/>
          </w:tcPr>
          <w:p w14:paraId="6163EFD5" w14:textId="3256366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51F4B5E4" w14:textId="56101B3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33F2BACE" w14:textId="636505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1F5358D" w14:textId="72EAA5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371404FE" w14:textId="659BA8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610428B" w14:textId="02EE5685"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0D306B5D" w14:textId="77777777" w:rsidTr="00022248">
        <w:tc>
          <w:tcPr>
            <w:tcW w:w="1481" w:type="dxa"/>
          </w:tcPr>
          <w:p w14:paraId="6865DAF3" w14:textId="5ABCD572"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268D7AEA" w14:textId="2E1647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1CB1264C" w14:textId="3524E8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7" w:type="dxa"/>
            <w:vAlign w:val="center"/>
          </w:tcPr>
          <w:p w14:paraId="5316E96E" w14:textId="12EC3D8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11.2</w:t>
            </w:r>
          </w:p>
        </w:tc>
        <w:tc>
          <w:tcPr>
            <w:tcW w:w="676" w:type="dxa"/>
            <w:vAlign w:val="center"/>
          </w:tcPr>
          <w:p w14:paraId="3106072A" w14:textId="7FC607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893" w:type="dxa"/>
            <w:vAlign w:val="center"/>
          </w:tcPr>
          <w:p w14:paraId="4F4DA6CE" w14:textId="6EA4B4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710510CA" w14:textId="2E05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6A61FB0F" w14:textId="42F12E2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4BE95B05" w14:textId="4E0E69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255B039" w14:textId="03CECF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3C5659A4" w14:textId="15265F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57B9C7BC" w14:textId="6DF12DA7"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711B5A09" w14:textId="77777777" w:rsidTr="00022248">
        <w:tc>
          <w:tcPr>
            <w:tcW w:w="1481" w:type="dxa"/>
          </w:tcPr>
          <w:p w14:paraId="5C38E152" w14:textId="7802205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0D28FFF4" w14:textId="21AA3F9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14.4</w:t>
            </w:r>
          </w:p>
        </w:tc>
        <w:tc>
          <w:tcPr>
            <w:tcW w:w="677" w:type="dxa"/>
            <w:vAlign w:val="center"/>
          </w:tcPr>
          <w:p w14:paraId="78EFDC19" w14:textId="1A679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7" w:type="dxa"/>
            <w:vAlign w:val="center"/>
          </w:tcPr>
          <w:p w14:paraId="24DBAE95" w14:textId="181E4B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14.2</w:t>
            </w:r>
          </w:p>
        </w:tc>
        <w:tc>
          <w:tcPr>
            <w:tcW w:w="676" w:type="dxa"/>
            <w:vAlign w:val="center"/>
          </w:tcPr>
          <w:p w14:paraId="1AC55B94" w14:textId="62705E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893" w:type="dxa"/>
            <w:vAlign w:val="center"/>
          </w:tcPr>
          <w:p w14:paraId="20570141" w14:textId="0D7CDA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44D7CED7" w14:textId="307116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626D8BC" w14:textId="4EC2959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3B557AD7" w14:textId="67C9D5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3.5</w:t>
            </w:r>
          </w:p>
        </w:tc>
        <w:tc>
          <w:tcPr>
            <w:tcW w:w="676" w:type="dxa"/>
            <w:vAlign w:val="center"/>
          </w:tcPr>
          <w:p w14:paraId="59565C13" w14:textId="6944A5A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61173A2A" w14:textId="34CB80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896" w:type="dxa"/>
            <w:vAlign w:val="center"/>
          </w:tcPr>
          <w:p w14:paraId="531F415C" w14:textId="205B205C"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8.5</w:t>
            </w:r>
          </w:p>
        </w:tc>
      </w:tr>
      <w:tr w:rsidR="00A26626" w:rsidRPr="00022248" w14:paraId="236D1DF9" w14:textId="77777777" w:rsidTr="00022248">
        <w:tc>
          <w:tcPr>
            <w:tcW w:w="1481" w:type="dxa"/>
          </w:tcPr>
          <w:p w14:paraId="65C2B4EB" w14:textId="1B13EBB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9A37C66" w14:textId="1F0CCD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22.6</w:t>
            </w:r>
          </w:p>
        </w:tc>
        <w:tc>
          <w:tcPr>
            <w:tcW w:w="677" w:type="dxa"/>
            <w:vAlign w:val="center"/>
          </w:tcPr>
          <w:p w14:paraId="0FE85DE1" w14:textId="55693A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606627ED" w14:textId="74EEEC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4A1688DD" w14:textId="7B8A4A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20.8</w:t>
            </w:r>
          </w:p>
        </w:tc>
        <w:tc>
          <w:tcPr>
            <w:tcW w:w="893" w:type="dxa"/>
            <w:vAlign w:val="center"/>
          </w:tcPr>
          <w:p w14:paraId="5D8D50FD" w14:textId="25ABEFF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168D76D" w14:textId="34EAE58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7E1D1815" w14:textId="1EF627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3D31D344" w14:textId="219A22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c>
          <w:tcPr>
            <w:tcW w:w="676" w:type="dxa"/>
            <w:vAlign w:val="center"/>
          </w:tcPr>
          <w:p w14:paraId="3B82B870" w14:textId="2B99477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10.0</w:t>
            </w:r>
          </w:p>
        </w:tc>
        <w:tc>
          <w:tcPr>
            <w:tcW w:w="893" w:type="dxa"/>
            <w:vAlign w:val="center"/>
          </w:tcPr>
          <w:p w14:paraId="20EA6746" w14:textId="4949A5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6" w:type="dxa"/>
            <w:vAlign w:val="center"/>
          </w:tcPr>
          <w:p w14:paraId="5B889FF3" w14:textId="2D593830"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14.3</w:t>
            </w:r>
          </w:p>
        </w:tc>
      </w:tr>
      <w:tr w:rsidR="00A26626" w:rsidRPr="00022248" w14:paraId="7B1EBB80" w14:textId="77777777" w:rsidTr="00022248">
        <w:tc>
          <w:tcPr>
            <w:tcW w:w="1481" w:type="dxa"/>
          </w:tcPr>
          <w:p w14:paraId="128B4AAB" w14:textId="2898BD8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04BC44F6" w14:textId="2547788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45AE45BE" w14:textId="1911EA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49B66297" w14:textId="3395F5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4F10927" w14:textId="7090D5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5DF91640" w14:textId="0CC9D1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7D78378" w14:textId="00444ED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61DB73D9" w14:textId="3FCE30D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3AF84332" w14:textId="17B3AC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61369633" w14:textId="2369A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3" w:type="dxa"/>
            <w:vAlign w:val="center"/>
          </w:tcPr>
          <w:p w14:paraId="062D15D9" w14:textId="66F46E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0AABC7DA" w14:textId="35B74EE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10.0</w:t>
            </w:r>
          </w:p>
        </w:tc>
      </w:tr>
      <w:tr w:rsidR="00A26626" w:rsidRPr="00022248" w14:paraId="5E82CF9A" w14:textId="77777777" w:rsidTr="00022248">
        <w:tc>
          <w:tcPr>
            <w:tcW w:w="1481" w:type="dxa"/>
          </w:tcPr>
          <w:p w14:paraId="79A69967" w14:textId="3B9BEE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0757F650" w14:textId="35F42A9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7" w:type="dxa"/>
            <w:vAlign w:val="center"/>
          </w:tcPr>
          <w:p w14:paraId="54911222" w14:textId="13A9C3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5C718F98" w14:textId="54ED6E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0B9EB3FB" w14:textId="6E337CB1" w:rsidR="00A26626" w:rsidRPr="00931327" w:rsidRDefault="00A26626" w:rsidP="00A26626">
            <w:pPr>
              <w:jc w:val="center"/>
              <w:rPr>
                <w:rFonts w:ascii="Times New Roman" w:hAnsi="Times New Roman" w:cs="Times New Roman"/>
                <w:sz w:val="18"/>
                <w:szCs w:val="18"/>
              </w:rPr>
            </w:pPr>
            <w:commentRangeStart w:id="161"/>
            <w:r w:rsidRPr="00931327">
              <w:rPr>
                <w:rFonts w:ascii="Times New Roman" w:hAnsi="Times New Roman" w:cs="Times New Roman"/>
                <w:sz w:val="18"/>
                <w:szCs w:val="18"/>
              </w:rPr>
              <w:t>110.8</w:t>
            </w:r>
            <w:commentRangeEnd w:id="161"/>
            <w:r w:rsidR="00931327">
              <w:rPr>
                <w:rStyle w:val="CommentReference"/>
              </w:rPr>
              <w:commentReference w:id="161"/>
            </w:r>
          </w:p>
        </w:tc>
        <w:tc>
          <w:tcPr>
            <w:tcW w:w="893" w:type="dxa"/>
            <w:vAlign w:val="center"/>
          </w:tcPr>
          <w:p w14:paraId="626B5E07" w14:textId="6A624E2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676" w:type="dxa"/>
            <w:vAlign w:val="center"/>
          </w:tcPr>
          <w:p w14:paraId="4C031513" w14:textId="2D68EB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D4C4E46" w14:textId="6EE133A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63639B22" w14:textId="308C39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7F436108" w14:textId="046FB7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56EE6F82" w14:textId="20BA1E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1438B4F5" w14:textId="60B79E4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10.4</w:t>
            </w:r>
          </w:p>
        </w:tc>
      </w:tr>
      <w:tr w:rsidR="00A26626" w:rsidRPr="00022248" w14:paraId="253FDACB" w14:textId="77777777" w:rsidTr="00022248">
        <w:tc>
          <w:tcPr>
            <w:tcW w:w="1481" w:type="dxa"/>
          </w:tcPr>
          <w:p w14:paraId="70FD5867" w14:textId="380C1A64"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4235514B" w14:textId="0C7797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127C770D" w14:textId="0618C73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4BEFE82B" w14:textId="3F6CDFE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23.2</w:t>
            </w:r>
          </w:p>
        </w:tc>
        <w:tc>
          <w:tcPr>
            <w:tcW w:w="676" w:type="dxa"/>
            <w:vAlign w:val="center"/>
          </w:tcPr>
          <w:p w14:paraId="4DAA872C" w14:textId="27AE537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893" w:type="dxa"/>
            <w:vAlign w:val="center"/>
          </w:tcPr>
          <w:p w14:paraId="22107CC0" w14:textId="282CF0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6D8E9C73" w14:textId="4B57DA1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676" w:type="dxa"/>
            <w:vAlign w:val="center"/>
          </w:tcPr>
          <w:p w14:paraId="1314EBA7" w14:textId="0424EE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24A13385" w14:textId="3064AF8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57424497" w14:textId="1AFDF2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244E3571" w14:textId="584284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896" w:type="dxa"/>
            <w:vAlign w:val="center"/>
          </w:tcPr>
          <w:p w14:paraId="6764E8B2" w14:textId="4E5200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12.8</w:t>
            </w:r>
          </w:p>
        </w:tc>
      </w:tr>
      <w:tr w:rsidR="00A26626" w:rsidRPr="00022248" w14:paraId="669200D4" w14:textId="77777777" w:rsidTr="00022248">
        <w:tc>
          <w:tcPr>
            <w:tcW w:w="1481" w:type="dxa"/>
          </w:tcPr>
          <w:p w14:paraId="6912D057" w14:textId="3A2262B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1CF8E92" w14:textId="6A3724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7" w:type="dxa"/>
            <w:vAlign w:val="center"/>
          </w:tcPr>
          <w:p w14:paraId="629D3F45" w14:textId="4237610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459117CD" w14:textId="5EA5D81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6A4AF63A" w14:textId="4164CA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22.1</w:t>
            </w:r>
          </w:p>
        </w:tc>
        <w:tc>
          <w:tcPr>
            <w:tcW w:w="893" w:type="dxa"/>
            <w:vAlign w:val="center"/>
          </w:tcPr>
          <w:p w14:paraId="58D4F858" w14:textId="452B38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D4829AC" w14:textId="06188D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5473A64A" w14:textId="4C7E5A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73BF59FE" w14:textId="561A1E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0EEC61CF" w14:textId="41E4F18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1D70F17B" w14:textId="49B9DF1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10ECC6C4" w14:textId="38B1E556"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12.6</w:t>
            </w:r>
          </w:p>
        </w:tc>
      </w:tr>
      <w:tr w:rsidR="00A26626" w:rsidRPr="00022248" w14:paraId="188DCE7A" w14:textId="77777777" w:rsidTr="00022248">
        <w:tc>
          <w:tcPr>
            <w:tcW w:w="1481" w:type="dxa"/>
          </w:tcPr>
          <w:p w14:paraId="373F7F33" w14:textId="10D231B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19FF917C" w14:textId="500FDD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7C7D003C" w14:textId="6F296D7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627EF4DB" w14:textId="7E563E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6" w:type="dxa"/>
            <w:vAlign w:val="center"/>
          </w:tcPr>
          <w:p w14:paraId="3B846786" w14:textId="6BF43A4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18.2</w:t>
            </w:r>
          </w:p>
        </w:tc>
        <w:tc>
          <w:tcPr>
            <w:tcW w:w="893" w:type="dxa"/>
            <w:vAlign w:val="center"/>
          </w:tcPr>
          <w:p w14:paraId="61846415" w14:textId="765960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2F0062C1" w14:textId="0BEFF4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3CD959E2" w14:textId="2CC0C1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795A0FC9" w14:textId="57817FC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676" w:type="dxa"/>
            <w:vAlign w:val="center"/>
          </w:tcPr>
          <w:p w14:paraId="0F1C8650" w14:textId="40DCD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3" w:type="dxa"/>
            <w:vAlign w:val="center"/>
          </w:tcPr>
          <w:p w14:paraId="54595AF1" w14:textId="05499A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6" w:type="dxa"/>
            <w:vAlign w:val="center"/>
          </w:tcPr>
          <w:p w14:paraId="0302AC04" w14:textId="154F46D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11.2</w:t>
            </w:r>
          </w:p>
        </w:tc>
      </w:tr>
    </w:tbl>
    <w:p w14:paraId="2C54A1F4" w14:textId="52F07B95" w:rsidR="00DB6705" w:rsidRDefault="00DB6705" w:rsidP="00D1002D">
      <w:pPr>
        <w:rPr>
          <w:rFonts w:ascii="Times New Roman" w:hAnsi="Times New Roman" w:cs="Times New Roman"/>
          <w:b/>
          <w:bCs/>
        </w:rPr>
      </w:pPr>
    </w:p>
    <w:p w14:paraId="45D5DFFD" w14:textId="3841F928" w:rsidR="00DB6705" w:rsidRPr="00CD3AC5" w:rsidRDefault="00DB6705" w:rsidP="00DB6705">
      <w:pPr>
        <w:spacing w:after="0"/>
        <w:rPr>
          <w:rFonts w:ascii="Times New Roman" w:hAnsi="Times New Roman" w:cs="Times New Roman"/>
          <w:sz w:val="24"/>
          <w:szCs w:val="24"/>
        </w:rPr>
      </w:pPr>
      <w:commentRangeStart w:id="162"/>
      <w:r w:rsidRPr="00CD3AC5">
        <w:rPr>
          <w:rFonts w:ascii="Times New Roman" w:hAnsi="Times New Roman" w:cs="Times New Roman"/>
          <w:sz w:val="24"/>
          <w:szCs w:val="24"/>
        </w:rPr>
        <w:lastRenderedPageBreak/>
        <w:t xml:space="preserve">Supplementary Table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2</w:t>
      </w:r>
      <w:commentRangeEnd w:id="162"/>
      <w:r w:rsidR="00E6435B">
        <w:rPr>
          <w:rStyle w:val="CommentReference"/>
        </w:rPr>
        <w:commentReference w:id="162"/>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N</w:t>
      </w:r>
      <w:r w:rsidRPr="00CD3AC5">
        <w:rPr>
          <w:rFonts w:ascii="Times New Roman" w:hAnsi="Times New Roman" w:cs="Times New Roman"/>
          <w:sz w:val="24"/>
          <w:szCs w:val="24"/>
        </w:rPr>
        <w:t xml:space="preserve">umber of </w:t>
      </w:r>
      <w:r w:rsidR="00A53C4A" w:rsidRPr="00CD3AC5">
        <w:rPr>
          <w:rFonts w:ascii="Times New Roman" w:hAnsi="Times New Roman" w:cs="Times New Roman"/>
          <w:sz w:val="24"/>
          <w:szCs w:val="24"/>
        </w:rPr>
        <w:t xml:space="preserve">financially eligible </w:t>
      </w:r>
      <w:r w:rsidRPr="00CD3AC5">
        <w:rPr>
          <w:rFonts w:ascii="Times New Roman" w:hAnsi="Times New Roman" w:cs="Times New Roman"/>
          <w:sz w:val="24"/>
          <w:szCs w:val="24"/>
        </w:rPr>
        <w:t>children affected by state by raising the</w:t>
      </w:r>
      <w:r w:rsidR="00C074D6" w:rsidRPr="00CD3AC5">
        <w:rPr>
          <w:rFonts w:ascii="Times New Roman" w:hAnsi="Times New Roman" w:cs="Times New Roman"/>
          <w:sz w:val="24"/>
          <w:szCs w:val="24"/>
        </w:rPr>
        <w:t xml:space="preserve"> child</w:t>
      </w:r>
      <w:r w:rsidRPr="00CD3AC5">
        <w:rPr>
          <w:rFonts w:ascii="Times New Roman" w:hAnsi="Times New Roman" w:cs="Times New Roman"/>
          <w:sz w:val="24"/>
          <w:szCs w:val="24"/>
        </w:rPr>
        <w:t xml:space="preserve"> </w:t>
      </w:r>
      <w:r w:rsidR="008A7F63" w:rsidRPr="00CD3AC5">
        <w:rPr>
          <w:rFonts w:ascii="Times New Roman" w:hAnsi="Times New Roman" w:cs="Times New Roman"/>
          <w:sz w:val="24"/>
          <w:szCs w:val="24"/>
        </w:rPr>
        <w:t xml:space="preserve">Supplemented Security Income </w:t>
      </w:r>
      <w:r w:rsidRPr="00CD3AC5">
        <w:rPr>
          <w:rFonts w:ascii="Times New Roman" w:hAnsi="Times New Roman" w:cs="Times New Roman"/>
          <w:sz w:val="24"/>
          <w:szCs w:val="24"/>
        </w:rPr>
        <w:t>participation rate up to the United States average of 38.6% and up to 50%, respectively.</w:t>
      </w:r>
    </w:p>
    <w:tbl>
      <w:tblPr>
        <w:tblStyle w:val="TableGrid"/>
        <w:tblW w:w="4327" w:type="dxa"/>
        <w:tblLayout w:type="fixed"/>
        <w:tblLook w:val="04A0" w:firstRow="1" w:lastRow="0" w:firstColumn="1" w:lastColumn="0" w:noHBand="0" w:noVBand="1"/>
      </w:tblPr>
      <w:tblGrid>
        <w:gridCol w:w="1483"/>
        <w:gridCol w:w="1272"/>
        <w:gridCol w:w="1572"/>
      </w:tblGrid>
      <w:tr w:rsidR="007840B6" w:rsidRPr="00022248" w14:paraId="1F2C24DE" w14:textId="456BF8DA" w:rsidTr="007840B6">
        <w:trPr>
          <w:trHeight w:val="207"/>
        </w:trPr>
        <w:tc>
          <w:tcPr>
            <w:tcW w:w="1483" w:type="dxa"/>
            <w:vAlign w:val="center"/>
          </w:tcPr>
          <w:p w14:paraId="03B4FA90" w14:textId="613CB8AA" w:rsidR="007840B6" w:rsidRPr="00022248" w:rsidRDefault="007840B6" w:rsidP="007840B6">
            <w:pPr>
              <w:jc w:val="center"/>
              <w:rPr>
                <w:rFonts w:ascii="Times New Roman" w:hAnsi="Times New Roman" w:cs="Times New Roman"/>
                <w:sz w:val="18"/>
                <w:szCs w:val="18"/>
              </w:rPr>
            </w:pPr>
            <w:r w:rsidRPr="00022248">
              <w:rPr>
                <w:rFonts w:ascii="Times New Roman" w:hAnsi="Times New Roman" w:cs="Times New Roman"/>
                <w:b/>
                <w:bCs/>
                <w:sz w:val="18"/>
                <w:szCs w:val="18"/>
              </w:rPr>
              <w:t>State</w:t>
            </w:r>
          </w:p>
        </w:tc>
        <w:tc>
          <w:tcPr>
            <w:tcW w:w="1272" w:type="dxa"/>
            <w:vAlign w:val="center"/>
          </w:tcPr>
          <w:p w14:paraId="101F632B" w14:textId="7185303D"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38.6%</w:t>
            </w:r>
          </w:p>
        </w:tc>
        <w:tc>
          <w:tcPr>
            <w:tcW w:w="1572" w:type="dxa"/>
            <w:vAlign w:val="center"/>
          </w:tcPr>
          <w:p w14:paraId="5A369C0F" w14:textId="3D18AD25"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50%</w:t>
            </w:r>
          </w:p>
        </w:tc>
      </w:tr>
      <w:tr w:rsidR="00B21282" w:rsidRPr="00022248" w14:paraId="09D29C17" w14:textId="77777777" w:rsidTr="000829A5">
        <w:tc>
          <w:tcPr>
            <w:tcW w:w="1483" w:type="dxa"/>
          </w:tcPr>
          <w:p w14:paraId="06A10888"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1272" w:type="dxa"/>
            <w:vAlign w:val="center"/>
          </w:tcPr>
          <w:p w14:paraId="6AD0ECB2"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121,744</w:t>
            </w:r>
          </w:p>
        </w:tc>
        <w:tc>
          <w:tcPr>
            <w:tcW w:w="1572" w:type="dxa"/>
          </w:tcPr>
          <w:p w14:paraId="6C1557B5"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374,178</w:t>
            </w:r>
          </w:p>
        </w:tc>
      </w:tr>
      <w:tr w:rsidR="007840B6" w:rsidRPr="00022248" w14:paraId="5B02467A" w14:textId="7C0DD59F" w:rsidTr="007840B6">
        <w:tc>
          <w:tcPr>
            <w:tcW w:w="1483" w:type="dxa"/>
          </w:tcPr>
          <w:p w14:paraId="7B8F0D9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1272" w:type="dxa"/>
            <w:vAlign w:val="center"/>
          </w:tcPr>
          <w:p w14:paraId="35C17DC2" w14:textId="5AF0301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1,846</w:t>
            </w:r>
          </w:p>
        </w:tc>
        <w:tc>
          <w:tcPr>
            <w:tcW w:w="1572" w:type="dxa"/>
          </w:tcPr>
          <w:p w14:paraId="39C91D5D" w14:textId="7E3BB4B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8,134</w:t>
            </w:r>
          </w:p>
        </w:tc>
      </w:tr>
      <w:tr w:rsidR="007840B6" w:rsidRPr="00022248" w14:paraId="56EC33A2" w14:textId="73784223" w:rsidTr="007840B6">
        <w:tc>
          <w:tcPr>
            <w:tcW w:w="1483" w:type="dxa"/>
          </w:tcPr>
          <w:p w14:paraId="0156AFB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Alaska</w:t>
            </w:r>
          </w:p>
        </w:tc>
        <w:tc>
          <w:tcPr>
            <w:tcW w:w="1272" w:type="dxa"/>
            <w:vAlign w:val="center"/>
          </w:tcPr>
          <w:p w14:paraId="189994BF" w14:textId="667616B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914</w:t>
            </w:r>
          </w:p>
        </w:tc>
        <w:tc>
          <w:tcPr>
            <w:tcW w:w="1572" w:type="dxa"/>
          </w:tcPr>
          <w:p w14:paraId="678E323F" w14:textId="667DADA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1,533</w:t>
            </w:r>
          </w:p>
        </w:tc>
      </w:tr>
      <w:tr w:rsidR="007840B6" w:rsidRPr="00022248" w14:paraId="4FC7997B" w14:textId="552A8CB4" w:rsidTr="007840B6">
        <w:tc>
          <w:tcPr>
            <w:tcW w:w="1483" w:type="dxa"/>
          </w:tcPr>
          <w:p w14:paraId="3E85BC4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1272" w:type="dxa"/>
            <w:vAlign w:val="center"/>
          </w:tcPr>
          <w:p w14:paraId="433E802A" w14:textId="51E7FDA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10,508</w:t>
            </w:r>
          </w:p>
        </w:tc>
        <w:tc>
          <w:tcPr>
            <w:tcW w:w="1572" w:type="dxa"/>
          </w:tcPr>
          <w:p w14:paraId="5C64ABDB" w14:textId="495AC43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18,752</w:t>
            </w:r>
          </w:p>
        </w:tc>
      </w:tr>
      <w:tr w:rsidR="007840B6" w:rsidRPr="00022248" w14:paraId="6C69DDFF" w14:textId="1D21E1ED" w:rsidTr="007840B6">
        <w:tc>
          <w:tcPr>
            <w:tcW w:w="1483" w:type="dxa"/>
          </w:tcPr>
          <w:p w14:paraId="3757F5CD"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1272" w:type="dxa"/>
            <w:vAlign w:val="center"/>
          </w:tcPr>
          <w:p w14:paraId="7A641440" w14:textId="76B72CD2" w:rsidR="007840B6" w:rsidRPr="00022248" w:rsidRDefault="007840B6"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7E5141E" w14:textId="0EDF6D5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577</w:t>
            </w:r>
          </w:p>
        </w:tc>
      </w:tr>
      <w:tr w:rsidR="007840B6" w:rsidRPr="00022248" w14:paraId="51BE4D04" w14:textId="6A41A6A0" w:rsidTr="007840B6">
        <w:tc>
          <w:tcPr>
            <w:tcW w:w="1483" w:type="dxa"/>
          </w:tcPr>
          <w:p w14:paraId="34767E7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1272" w:type="dxa"/>
            <w:vAlign w:val="center"/>
          </w:tcPr>
          <w:p w14:paraId="288A03BE" w14:textId="1A26432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8,403</w:t>
            </w:r>
          </w:p>
        </w:tc>
        <w:tc>
          <w:tcPr>
            <w:tcW w:w="1572" w:type="dxa"/>
          </w:tcPr>
          <w:p w14:paraId="73A23F42" w14:textId="2E3BEB6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33,965</w:t>
            </w:r>
          </w:p>
        </w:tc>
      </w:tr>
      <w:tr w:rsidR="007840B6" w:rsidRPr="00022248" w14:paraId="3FBCD618" w14:textId="3261BFD6" w:rsidTr="007840B6">
        <w:tc>
          <w:tcPr>
            <w:tcW w:w="1483" w:type="dxa"/>
          </w:tcPr>
          <w:p w14:paraId="0C9D66C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1272" w:type="dxa"/>
            <w:vAlign w:val="center"/>
          </w:tcPr>
          <w:p w14:paraId="6EE0C39A" w14:textId="7F1DF19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5,691</w:t>
            </w:r>
          </w:p>
        </w:tc>
        <w:tc>
          <w:tcPr>
            <w:tcW w:w="1572" w:type="dxa"/>
          </w:tcPr>
          <w:p w14:paraId="6B094E21" w14:textId="03ABFF5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9,968</w:t>
            </w:r>
          </w:p>
        </w:tc>
      </w:tr>
      <w:tr w:rsidR="007840B6" w:rsidRPr="00022248" w14:paraId="7C78B261" w14:textId="5F073C93" w:rsidTr="007840B6">
        <w:tc>
          <w:tcPr>
            <w:tcW w:w="1483" w:type="dxa"/>
          </w:tcPr>
          <w:p w14:paraId="4A6E26F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1272" w:type="dxa"/>
            <w:vAlign w:val="center"/>
          </w:tcPr>
          <w:p w14:paraId="07F5D1A7" w14:textId="3E5A6E0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1,613</w:t>
            </w:r>
          </w:p>
        </w:tc>
        <w:tc>
          <w:tcPr>
            <w:tcW w:w="1572" w:type="dxa"/>
          </w:tcPr>
          <w:p w14:paraId="33ABC585" w14:textId="4E3F799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4,593</w:t>
            </w:r>
          </w:p>
        </w:tc>
      </w:tr>
      <w:tr w:rsidR="007840B6" w:rsidRPr="00022248" w14:paraId="377B78B2" w14:textId="5FC54B4B" w:rsidTr="007840B6">
        <w:tc>
          <w:tcPr>
            <w:tcW w:w="1483" w:type="dxa"/>
          </w:tcPr>
          <w:p w14:paraId="3D6034B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1272" w:type="dxa"/>
            <w:vAlign w:val="center"/>
          </w:tcPr>
          <w:p w14:paraId="3F54E900" w14:textId="0382EDE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118</w:t>
            </w:r>
          </w:p>
        </w:tc>
        <w:tc>
          <w:tcPr>
            <w:tcW w:w="1572" w:type="dxa"/>
          </w:tcPr>
          <w:p w14:paraId="2EE65D21" w14:textId="42BDC37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1,048</w:t>
            </w:r>
          </w:p>
        </w:tc>
      </w:tr>
      <w:tr w:rsidR="007840B6" w:rsidRPr="00022248" w14:paraId="783F0768" w14:textId="568F8F82" w:rsidTr="007840B6">
        <w:tc>
          <w:tcPr>
            <w:tcW w:w="1483" w:type="dxa"/>
          </w:tcPr>
          <w:p w14:paraId="16D21A6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1272" w:type="dxa"/>
            <w:vAlign w:val="center"/>
          </w:tcPr>
          <w:p w14:paraId="3070F3A0" w14:textId="50EDE06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C8143DE" w14:textId="4FBCDA3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6,310</w:t>
            </w:r>
          </w:p>
        </w:tc>
      </w:tr>
      <w:tr w:rsidR="007840B6" w:rsidRPr="00022248" w14:paraId="466F368B" w14:textId="66158D16" w:rsidTr="007840B6">
        <w:tc>
          <w:tcPr>
            <w:tcW w:w="1483" w:type="dxa"/>
          </w:tcPr>
          <w:p w14:paraId="250C09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1272" w:type="dxa"/>
            <w:vAlign w:val="center"/>
          </w:tcPr>
          <w:p w14:paraId="6CDF1D2D" w14:textId="0618220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3,506</w:t>
            </w:r>
          </w:p>
        </w:tc>
        <w:tc>
          <w:tcPr>
            <w:tcW w:w="1572" w:type="dxa"/>
          </w:tcPr>
          <w:p w14:paraId="63D28558" w14:textId="7749C86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15,089</w:t>
            </w:r>
          </w:p>
        </w:tc>
      </w:tr>
      <w:tr w:rsidR="007840B6" w:rsidRPr="00022248" w14:paraId="4FEEDDF5" w14:textId="1E526094" w:rsidTr="007840B6">
        <w:tc>
          <w:tcPr>
            <w:tcW w:w="1483" w:type="dxa"/>
          </w:tcPr>
          <w:p w14:paraId="338C3B41"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Hawaii</w:t>
            </w:r>
          </w:p>
        </w:tc>
        <w:tc>
          <w:tcPr>
            <w:tcW w:w="1272" w:type="dxa"/>
            <w:vAlign w:val="center"/>
          </w:tcPr>
          <w:p w14:paraId="3535118B" w14:textId="40A9308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883</w:t>
            </w:r>
          </w:p>
        </w:tc>
        <w:tc>
          <w:tcPr>
            <w:tcW w:w="1572" w:type="dxa"/>
          </w:tcPr>
          <w:p w14:paraId="594FDEE9" w14:textId="561389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1,530</w:t>
            </w:r>
          </w:p>
        </w:tc>
      </w:tr>
      <w:tr w:rsidR="007840B6" w:rsidRPr="00022248" w14:paraId="38F1F78B" w14:textId="682785FB" w:rsidTr="007840B6">
        <w:tc>
          <w:tcPr>
            <w:tcW w:w="1483" w:type="dxa"/>
          </w:tcPr>
          <w:p w14:paraId="19C5DF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Idaho</w:t>
            </w:r>
          </w:p>
        </w:tc>
        <w:tc>
          <w:tcPr>
            <w:tcW w:w="1272" w:type="dxa"/>
            <w:vAlign w:val="center"/>
          </w:tcPr>
          <w:p w14:paraId="6ADCF00C" w14:textId="370ED922"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2,222</w:t>
            </w:r>
          </w:p>
        </w:tc>
        <w:tc>
          <w:tcPr>
            <w:tcW w:w="1572" w:type="dxa"/>
          </w:tcPr>
          <w:p w14:paraId="4F4BD941" w14:textId="675133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4,374</w:t>
            </w:r>
          </w:p>
        </w:tc>
      </w:tr>
      <w:tr w:rsidR="007840B6" w:rsidRPr="00022248" w14:paraId="03BDD0D8" w14:textId="2BDA821C" w:rsidTr="007840B6">
        <w:tc>
          <w:tcPr>
            <w:tcW w:w="1483" w:type="dxa"/>
          </w:tcPr>
          <w:p w14:paraId="35B25A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1272" w:type="dxa"/>
            <w:vAlign w:val="center"/>
          </w:tcPr>
          <w:p w14:paraId="41A8CC99" w14:textId="5387BCA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2,192</w:t>
            </w:r>
          </w:p>
        </w:tc>
        <w:tc>
          <w:tcPr>
            <w:tcW w:w="1572" w:type="dxa"/>
          </w:tcPr>
          <w:p w14:paraId="78BE2A6F" w14:textId="6EC13CD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12,752</w:t>
            </w:r>
          </w:p>
        </w:tc>
      </w:tr>
      <w:tr w:rsidR="007840B6" w:rsidRPr="00022248" w14:paraId="378F898C" w14:textId="326EE25B" w:rsidTr="007840B6">
        <w:tc>
          <w:tcPr>
            <w:tcW w:w="1483" w:type="dxa"/>
          </w:tcPr>
          <w:p w14:paraId="240197FB"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1272" w:type="dxa"/>
            <w:vAlign w:val="center"/>
          </w:tcPr>
          <w:p w14:paraId="75F0F262" w14:textId="10BAA1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6,999</w:t>
            </w:r>
          </w:p>
        </w:tc>
        <w:tc>
          <w:tcPr>
            <w:tcW w:w="1572" w:type="dxa"/>
          </w:tcPr>
          <w:p w14:paraId="62EE849D" w14:textId="6EBBE9C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15,649</w:t>
            </w:r>
          </w:p>
        </w:tc>
      </w:tr>
      <w:tr w:rsidR="007840B6" w:rsidRPr="00022248" w14:paraId="3364F533" w14:textId="736266C7" w:rsidTr="007840B6">
        <w:tc>
          <w:tcPr>
            <w:tcW w:w="1483" w:type="dxa"/>
          </w:tcPr>
          <w:p w14:paraId="189C81B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Iowa</w:t>
            </w:r>
          </w:p>
        </w:tc>
        <w:tc>
          <w:tcPr>
            <w:tcW w:w="1272" w:type="dxa"/>
            <w:vAlign w:val="center"/>
          </w:tcPr>
          <w:p w14:paraId="7F6A7DB1" w14:textId="62C0235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2,561</w:t>
            </w:r>
          </w:p>
        </w:tc>
        <w:tc>
          <w:tcPr>
            <w:tcW w:w="1572" w:type="dxa"/>
          </w:tcPr>
          <w:p w14:paraId="210DE824" w14:textId="717EEC9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5,261</w:t>
            </w:r>
          </w:p>
        </w:tc>
      </w:tr>
      <w:tr w:rsidR="007840B6" w:rsidRPr="00022248" w14:paraId="083CDC53" w14:textId="2D8F6CB2" w:rsidTr="007840B6">
        <w:tc>
          <w:tcPr>
            <w:tcW w:w="1483" w:type="dxa"/>
          </w:tcPr>
          <w:p w14:paraId="431F6FC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Kansas</w:t>
            </w:r>
          </w:p>
        </w:tc>
        <w:tc>
          <w:tcPr>
            <w:tcW w:w="1272" w:type="dxa"/>
            <w:vAlign w:val="center"/>
          </w:tcPr>
          <w:p w14:paraId="1BF10440" w14:textId="09360E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3,712</w:t>
            </w:r>
          </w:p>
        </w:tc>
        <w:tc>
          <w:tcPr>
            <w:tcW w:w="1572" w:type="dxa"/>
          </w:tcPr>
          <w:p w14:paraId="7249A44E" w14:textId="659776E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7,363</w:t>
            </w:r>
          </w:p>
        </w:tc>
      </w:tr>
      <w:tr w:rsidR="007840B6" w:rsidRPr="00022248" w14:paraId="2C94AD1A" w14:textId="0E3134A8" w:rsidTr="007840B6">
        <w:tc>
          <w:tcPr>
            <w:tcW w:w="1483" w:type="dxa"/>
          </w:tcPr>
          <w:p w14:paraId="21DD24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1272" w:type="dxa"/>
            <w:vAlign w:val="center"/>
          </w:tcPr>
          <w:p w14:paraId="7AD3DB65" w14:textId="1FCF4DB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214</w:t>
            </w:r>
          </w:p>
        </w:tc>
        <w:tc>
          <w:tcPr>
            <w:tcW w:w="1572" w:type="dxa"/>
          </w:tcPr>
          <w:p w14:paraId="10BDCF4D" w14:textId="01A62C1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4,898</w:t>
            </w:r>
          </w:p>
        </w:tc>
      </w:tr>
      <w:tr w:rsidR="007840B6" w:rsidRPr="00022248" w14:paraId="4AA074A7" w14:textId="5CC66E46" w:rsidTr="007840B6">
        <w:tc>
          <w:tcPr>
            <w:tcW w:w="1483" w:type="dxa"/>
          </w:tcPr>
          <w:p w14:paraId="5EC1783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1272" w:type="dxa"/>
            <w:vAlign w:val="center"/>
          </w:tcPr>
          <w:p w14:paraId="2C977CEE" w14:textId="6EE4EBC6"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43816133" w14:textId="4B0FFFC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1,310</w:t>
            </w:r>
          </w:p>
        </w:tc>
      </w:tr>
      <w:tr w:rsidR="007840B6" w:rsidRPr="00022248" w14:paraId="2CA848BD" w14:textId="557ABF56" w:rsidTr="007840B6">
        <w:tc>
          <w:tcPr>
            <w:tcW w:w="1483" w:type="dxa"/>
          </w:tcPr>
          <w:p w14:paraId="08A7FB5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Maine</w:t>
            </w:r>
          </w:p>
        </w:tc>
        <w:tc>
          <w:tcPr>
            <w:tcW w:w="1272" w:type="dxa"/>
            <w:vAlign w:val="center"/>
          </w:tcPr>
          <w:p w14:paraId="373FFBB6" w14:textId="455715F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649</w:t>
            </w:r>
          </w:p>
        </w:tc>
        <w:tc>
          <w:tcPr>
            <w:tcW w:w="1572" w:type="dxa"/>
          </w:tcPr>
          <w:p w14:paraId="610B2FF7" w14:textId="17D2595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1,887</w:t>
            </w:r>
          </w:p>
        </w:tc>
      </w:tr>
      <w:tr w:rsidR="007840B6" w:rsidRPr="00022248" w14:paraId="77A0F409" w14:textId="053BFBE3" w:rsidTr="007840B6">
        <w:tc>
          <w:tcPr>
            <w:tcW w:w="1483" w:type="dxa"/>
          </w:tcPr>
          <w:p w14:paraId="4EFB496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1272" w:type="dxa"/>
            <w:vAlign w:val="center"/>
          </w:tcPr>
          <w:p w14:paraId="67CB26EB" w14:textId="35B7C1B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693AEF2E" w14:textId="2C5464E4"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1,386</w:t>
            </w:r>
          </w:p>
        </w:tc>
      </w:tr>
      <w:tr w:rsidR="007840B6" w:rsidRPr="00022248" w14:paraId="18B8674C" w14:textId="14F6AF00" w:rsidTr="007840B6">
        <w:tc>
          <w:tcPr>
            <w:tcW w:w="1483" w:type="dxa"/>
          </w:tcPr>
          <w:p w14:paraId="74BF085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1272" w:type="dxa"/>
            <w:vAlign w:val="center"/>
          </w:tcPr>
          <w:p w14:paraId="63AA562A" w14:textId="658FBAC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6A44D12" w14:textId="0D2EAB40"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04030563" w14:textId="782D7C9C" w:rsidTr="007840B6">
        <w:tc>
          <w:tcPr>
            <w:tcW w:w="1483" w:type="dxa"/>
          </w:tcPr>
          <w:p w14:paraId="755F808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1272" w:type="dxa"/>
            <w:vAlign w:val="center"/>
          </w:tcPr>
          <w:p w14:paraId="35366D11" w14:textId="69A186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3,770</w:t>
            </w:r>
          </w:p>
        </w:tc>
        <w:tc>
          <w:tcPr>
            <w:tcW w:w="1572" w:type="dxa"/>
          </w:tcPr>
          <w:p w14:paraId="04125B0C" w14:textId="1F401EF8"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15,547</w:t>
            </w:r>
          </w:p>
        </w:tc>
      </w:tr>
      <w:tr w:rsidR="00CE4E02" w:rsidRPr="00022248" w14:paraId="4EC5B9D6" w14:textId="77777777" w:rsidTr="007840B6">
        <w:tc>
          <w:tcPr>
            <w:tcW w:w="1483" w:type="dxa"/>
          </w:tcPr>
          <w:p w14:paraId="226DAB44" w14:textId="173BBC03" w:rsidR="00CE4E02" w:rsidRPr="00022248" w:rsidRDefault="00CE4E02" w:rsidP="007840B6">
            <w:pPr>
              <w:rPr>
                <w:rFonts w:ascii="Times New Roman" w:hAnsi="Times New Roman" w:cs="Times New Roman"/>
                <w:sz w:val="18"/>
                <w:szCs w:val="18"/>
              </w:rPr>
            </w:pPr>
            <w:r>
              <w:rPr>
                <w:rFonts w:ascii="Times New Roman" w:hAnsi="Times New Roman" w:cs="Times New Roman"/>
                <w:sz w:val="18"/>
                <w:szCs w:val="18"/>
              </w:rPr>
              <w:t>Minnesota</w:t>
            </w:r>
          </w:p>
        </w:tc>
        <w:tc>
          <w:tcPr>
            <w:tcW w:w="1272" w:type="dxa"/>
            <w:vAlign w:val="center"/>
          </w:tcPr>
          <w:p w14:paraId="64500606" w14:textId="27914DC6" w:rsidR="00CE4E02"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4,182</w:t>
            </w:r>
          </w:p>
        </w:tc>
        <w:tc>
          <w:tcPr>
            <w:tcW w:w="1572" w:type="dxa"/>
          </w:tcPr>
          <w:p w14:paraId="6D040877" w14:textId="70EE0A3D" w:rsidR="00CE4E02" w:rsidRDefault="00832FFC" w:rsidP="007840B6">
            <w:pPr>
              <w:jc w:val="center"/>
              <w:rPr>
                <w:rFonts w:ascii="Times New Roman" w:hAnsi="Times New Roman" w:cs="Times New Roman"/>
                <w:sz w:val="18"/>
                <w:szCs w:val="18"/>
              </w:rPr>
            </w:pPr>
            <w:r>
              <w:rPr>
                <w:rFonts w:ascii="Times New Roman" w:hAnsi="Times New Roman" w:cs="Times New Roman"/>
                <w:sz w:val="18"/>
                <w:szCs w:val="18"/>
              </w:rPr>
              <w:t>8,860</w:t>
            </w:r>
          </w:p>
        </w:tc>
      </w:tr>
      <w:tr w:rsidR="007840B6" w:rsidRPr="00022248" w14:paraId="6606E039" w14:textId="4F3B7DE7" w:rsidTr="007840B6">
        <w:tc>
          <w:tcPr>
            <w:tcW w:w="1483" w:type="dxa"/>
          </w:tcPr>
          <w:p w14:paraId="02F2632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1272" w:type="dxa"/>
            <w:vAlign w:val="center"/>
          </w:tcPr>
          <w:p w14:paraId="77F0A56B" w14:textId="62969299"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859D6A4" w14:textId="5EA7883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3,515</w:t>
            </w:r>
          </w:p>
        </w:tc>
      </w:tr>
      <w:tr w:rsidR="007840B6" w:rsidRPr="00022248" w14:paraId="57A22354" w14:textId="698C359B" w:rsidTr="007840B6">
        <w:tc>
          <w:tcPr>
            <w:tcW w:w="1483" w:type="dxa"/>
          </w:tcPr>
          <w:p w14:paraId="30D4C95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1272" w:type="dxa"/>
            <w:vAlign w:val="center"/>
          </w:tcPr>
          <w:p w14:paraId="5C9B94A3" w14:textId="42AFD73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6,036</w:t>
            </w:r>
          </w:p>
        </w:tc>
        <w:tc>
          <w:tcPr>
            <w:tcW w:w="1572" w:type="dxa"/>
          </w:tcPr>
          <w:p w14:paraId="42F167F4" w14:textId="2EC6DEA3"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13,67</w:t>
            </w:r>
            <w:r w:rsidR="00832FFC">
              <w:rPr>
                <w:rFonts w:ascii="Times New Roman" w:hAnsi="Times New Roman" w:cs="Times New Roman"/>
                <w:sz w:val="18"/>
                <w:szCs w:val="18"/>
              </w:rPr>
              <w:t>5</w:t>
            </w:r>
          </w:p>
        </w:tc>
      </w:tr>
      <w:tr w:rsidR="007840B6" w:rsidRPr="00022248" w14:paraId="4E0FD8CA" w14:textId="422DE404" w:rsidTr="007840B6">
        <w:tc>
          <w:tcPr>
            <w:tcW w:w="1483" w:type="dxa"/>
          </w:tcPr>
          <w:p w14:paraId="02323F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1272" w:type="dxa"/>
            <w:vAlign w:val="center"/>
          </w:tcPr>
          <w:p w14:paraId="57F78756" w14:textId="3E5227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2,121</w:t>
            </w:r>
          </w:p>
        </w:tc>
        <w:tc>
          <w:tcPr>
            <w:tcW w:w="1572" w:type="dxa"/>
          </w:tcPr>
          <w:p w14:paraId="75914843" w14:textId="74B4FF7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3,411</w:t>
            </w:r>
          </w:p>
        </w:tc>
      </w:tr>
      <w:tr w:rsidR="007840B6" w:rsidRPr="00022248" w14:paraId="3AE0556C" w14:textId="618E383C" w:rsidTr="007840B6">
        <w:tc>
          <w:tcPr>
            <w:tcW w:w="1483" w:type="dxa"/>
          </w:tcPr>
          <w:p w14:paraId="50FCA27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1272" w:type="dxa"/>
            <w:vAlign w:val="center"/>
          </w:tcPr>
          <w:p w14:paraId="006B992F" w14:textId="5BB113C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3,064</w:t>
            </w:r>
          </w:p>
        </w:tc>
        <w:tc>
          <w:tcPr>
            <w:tcW w:w="1572" w:type="dxa"/>
          </w:tcPr>
          <w:p w14:paraId="2810466A" w14:textId="02629A5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5,097</w:t>
            </w:r>
          </w:p>
        </w:tc>
      </w:tr>
      <w:tr w:rsidR="007840B6" w:rsidRPr="00022248" w14:paraId="13E002A2" w14:textId="136A2A93" w:rsidTr="007840B6">
        <w:tc>
          <w:tcPr>
            <w:tcW w:w="1483" w:type="dxa"/>
          </w:tcPr>
          <w:p w14:paraId="4B39F6A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1272" w:type="dxa"/>
            <w:vAlign w:val="center"/>
          </w:tcPr>
          <w:p w14:paraId="4C271F13" w14:textId="0DB369F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478</w:t>
            </w:r>
          </w:p>
        </w:tc>
        <w:tc>
          <w:tcPr>
            <w:tcW w:w="1572" w:type="dxa"/>
          </w:tcPr>
          <w:p w14:paraId="6AF0099D" w14:textId="107DD563"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3,259</w:t>
            </w:r>
          </w:p>
        </w:tc>
      </w:tr>
      <w:tr w:rsidR="007840B6" w:rsidRPr="00022248" w14:paraId="49CE6B63" w14:textId="15ADBF6D" w:rsidTr="007840B6">
        <w:tc>
          <w:tcPr>
            <w:tcW w:w="1483" w:type="dxa"/>
          </w:tcPr>
          <w:p w14:paraId="13D1B57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1272" w:type="dxa"/>
            <w:vAlign w:val="center"/>
          </w:tcPr>
          <w:p w14:paraId="1D4A6341" w14:textId="3A5FA96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1,042</w:t>
            </w:r>
          </w:p>
        </w:tc>
        <w:tc>
          <w:tcPr>
            <w:tcW w:w="1572" w:type="dxa"/>
          </w:tcPr>
          <w:p w14:paraId="459587F2" w14:textId="19643D8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2,001</w:t>
            </w:r>
          </w:p>
        </w:tc>
      </w:tr>
      <w:tr w:rsidR="007840B6" w:rsidRPr="00022248" w14:paraId="33BC82B3" w14:textId="148D3678" w:rsidTr="007840B6">
        <w:tc>
          <w:tcPr>
            <w:tcW w:w="1483" w:type="dxa"/>
          </w:tcPr>
          <w:p w14:paraId="0EFA865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1272" w:type="dxa"/>
            <w:vAlign w:val="center"/>
          </w:tcPr>
          <w:p w14:paraId="45DC6932" w14:textId="3CA0B6BB"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86F4E1F" w14:textId="302212E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35234644" w14:textId="3114BB67" w:rsidTr="007840B6">
        <w:tc>
          <w:tcPr>
            <w:tcW w:w="1483" w:type="dxa"/>
          </w:tcPr>
          <w:p w14:paraId="61EED7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1272" w:type="dxa"/>
            <w:vAlign w:val="center"/>
          </w:tcPr>
          <w:p w14:paraId="1D2F2821" w14:textId="55C2B99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2,160</w:t>
            </w:r>
          </w:p>
        </w:tc>
        <w:tc>
          <w:tcPr>
            <w:tcW w:w="1572" w:type="dxa"/>
          </w:tcPr>
          <w:p w14:paraId="0366247B" w14:textId="5F0C87C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5,167</w:t>
            </w:r>
          </w:p>
        </w:tc>
      </w:tr>
      <w:tr w:rsidR="007840B6" w:rsidRPr="00022248" w14:paraId="27402723" w14:textId="00922FCB" w:rsidTr="007840B6">
        <w:tc>
          <w:tcPr>
            <w:tcW w:w="1483" w:type="dxa"/>
          </w:tcPr>
          <w:p w14:paraId="254B751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1272" w:type="dxa"/>
            <w:vAlign w:val="center"/>
          </w:tcPr>
          <w:p w14:paraId="48A2C3D9" w14:textId="7C8F0244"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3403F90" w14:textId="05FD8D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1,313</w:t>
            </w:r>
          </w:p>
        </w:tc>
      </w:tr>
      <w:tr w:rsidR="007840B6" w:rsidRPr="00022248" w14:paraId="6F01EC50" w14:textId="52D32F5C" w:rsidTr="007840B6">
        <w:tc>
          <w:tcPr>
            <w:tcW w:w="1483" w:type="dxa"/>
          </w:tcPr>
          <w:p w14:paraId="632A323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1272" w:type="dxa"/>
            <w:vAlign w:val="center"/>
          </w:tcPr>
          <w:p w14:paraId="142F2097" w14:textId="023D271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3,920</w:t>
            </w:r>
          </w:p>
        </w:tc>
        <w:tc>
          <w:tcPr>
            <w:tcW w:w="1572" w:type="dxa"/>
          </w:tcPr>
          <w:p w14:paraId="0ACCBCAB" w14:textId="5DE4209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14,950</w:t>
            </w:r>
          </w:p>
        </w:tc>
      </w:tr>
      <w:tr w:rsidR="007840B6" w:rsidRPr="00022248" w14:paraId="41BC870E" w14:textId="6B6EA7FD" w:rsidTr="007840B6">
        <w:tc>
          <w:tcPr>
            <w:tcW w:w="1483" w:type="dxa"/>
          </w:tcPr>
          <w:p w14:paraId="37D3A0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1272" w:type="dxa"/>
            <w:vAlign w:val="center"/>
          </w:tcPr>
          <w:p w14:paraId="6412D685" w14:textId="3B044C9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636</w:t>
            </w:r>
          </w:p>
        </w:tc>
        <w:tc>
          <w:tcPr>
            <w:tcW w:w="1572" w:type="dxa"/>
          </w:tcPr>
          <w:p w14:paraId="0F2F73C6" w14:textId="7E8587D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1,138</w:t>
            </w:r>
          </w:p>
        </w:tc>
      </w:tr>
      <w:tr w:rsidR="007840B6" w:rsidRPr="00022248" w14:paraId="37497D40" w14:textId="2A7924E9" w:rsidTr="007840B6">
        <w:tc>
          <w:tcPr>
            <w:tcW w:w="1483" w:type="dxa"/>
          </w:tcPr>
          <w:p w14:paraId="7895FC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Ohio</w:t>
            </w:r>
          </w:p>
        </w:tc>
        <w:tc>
          <w:tcPr>
            <w:tcW w:w="1272" w:type="dxa"/>
            <w:vAlign w:val="center"/>
          </w:tcPr>
          <w:p w14:paraId="30869D33" w14:textId="35A1319A"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6,757</w:t>
            </w:r>
          </w:p>
        </w:tc>
        <w:tc>
          <w:tcPr>
            <w:tcW w:w="1572" w:type="dxa"/>
          </w:tcPr>
          <w:p w14:paraId="0489B80B" w14:textId="329525B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20,606</w:t>
            </w:r>
          </w:p>
        </w:tc>
      </w:tr>
      <w:tr w:rsidR="007840B6" w:rsidRPr="00022248" w14:paraId="17DD0067" w14:textId="326636B8" w:rsidTr="007840B6">
        <w:tc>
          <w:tcPr>
            <w:tcW w:w="1483" w:type="dxa"/>
          </w:tcPr>
          <w:p w14:paraId="1956E44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1272" w:type="dxa"/>
            <w:vAlign w:val="center"/>
          </w:tcPr>
          <w:p w14:paraId="5149D0D3" w14:textId="490629F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4,716</w:t>
            </w:r>
          </w:p>
        </w:tc>
        <w:tc>
          <w:tcPr>
            <w:tcW w:w="1572" w:type="dxa"/>
          </w:tcPr>
          <w:p w14:paraId="164DF794" w14:textId="273345B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10,766</w:t>
            </w:r>
          </w:p>
        </w:tc>
      </w:tr>
      <w:tr w:rsidR="007840B6" w:rsidRPr="00022248" w14:paraId="4C7DA49A" w14:textId="481FAE39" w:rsidTr="007840B6">
        <w:tc>
          <w:tcPr>
            <w:tcW w:w="1483" w:type="dxa"/>
          </w:tcPr>
          <w:p w14:paraId="1465296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1272" w:type="dxa"/>
            <w:vAlign w:val="center"/>
          </w:tcPr>
          <w:p w14:paraId="1484FA29" w14:textId="6DBA4A27"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4,035</w:t>
            </w:r>
          </w:p>
        </w:tc>
        <w:tc>
          <w:tcPr>
            <w:tcW w:w="1572" w:type="dxa"/>
          </w:tcPr>
          <w:p w14:paraId="026BA929" w14:textId="380A76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8,323</w:t>
            </w:r>
          </w:p>
        </w:tc>
      </w:tr>
      <w:tr w:rsidR="007840B6" w:rsidRPr="00022248" w14:paraId="3BBF125D" w14:textId="7745454F" w:rsidTr="007840B6">
        <w:tc>
          <w:tcPr>
            <w:tcW w:w="1483" w:type="dxa"/>
          </w:tcPr>
          <w:p w14:paraId="0B20912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1272" w:type="dxa"/>
            <w:vAlign w:val="center"/>
          </w:tcPr>
          <w:p w14:paraId="54C59A58" w14:textId="0FA37AF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340</w:t>
            </w:r>
          </w:p>
        </w:tc>
        <w:tc>
          <w:tcPr>
            <w:tcW w:w="1572" w:type="dxa"/>
          </w:tcPr>
          <w:p w14:paraId="3780E97A" w14:textId="25BF78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6,241</w:t>
            </w:r>
          </w:p>
        </w:tc>
      </w:tr>
      <w:tr w:rsidR="007840B6" w:rsidRPr="00022248" w14:paraId="1FB16F06" w14:textId="6789CEF3" w:rsidTr="007840B6">
        <w:tc>
          <w:tcPr>
            <w:tcW w:w="1483" w:type="dxa"/>
          </w:tcPr>
          <w:p w14:paraId="2C303EF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1272" w:type="dxa"/>
            <w:vAlign w:val="center"/>
          </w:tcPr>
          <w:p w14:paraId="6EA088EA" w14:textId="336B983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54</w:t>
            </w:r>
          </w:p>
        </w:tc>
        <w:tc>
          <w:tcPr>
            <w:tcW w:w="1572" w:type="dxa"/>
          </w:tcPr>
          <w:p w14:paraId="2CD5341E" w14:textId="02BFEF3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493</w:t>
            </w:r>
          </w:p>
        </w:tc>
      </w:tr>
      <w:tr w:rsidR="007840B6" w:rsidRPr="00022248" w14:paraId="4EE1B470" w14:textId="0A3D35B3" w:rsidTr="007840B6">
        <w:tc>
          <w:tcPr>
            <w:tcW w:w="1483" w:type="dxa"/>
          </w:tcPr>
          <w:p w14:paraId="74FCEFF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1272" w:type="dxa"/>
            <w:vAlign w:val="center"/>
          </w:tcPr>
          <w:p w14:paraId="196B928C" w14:textId="592253EB"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3,659</w:t>
            </w:r>
          </w:p>
        </w:tc>
        <w:tc>
          <w:tcPr>
            <w:tcW w:w="1572" w:type="dxa"/>
          </w:tcPr>
          <w:p w14:paraId="6941BC7D" w14:textId="53F89AE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10,139</w:t>
            </w:r>
          </w:p>
        </w:tc>
      </w:tr>
      <w:tr w:rsidR="007840B6" w:rsidRPr="00022248" w14:paraId="288688A7" w14:textId="19E8E48C" w:rsidTr="007840B6">
        <w:tc>
          <w:tcPr>
            <w:tcW w:w="1483" w:type="dxa"/>
          </w:tcPr>
          <w:p w14:paraId="43D413A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1272" w:type="dxa"/>
            <w:vAlign w:val="center"/>
          </w:tcPr>
          <w:p w14:paraId="1887B063" w14:textId="26FF42B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404</w:t>
            </w:r>
          </w:p>
        </w:tc>
        <w:tc>
          <w:tcPr>
            <w:tcW w:w="1572" w:type="dxa"/>
          </w:tcPr>
          <w:p w14:paraId="1694A03C" w14:textId="197FDB4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1,205</w:t>
            </w:r>
          </w:p>
        </w:tc>
      </w:tr>
      <w:tr w:rsidR="007840B6" w:rsidRPr="00022248" w14:paraId="4DF0CEE6" w14:textId="5ED3DB50" w:rsidTr="007840B6">
        <w:tc>
          <w:tcPr>
            <w:tcW w:w="1483" w:type="dxa"/>
          </w:tcPr>
          <w:p w14:paraId="4C353B7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1272" w:type="dxa"/>
            <w:vAlign w:val="center"/>
          </w:tcPr>
          <w:p w14:paraId="3AD30EF0" w14:textId="59CE3D4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6,942</w:t>
            </w:r>
          </w:p>
        </w:tc>
        <w:tc>
          <w:tcPr>
            <w:tcW w:w="1572" w:type="dxa"/>
          </w:tcPr>
          <w:p w14:paraId="00916AC7" w14:textId="2A169D0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15,575</w:t>
            </w:r>
          </w:p>
        </w:tc>
      </w:tr>
      <w:tr w:rsidR="007840B6" w:rsidRPr="00022248" w14:paraId="3A914CE5" w14:textId="65B9F82F" w:rsidTr="007840B6">
        <w:tc>
          <w:tcPr>
            <w:tcW w:w="1483" w:type="dxa"/>
          </w:tcPr>
          <w:p w14:paraId="2A3E32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Texas</w:t>
            </w:r>
          </w:p>
        </w:tc>
        <w:tc>
          <w:tcPr>
            <w:tcW w:w="1272" w:type="dxa"/>
            <w:vAlign w:val="center"/>
          </w:tcPr>
          <w:p w14:paraId="77956D5C" w14:textId="2AC757DF"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1,297</w:t>
            </w:r>
          </w:p>
        </w:tc>
        <w:tc>
          <w:tcPr>
            <w:tcW w:w="1572" w:type="dxa"/>
          </w:tcPr>
          <w:p w14:paraId="2A72FD24" w14:textId="6493317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23,141</w:t>
            </w:r>
          </w:p>
        </w:tc>
      </w:tr>
      <w:tr w:rsidR="007840B6" w:rsidRPr="00022248" w14:paraId="1648A6FF" w14:textId="186619C2" w:rsidTr="007840B6">
        <w:tc>
          <w:tcPr>
            <w:tcW w:w="1483" w:type="dxa"/>
          </w:tcPr>
          <w:p w14:paraId="733FCB6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Utah</w:t>
            </w:r>
          </w:p>
        </w:tc>
        <w:tc>
          <w:tcPr>
            <w:tcW w:w="1272" w:type="dxa"/>
            <w:vAlign w:val="center"/>
          </w:tcPr>
          <w:p w14:paraId="2073D1E9" w14:textId="73095F0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4,344</w:t>
            </w:r>
          </w:p>
        </w:tc>
        <w:tc>
          <w:tcPr>
            <w:tcW w:w="1572" w:type="dxa"/>
          </w:tcPr>
          <w:p w14:paraId="1FF6EC7D" w14:textId="6B4B59DB"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7,118</w:t>
            </w:r>
          </w:p>
        </w:tc>
      </w:tr>
      <w:tr w:rsidR="007840B6" w:rsidRPr="00022248" w14:paraId="64688EF9" w14:textId="5EDB360C" w:rsidTr="007840B6">
        <w:tc>
          <w:tcPr>
            <w:tcW w:w="1483" w:type="dxa"/>
          </w:tcPr>
          <w:p w14:paraId="7C3B45D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1272" w:type="dxa"/>
            <w:vAlign w:val="center"/>
          </w:tcPr>
          <w:p w14:paraId="3932941A" w14:textId="14BC99FC"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588</w:t>
            </w:r>
          </w:p>
        </w:tc>
        <w:tc>
          <w:tcPr>
            <w:tcW w:w="1572" w:type="dxa"/>
          </w:tcPr>
          <w:p w14:paraId="1AB564DF" w14:textId="53E89B8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1,174</w:t>
            </w:r>
          </w:p>
        </w:tc>
      </w:tr>
      <w:tr w:rsidR="007840B6" w:rsidRPr="00022248" w14:paraId="45D40EC8" w14:textId="3BEB71D0" w:rsidTr="007840B6">
        <w:tc>
          <w:tcPr>
            <w:tcW w:w="1483" w:type="dxa"/>
          </w:tcPr>
          <w:p w14:paraId="1A41C50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1272" w:type="dxa"/>
            <w:vAlign w:val="center"/>
          </w:tcPr>
          <w:p w14:paraId="3001883B" w14:textId="6E74CA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1,692</w:t>
            </w:r>
          </w:p>
        </w:tc>
        <w:tc>
          <w:tcPr>
            <w:tcW w:w="1572" w:type="dxa"/>
          </w:tcPr>
          <w:p w14:paraId="527A183F" w14:textId="045E302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6,980</w:t>
            </w:r>
          </w:p>
        </w:tc>
      </w:tr>
      <w:tr w:rsidR="007840B6" w:rsidRPr="00022248" w14:paraId="0AB49A2D" w14:textId="31010101" w:rsidTr="007840B6">
        <w:tc>
          <w:tcPr>
            <w:tcW w:w="1483" w:type="dxa"/>
          </w:tcPr>
          <w:p w14:paraId="7347F6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1272" w:type="dxa"/>
            <w:vAlign w:val="center"/>
          </w:tcPr>
          <w:p w14:paraId="4FC66F9C" w14:textId="440D627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4,392</w:t>
            </w:r>
          </w:p>
        </w:tc>
        <w:tc>
          <w:tcPr>
            <w:tcW w:w="1572" w:type="dxa"/>
          </w:tcPr>
          <w:p w14:paraId="0E904E38" w14:textId="143C6E2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10,537</w:t>
            </w:r>
          </w:p>
        </w:tc>
      </w:tr>
      <w:tr w:rsidR="007840B6" w:rsidRPr="00022248" w14:paraId="7B688EE6" w14:textId="51157F6D" w:rsidTr="007840B6">
        <w:tc>
          <w:tcPr>
            <w:tcW w:w="1483" w:type="dxa"/>
          </w:tcPr>
          <w:p w14:paraId="4D8B766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1272" w:type="dxa"/>
            <w:vAlign w:val="center"/>
          </w:tcPr>
          <w:p w14:paraId="550D5451" w14:textId="501337EE"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1,154</w:t>
            </w:r>
          </w:p>
        </w:tc>
        <w:tc>
          <w:tcPr>
            <w:tcW w:w="1572" w:type="dxa"/>
          </w:tcPr>
          <w:p w14:paraId="40C66492" w14:textId="5682975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3,490</w:t>
            </w:r>
          </w:p>
        </w:tc>
      </w:tr>
      <w:tr w:rsidR="007840B6" w:rsidRPr="00022248" w14:paraId="19691BD5" w14:textId="160D0511" w:rsidTr="007840B6">
        <w:tc>
          <w:tcPr>
            <w:tcW w:w="1483" w:type="dxa"/>
          </w:tcPr>
          <w:p w14:paraId="753F07D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1272" w:type="dxa"/>
            <w:vAlign w:val="center"/>
          </w:tcPr>
          <w:p w14:paraId="272D8C39" w14:textId="7BD2100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917</w:t>
            </w:r>
          </w:p>
        </w:tc>
        <w:tc>
          <w:tcPr>
            <w:tcW w:w="1572" w:type="dxa"/>
          </w:tcPr>
          <w:p w14:paraId="0C88105B" w14:textId="092256BE"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5,869</w:t>
            </w:r>
          </w:p>
        </w:tc>
      </w:tr>
      <w:tr w:rsidR="007840B6" w:rsidRPr="00022248" w14:paraId="7A45DBEA" w14:textId="5AE828DB" w:rsidTr="007840B6">
        <w:tc>
          <w:tcPr>
            <w:tcW w:w="1483" w:type="dxa"/>
          </w:tcPr>
          <w:p w14:paraId="705D8BE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1272" w:type="dxa"/>
            <w:vAlign w:val="center"/>
          </w:tcPr>
          <w:p w14:paraId="7F12409E" w14:textId="6322F3C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1,016</w:t>
            </w:r>
          </w:p>
        </w:tc>
        <w:tc>
          <w:tcPr>
            <w:tcW w:w="1572" w:type="dxa"/>
          </w:tcPr>
          <w:p w14:paraId="1774436F" w14:textId="060FED5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1,579</w:t>
            </w:r>
          </w:p>
        </w:tc>
      </w:tr>
    </w:tbl>
    <w:p w14:paraId="62B6A733" w14:textId="71B3C684" w:rsidR="006B38C2" w:rsidRDefault="006B38C2" w:rsidP="00DB6705">
      <w:pPr>
        <w:rPr>
          <w:rFonts w:ascii="Times New Roman" w:hAnsi="Times New Roman" w:cs="Times New Roman"/>
          <w:b/>
          <w:bCs/>
        </w:rPr>
      </w:pPr>
    </w:p>
    <w:p w14:paraId="18D3A513" w14:textId="77777777" w:rsidR="006B38C2" w:rsidRDefault="006B38C2">
      <w:pPr>
        <w:rPr>
          <w:rFonts w:ascii="Times New Roman" w:hAnsi="Times New Roman" w:cs="Times New Roman"/>
          <w:b/>
          <w:bCs/>
        </w:rPr>
      </w:pPr>
      <w:r>
        <w:rPr>
          <w:rFonts w:ascii="Times New Roman" w:hAnsi="Times New Roman" w:cs="Times New Roman"/>
          <w:b/>
          <w:bCs/>
        </w:rPr>
        <w:br w:type="page"/>
      </w:r>
    </w:p>
    <w:p w14:paraId="3A92B632" w14:textId="121843B4" w:rsidR="00705318" w:rsidRPr="00CD3AC5" w:rsidRDefault="00705318" w:rsidP="00705318">
      <w:pPr>
        <w:spacing w:after="0"/>
        <w:rPr>
          <w:rFonts w:ascii="Times New Roman" w:hAnsi="Times New Roman" w:cs="Times New Roman"/>
          <w:sz w:val="24"/>
          <w:szCs w:val="24"/>
        </w:rPr>
      </w:pPr>
      <w:commentRangeStart w:id="163"/>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Pr="00CD3AC5">
        <w:rPr>
          <w:rFonts w:ascii="Times New Roman" w:hAnsi="Times New Roman" w:cs="Times New Roman"/>
          <w:sz w:val="24"/>
          <w:szCs w:val="24"/>
        </w:rPr>
        <w:t>1</w:t>
      </w:r>
      <w:commentRangeEnd w:id="163"/>
      <w:r w:rsidR="00E6435B">
        <w:rPr>
          <w:rStyle w:val="CommentReference"/>
        </w:rPr>
        <w:commentReference w:id="163"/>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disability prevalences for </w:t>
      </w:r>
      <w:r w:rsidR="00EB6BC3" w:rsidRPr="00CD3AC5">
        <w:rPr>
          <w:rFonts w:ascii="Times New Roman" w:hAnsi="Times New Roman" w:cs="Times New Roman"/>
          <w:sz w:val="24"/>
          <w:szCs w:val="24"/>
        </w:rPr>
        <w:t xml:space="preserve">financially eligible children according to </w:t>
      </w:r>
      <w:r w:rsidRPr="00CD3AC5">
        <w:rPr>
          <w:rFonts w:ascii="Times New Roman" w:hAnsi="Times New Roman" w:cs="Times New Roman"/>
          <w:sz w:val="24"/>
          <w:szCs w:val="24"/>
        </w:rPr>
        <w:t xml:space="preserve">the </w:t>
      </w:r>
      <w:r w:rsidR="008A7F63" w:rsidRPr="00CD3AC5">
        <w:rPr>
          <w:rFonts w:ascii="Times New Roman" w:hAnsi="Times New Roman" w:cs="Times New Roman"/>
          <w:sz w:val="24"/>
          <w:szCs w:val="24"/>
        </w:rPr>
        <w:t>American Community Survey (</w:t>
      </w:r>
      <w:r w:rsidRPr="00CD3AC5">
        <w:rPr>
          <w:rFonts w:ascii="Times New Roman" w:hAnsi="Times New Roman" w:cs="Times New Roman"/>
          <w:sz w:val="24"/>
          <w:szCs w:val="24"/>
        </w:rPr>
        <w:t>ACS</w:t>
      </w:r>
      <w:r w:rsidR="008A7F63" w:rsidRPr="00CD3AC5">
        <w:rPr>
          <w:rFonts w:ascii="Times New Roman" w:hAnsi="Times New Roman" w:cs="Times New Roman"/>
          <w:sz w:val="24"/>
          <w:szCs w:val="24"/>
        </w:rPr>
        <w:t>)</w:t>
      </w:r>
      <w:r w:rsidRPr="00CD3AC5">
        <w:rPr>
          <w:rFonts w:ascii="Times New Roman" w:hAnsi="Times New Roman" w:cs="Times New Roman"/>
          <w:sz w:val="24"/>
          <w:szCs w:val="24"/>
        </w:rPr>
        <w:t xml:space="preserve"> and </w:t>
      </w:r>
      <w:r w:rsidR="0068459E" w:rsidRPr="00CD3AC5">
        <w:rPr>
          <w:rFonts w:ascii="Times New Roman" w:hAnsi="Times New Roman" w:cs="Times New Roman"/>
          <w:sz w:val="24"/>
          <w:szCs w:val="24"/>
        </w:rPr>
        <w:t>the National Survey of Children’s Health (</w:t>
      </w:r>
      <w:r w:rsidRPr="00CD3AC5">
        <w:rPr>
          <w:rFonts w:ascii="Times New Roman" w:hAnsi="Times New Roman" w:cs="Times New Roman"/>
          <w:sz w:val="24"/>
          <w:szCs w:val="24"/>
        </w:rPr>
        <w:t>NSCH</w:t>
      </w:r>
      <w:r w:rsidR="0068459E" w:rsidRPr="00CD3AC5">
        <w:rPr>
          <w:rFonts w:ascii="Times New Roman" w:hAnsi="Times New Roman" w:cs="Times New Roman"/>
          <w:sz w:val="24"/>
          <w:szCs w:val="24"/>
        </w:rPr>
        <w:t>)</w:t>
      </w:r>
      <w:r w:rsidR="00EE0F47" w:rsidRPr="00CD3AC5">
        <w:rPr>
          <w:rFonts w:ascii="Times New Roman" w:hAnsi="Times New Roman" w:cs="Times New Roman"/>
          <w:sz w:val="24"/>
          <w:szCs w:val="24"/>
        </w:rPr>
        <w:t>.</w:t>
      </w:r>
    </w:p>
    <w:p w14:paraId="3F410F88" w14:textId="581FC322" w:rsidR="00705318" w:rsidRDefault="00844718" w:rsidP="00435A6F">
      <w:pPr>
        <w:spacing w:after="0"/>
        <w:rPr>
          <w:rFonts w:ascii="Times New Roman" w:hAnsi="Times New Roman" w:cs="Times New Roman"/>
        </w:rPr>
      </w:pPr>
      <w:r>
        <w:rPr>
          <w:rFonts w:ascii="Times New Roman" w:hAnsi="Times New Roman" w:cs="Times New Roman"/>
          <w:noProof/>
        </w:rPr>
        <w:drawing>
          <wp:inline distT="0" distB="0" distL="0" distR="0" wp14:anchorId="39F47347" wp14:editId="42E8B188">
            <wp:extent cx="5943600" cy="413448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558DD661" w14:textId="3D6617B6" w:rsidR="00844718" w:rsidRDefault="00844718">
      <w:pPr>
        <w:rPr>
          <w:rFonts w:ascii="Times New Roman" w:hAnsi="Times New Roman" w:cs="Times New Roman"/>
        </w:rPr>
      </w:pPr>
      <w:r>
        <w:rPr>
          <w:rFonts w:ascii="Times New Roman" w:hAnsi="Times New Roman" w:cs="Times New Roman"/>
        </w:rPr>
        <w:br w:type="page"/>
      </w:r>
    </w:p>
    <w:p w14:paraId="6A4C64A6" w14:textId="0A79AD73" w:rsidR="00F0357F" w:rsidRPr="00CD3AC5" w:rsidDel="00E6435B" w:rsidRDefault="00F0357F" w:rsidP="00435A6F">
      <w:pPr>
        <w:spacing w:after="0"/>
        <w:rPr>
          <w:del w:id="164" w:author="Andrew Elhabr" w:date="2023-07-17T20:40:00Z"/>
          <w:rFonts w:ascii="Times New Roman" w:hAnsi="Times New Roman" w:cs="Times New Roman"/>
          <w:sz w:val="24"/>
          <w:szCs w:val="24"/>
        </w:rPr>
      </w:pPr>
      <w:bookmarkStart w:id="165" w:name="_Hlk140518861"/>
      <w:del w:id="166" w:author="Andrew Elhabr" w:date="2023-07-17T20:40:00Z">
        <w:r w:rsidRPr="00CD3AC5" w:rsidDel="00E6435B">
          <w:rPr>
            <w:rFonts w:ascii="Times New Roman" w:hAnsi="Times New Roman" w:cs="Times New Roman"/>
            <w:sz w:val="24"/>
            <w:szCs w:val="24"/>
          </w:rPr>
          <w:lastRenderedPageBreak/>
          <w:delText>Supplementary Figure</w:delText>
        </w:r>
        <w:r w:rsidR="005401BA" w:rsidRPr="00CD3AC5" w:rsidDel="00E6435B">
          <w:rPr>
            <w:rFonts w:ascii="Times New Roman" w:hAnsi="Times New Roman" w:cs="Times New Roman"/>
            <w:sz w:val="24"/>
            <w:szCs w:val="24"/>
          </w:rPr>
          <w:delText xml:space="preserve"> </w:delText>
        </w:r>
        <w:r w:rsidR="00572580" w:rsidRPr="00CD3AC5" w:rsidDel="00E6435B">
          <w:rPr>
            <w:rFonts w:ascii="Times New Roman" w:hAnsi="Times New Roman" w:cs="Times New Roman"/>
            <w:sz w:val="24"/>
            <w:szCs w:val="24"/>
          </w:rPr>
          <w:delText>S</w:delText>
        </w:r>
        <w:r w:rsidR="00705318" w:rsidRPr="00CD3AC5" w:rsidDel="00E6435B">
          <w:rPr>
            <w:rFonts w:ascii="Times New Roman" w:hAnsi="Times New Roman" w:cs="Times New Roman"/>
            <w:sz w:val="24"/>
            <w:szCs w:val="24"/>
          </w:rPr>
          <w:delText>2</w:delText>
        </w:r>
        <w:r w:rsidR="00C256D2" w:rsidRPr="00CD3AC5" w:rsidDel="00E6435B">
          <w:rPr>
            <w:rFonts w:ascii="Times New Roman" w:hAnsi="Times New Roman" w:cs="Times New Roman"/>
            <w:sz w:val="24"/>
            <w:szCs w:val="24"/>
          </w:rPr>
          <w:delText>.</w:delText>
        </w:r>
        <w:r w:rsidRPr="00CD3AC5" w:rsidDel="00E6435B">
          <w:rPr>
            <w:rFonts w:ascii="Times New Roman" w:hAnsi="Times New Roman" w:cs="Times New Roman"/>
            <w:sz w:val="24"/>
            <w:szCs w:val="24"/>
          </w:rPr>
          <w:delText xml:space="preserve"> </w:delText>
        </w:r>
        <w:r w:rsidR="00F50DCB" w:rsidRPr="00CD3AC5" w:rsidDel="00E6435B">
          <w:rPr>
            <w:rFonts w:ascii="Times New Roman" w:hAnsi="Times New Roman" w:cs="Times New Roman"/>
            <w:sz w:val="24"/>
            <w:szCs w:val="24"/>
          </w:rPr>
          <w:delText>Relationship</w:delText>
        </w:r>
        <w:r w:rsidRPr="00CD3AC5" w:rsidDel="00E6435B">
          <w:rPr>
            <w:rFonts w:ascii="Times New Roman" w:hAnsi="Times New Roman" w:cs="Times New Roman"/>
            <w:sz w:val="24"/>
            <w:szCs w:val="24"/>
          </w:rPr>
          <w:delText xml:space="preserve"> between estimated </w:delText>
        </w:r>
        <w:r w:rsidR="00F50DCB" w:rsidRPr="00CD3AC5" w:rsidDel="00E6435B">
          <w:rPr>
            <w:rFonts w:ascii="Times New Roman" w:hAnsi="Times New Roman" w:cs="Times New Roman"/>
            <w:sz w:val="24"/>
            <w:szCs w:val="24"/>
          </w:rPr>
          <w:delText xml:space="preserve">child </w:delText>
        </w:r>
        <w:r w:rsidR="008A7F63" w:rsidRPr="00CD3AC5" w:rsidDel="00E6435B">
          <w:rPr>
            <w:rFonts w:ascii="Times New Roman" w:hAnsi="Times New Roman" w:cs="Times New Roman"/>
            <w:sz w:val="24"/>
            <w:szCs w:val="24"/>
          </w:rPr>
          <w:delText xml:space="preserve">Supplemented Security Income (SSI) </w:delText>
        </w:r>
        <w:r w:rsidRPr="00CD3AC5" w:rsidDel="00E6435B">
          <w:rPr>
            <w:rFonts w:ascii="Times New Roman" w:hAnsi="Times New Roman" w:cs="Times New Roman"/>
            <w:sz w:val="24"/>
            <w:szCs w:val="24"/>
          </w:rPr>
          <w:delText xml:space="preserve">rates and </w:delText>
        </w:r>
        <w:r w:rsidR="009A66B2" w:rsidRPr="00CD3AC5" w:rsidDel="00E6435B">
          <w:rPr>
            <w:rFonts w:ascii="Times New Roman" w:hAnsi="Times New Roman" w:cs="Times New Roman"/>
            <w:sz w:val="24"/>
            <w:szCs w:val="24"/>
          </w:rPr>
          <w:delText xml:space="preserve">state-level </w:delText>
        </w:r>
        <w:r w:rsidRPr="00CD3AC5" w:rsidDel="00E6435B">
          <w:rPr>
            <w:rFonts w:ascii="Times New Roman" w:hAnsi="Times New Roman" w:cs="Times New Roman"/>
            <w:sz w:val="24"/>
            <w:szCs w:val="24"/>
          </w:rPr>
          <w:delText>policies</w:delText>
        </w:r>
        <w:r w:rsidR="009A66B2" w:rsidRPr="00CD3AC5" w:rsidDel="00E6435B">
          <w:rPr>
            <w:rFonts w:ascii="Times New Roman" w:hAnsi="Times New Roman" w:cs="Times New Roman"/>
            <w:sz w:val="24"/>
            <w:szCs w:val="24"/>
          </w:rPr>
          <w:delText xml:space="preserve"> (whether </w:delText>
        </w:r>
        <w:r w:rsidR="008A7F63" w:rsidRPr="00CD3AC5" w:rsidDel="00E6435B">
          <w:rPr>
            <w:rFonts w:ascii="Times New Roman" w:hAnsi="Times New Roman" w:cs="Times New Roman"/>
            <w:sz w:val="24"/>
            <w:szCs w:val="24"/>
          </w:rPr>
          <w:delText xml:space="preserve">Medicaid </w:delText>
        </w:r>
        <w:r w:rsidR="000459F8" w:rsidRPr="00CD3AC5" w:rsidDel="00E6435B">
          <w:rPr>
            <w:rFonts w:ascii="Times New Roman" w:hAnsi="Times New Roman" w:cs="Times New Roman"/>
            <w:sz w:val="24"/>
            <w:szCs w:val="24"/>
          </w:rPr>
          <w:delText>was automatically rewarded if SSI was awarded</w:delText>
        </w:r>
        <w:r w:rsidR="009A66B2" w:rsidRPr="00CD3AC5" w:rsidDel="00E6435B">
          <w:rPr>
            <w:rFonts w:ascii="Times New Roman" w:hAnsi="Times New Roman" w:cs="Times New Roman"/>
            <w:sz w:val="24"/>
            <w:szCs w:val="24"/>
          </w:rPr>
          <w:delText xml:space="preserve">, Medicaid </w:delText>
        </w:r>
        <w:r w:rsidR="008A7F63" w:rsidRPr="00CD3AC5" w:rsidDel="00E6435B">
          <w:rPr>
            <w:rFonts w:ascii="Times New Roman" w:hAnsi="Times New Roman" w:cs="Times New Roman"/>
            <w:sz w:val="24"/>
            <w:szCs w:val="24"/>
          </w:rPr>
          <w:delText>was expanded</w:delText>
        </w:r>
        <w:r w:rsidR="009A66B2" w:rsidRPr="00CD3AC5" w:rsidDel="00E6435B">
          <w:rPr>
            <w:rFonts w:ascii="Times New Roman" w:hAnsi="Times New Roman" w:cs="Times New Roman"/>
            <w:sz w:val="24"/>
            <w:szCs w:val="24"/>
          </w:rPr>
          <w:delText xml:space="preserve">, children are eligible to receive </w:delText>
        </w:r>
        <w:r w:rsidR="008A7F63" w:rsidRPr="00CD3AC5" w:rsidDel="00E6435B">
          <w:rPr>
            <w:rFonts w:ascii="Times New Roman" w:hAnsi="Times New Roman" w:cs="Times New Roman"/>
            <w:sz w:val="24"/>
            <w:szCs w:val="24"/>
          </w:rPr>
          <w:delText>S</w:delText>
        </w:r>
        <w:r w:rsidR="009A66B2" w:rsidRPr="00CD3AC5" w:rsidDel="00E6435B">
          <w:rPr>
            <w:rFonts w:ascii="Times New Roman" w:hAnsi="Times New Roman" w:cs="Times New Roman"/>
            <w:sz w:val="24"/>
            <w:szCs w:val="24"/>
          </w:rPr>
          <w:delText xml:space="preserve">tate </w:delText>
        </w:r>
        <w:r w:rsidR="008A7F63" w:rsidRPr="00CD3AC5" w:rsidDel="00E6435B">
          <w:rPr>
            <w:rFonts w:ascii="Times New Roman" w:hAnsi="Times New Roman" w:cs="Times New Roman"/>
            <w:sz w:val="24"/>
            <w:szCs w:val="24"/>
          </w:rPr>
          <w:delText>S</w:delText>
        </w:r>
        <w:r w:rsidR="009A66B2" w:rsidRPr="00CD3AC5" w:rsidDel="00E6435B">
          <w:rPr>
            <w:rFonts w:ascii="Times New Roman" w:hAnsi="Times New Roman" w:cs="Times New Roman"/>
            <w:sz w:val="24"/>
            <w:szCs w:val="24"/>
          </w:rPr>
          <w:delText xml:space="preserve">upplementary </w:delText>
        </w:r>
        <w:r w:rsidR="008A7F63" w:rsidRPr="00CD3AC5" w:rsidDel="00E6435B">
          <w:rPr>
            <w:rFonts w:ascii="Times New Roman" w:hAnsi="Times New Roman" w:cs="Times New Roman"/>
            <w:sz w:val="24"/>
            <w:szCs w:val="24"/>
          </w:rPr>
          <w:delText>P</w:delText>
        </w:r>
        <w:r w:rsidR="009A66B2" w:rsidRPr="00CD3AC5" w:rsidDel="00E6435B">
          <w:rPr>
            <w:rFonts w:ascii="Times New Roman" w:hAnsi="Times New Roman" w:cs="Times New Roman"/>
            <w:sz w:val="24"/>
            <w:szCs w:val="24"/>
          </w:rPr>
          <w:delText>ayments</w:delText>
        </w:r>
        <w:r w:rsidR="008A7F63" w:rsidRPr="00CD3AC5" w:rsidDel="00E6435B">
          <w:rPr>
            <w:rFonts w:ascii="Times New Roman" w:hAnsi="Times New Roman" w:cs="Times New Roman"/>
            <w:sz w:val="24"/>
            <w:szCs w:val="24"/>
          </w:rPr>
          <w:delText xml:space="preserve"> [SSP]</w:delText>
        </w:r>
        <w:r w:rsidR="009A66B2" w:rsidRPr="00CD3AC5" w:rsidDel="00E6435B">
          <w:rPr>
            <w:rFonts w:ascii="Times New Roman" w:hAnsi="Times New Roman" w:cs="Times New Roman"/>
            <w:sz w:val="24"/>
            <w:szCs w:val="24"/>
          </w:rPr>
          <w:delText>)</w:delText>
        </w:r>
        <w:r w:rsidR="002B2BF3" w:rsidRPr="00CD3AC5" w:rsidDel="00E6435B">
          <w:rPr>
            <w:rFonts w:ascii="Times New Roman" w:hAnsi="Times New Roman" w:cs="Times New Roman"/>
            <w:sz w:val="24"/>
            <w:szCs w:val="24"/>
          </w:rPr>
          <w:delText xml:space="preserve"> </w:delText>
        </w:r>
        <w:r w:rsidR="00435A6F" w:rsidRPr="00CD3AC5" w:rsidDel="00E6435B">
          <w:rPr>
            <w:rFonts w:ascii="Times New Roman" w:hAnsi="Times New Roman" w:cs="Times New Roman"/>
            <w:sz w:val="24"/>
            <w:szCs w:val="24"/>
          </w:rPr>
          <w:delText>by year.</w:delText>
        </w:r>
        <w:r w:rsidR="00C074D6" w:rsidRPr="00CD3AC5" w:rsidDel="00E6435B">
          <w:rPr>
            <w:rFonts w:ascii="Times New Roman" w:hAnsi="Times New Roman" w:cs="Times New Roman"/>
            <w:sz w:val="24"/>
            <w:szCs w:val="24"/>
          </w:rPr>
          <w:delText xml:space="preserve"> </w:delText>
        </w:r>
        <w:r w:rsidR="004A2263" w:rsidRPr="00CD3AC5" w:rsidDel="00E6435B">
          <w:rPr>
            <w:rFonts w:ascii="Times New Roman" w:hAnsi="Times New Roman" w:cs="Times New Roman"/>
            <w:sz w:val="24"/>
            <w:szCs w:val="24"/>
          </w:rPr>
          <w:delText>According to tow</w:delText>
        </w:r>
      </w:del>
      <w:ins w:id="167" w:author="Danielson, Melissa (CDC/DDNID/NCBDDD/DHDD)" w:date="2022-06-30T16:50:00Z">
        <w:del w:id="168" w:author="Andrew Elhabr" w:date="2023-07-17T20:40:00Z">
          <w:r w:rsidR="001711CA" w:rsidDel="00E6435B">
            <w:rPr>
              <w:rFonts w:ascii="Times New Roman" w:hAnsi="Times New Roman" w:cs="Times New Roman"/>
              <w:sz w:val="24"/>
              <w:szCs w:val="24"/>
            </w:rPr>
            <w:delText>o</w:delText>
          </w:r>
        </w:del>
      </w:ins>
      <w:del w:id="169" w:author="Andrew Elhabr" w:date="2023-07-17T20:40:00Z">
        <w:r w:rsidR="004A2263" w:rsidRPr="00CD3AC5" w:rsidDel="00E6435B">
          <w:rPr>
            <w:rFonts w:ascii="Times New Roman" w:hAnsi="Times New Roman" w:cs="Times New Roman"/>
            <w:sz w:val="24"/>
            <w:szCs w:val="24"/>
          </w:rPr>
          <w:delText>-sample t-tests, a</w:delText>
        </w:r>
        <w:r w:rsidR="00C074D6" w:rsidRPr="00CD3AC5" w:rsidDel="00E6435B">
          <w:rPr>
            <w:rFonts w:ascii="Times New Roman" w:hAnsi="Times New Roman" w:cs="Times New Roman"/>
            <w:sz w:val="24"/>
            <w:szCs w:val="24"/>
          </w:rPr>
          <w:delText xml:space="preserve">ll </w:delText>
        </w:r>
        <w:r w:rsidR="004A2263" w:rsidRPr="00CD3AC5" w:rsidDel="00E6435B">
          <w:rPr>
            <w:rFonts w:ascii="Times New Roman" w:hAnsi="Times New Roman" w:cs="Times New Roman"/>
            <w:sz w:val="24"/>
            <w:szCs w:val="24"/>
          </w:rPr>
          <w:delText xml:space="preserve">year-policy </w:delText>
        </w:r>
        <w:r w:rsidR="00C074D6" w:rsidRPr="00CD3AC5" w:rsidDel="00E6435B">
          <w:rPr>
            <w:rFonts w:ascii="Times New Roman" w:hAnsi="Times New Roman" w:cs="Times New Roman"/>
            <w:sz w:val="24"/>
            <w:szCs w:val="24"/>
          </w:rPr>
          <w:delText xml:space="preserve">relationships are statistically </w:delText>
        </w:r>
        <w:r w:rsidR="004A2263" w:rsidRPr="00CD3AC5" w:rsidDel="00E6435B">
          <w:rPr>
            <w:rFonts w:ascii="Times New Roman" w:hAnsi="Times New Roman" w:cs="Times New Roman"/>
            <w:sz w:val="24"/>
            <w:szCs w:val="24"/>
          </w:rPr>
          <w:delText>significant for the first row and insignificant for the second and third rows.</w:delText>
        </w:r>
      </w:del>
    </w:p>
    <w:p w14:paraId="07519F93" w14:textId="466895E3" w:rsidR="00435A6F" w:rsidDel="00E6435B" w:rsidRDefault="000459F8" w:rsidP="00435A6F">
      <w:pPr>
        <w:spacing w:after="0"/>
        <w:rPr>
          <w:del w:id="170" w:author="Andrew Elhabr" w:date="2023-07-17T20:40:00Z"/>
          <w:rFonts w:ascii="Times New Roman" w:hAnsi="Times New Roman" w:cs="Times New Roman"/>
        </w:rPr>
      </w:pPr>
      <w:del w:id="171" w:author="Andrew Elhabr" w:date="2023-07-17T20:40:00Z">
        <w:r w:rsidDel="00E6435B">
          <w:rPr>
            <w:rFonts w:ascii="Times New Roman" w:hAnsi="Times New Roman" w:cs="Times New Roman"/>
            <w:noProof/>
          </w:rPr>
          <w:drawing>
            <wp:inline distT="0" distB="0" distL="0" distR="0" wp14:anchorId="2D9D25DD" wp14:editId="359CB460">
              <wp:extent cx="5943600" cy="5943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42A71DFA" w14:textId="176DD951" w:rsidR="00461494" w:rsidDel="00E6435B" w:rsidRDefault="00461494">
      <w:pPr>
        <w:rPr>
          <w:del w:id="172" w:author="Andrew Elhabr" w:date="2023-07-17T20:40:00Z"/>
          <w:rFonts w:ascii="Times New Roman" w:hAnsi="Times New Roman" w:cs="Times New Roman"/>
        </w:rPr>
      </w:pPr>
      <w:del w:id="173" w:author="Andrew Elhabr" w:date="2023-07-17T20:40:00Z">
        <w:r w:rsidDel="00E6435B">
          <w:rPr>
            <w:rFonts w:ascii="Times New Roman" w:hAnsi="Times New Roman" w:cs="Times New Roman"/>
          </w:rPr>
          <w:br w:type="page"/>
        </w:r>
      </w:del>
    </w:p>
    <w:p w14:paraId="40DD1290" w14:textId="0AA0678D" w:rsidR="006B38C2" w:rsidRPr="00CD3AC5" w:rsidDel="00E6435B" w:rsidRDefault="006B38C2" w:rsidP="0036359E">
      <w:pPr>
        <w:spacing w:after="0"/>
        <w:rPr>
          <w:del w:id="174" w:author="Andrew Elhabr" w:date="2023-07-17T20:40:00Z"/>
          <w:rFonts w:ascii="Times New Roman" w:hAnsi="Times New Roman" w:cs="Times New Roman"/>
          <w:sz w:val="24"/>
          <w:szCs w:val="24"/>
        </w:rPr>
      </w:pPr>
      <w:del w:id="175" w:author="Andrew Elhabr" w:date="2023-07-17T20:40:00Z">
        <w:r w:rsidRPr="00CD3AC5" w:rsidDel="00E6435B">
          <w:rPr>
            <w:rFonts w:ascii="Times New Roman" w:hAnsi="Times New Roman" w:cs="Times New Roman"/>
            <w:sz w:val="24"/>
            <w:szCs w:val="24"/>
          </w:rPr>
          <w:lastRenderedPageBreak/>
          <w:delText xml:space="preserve">Supplementary Figure </w:delText>
        </w:r>
        <w:r w:rsidR="00572580" w:rsidRPr="00CD3AC5" w:rsidDel="00E6435B">
          <w:rPr>
            <w:rFonts w:ascii="Times New Roman" w:hAnsi="Times New Roman" w:cs="Times New Roman"/>
            <w:sz w:val="24"/>
            <w:szCs w:val="24"/>
          </w:rPr>
          <w:delText>S</w:delText>
        </w:r>
        <w:r w:rsidR="00C256D2" w:rsidRPr="00CD3AC5" w:rsidDel="00E6435B">
          <w:rPr>
            <w:rFonts w:ascii="Times New Roman" w:hAnsi="Times New Roman" w:cs="Times New Roman"/>
            <w:sz w:val="24"/>
            <w:szCs w:val="24"/>
          </w:rPr>
          <w:delText>3.</w:delText>
        </w:r>
        <w:r w:rsidRPr="00CD3AC5" w:rsidDel="00E6435B">
          <w:rPr>
            <w:rFonts w:ascii="Times New Roman" w:hAnsi="Times New Roman" w:cs="Times New Roman"/>
            <w:sz w:val="24"/>
            <w:szCs w:val="24"/>
          </w:rPr>
          <w:delText xml:space="preserve"> Distribution of child </w:delText>
        </w:r>
        <w:r w:rsidR="008A7F63" w:rsidRPr="00CD3AC5" w:rsidDel="00E6435B">
          <w:rPr>
            <w:rFonts w:ascii="Times New Roman" w:hAnsi="Times New Roman" w:cs="Times New Roman"/>
            <w:sz w:val="24"/>
            <w:szCs w:val="24"/>
          </w:rPr>
          <w:delText xml:space="preserve">Supplemented Security Income (SSI) </w:delText>
        </w:r>
        <w:r w:rsidRPr="00CD3AC5" w:rsidDel="00E6435B">
          <w:rPr>
            <w:rFonts w:ascii="Times New Roman" w:hAnsi="Times New Roman" w:cs="Times New Roman"/>
            <w:sz w:val="24"/>
            <w:szCs w:val="24"/>
          </w:rPr>
          <w:delText>participation rates using bootstraps</w:delText>
        </w:r>
        <w:r w:rsidR="00EB6BC3" w:rsidRPr="00CD3AC5" w:rsidDel="00E6435B">
          <w:rPr>
            <w:rFonts w:ascii="Times New Roman" w:hAnsi="Times New Roman" w:cs="Times New Roman"/>
            <w:sz w:val="24"/>
            <w:szCs w:val="24"/>
          </w:rPr>
          <w:delText xml:space="preserve"> generated</w:delText>
        </w:r>
        <w:r w:rsidRPr="00CD3AC5" w:rsidDel="00E6435B">
          <w:rPr>
            <w:rFonts w:ascii="Times New Roman" w:hAnsi="Times New Roman" w:cs="Times New Roman"/>
            <w:sz w:val="24"/>
            <w:szCs w:val="24"/>
          </w:rPr>
          <w:delText xml:space="preserve"> from </w:delText>
        </w:r>
        <w:r w:rsidR="00EB6BC3" w:rsidRPr="00CD3AC5" w:rsidDel="00E6435B">
          <w:rPr>
            <w:rFonts w:ascii="Times New Roman" w:hAnsi="Times New Roman" w:cs="Times New Roman"/>
            <w:sz w:val="24"/>
            <w:szCs w:val="24"/>
          </w:rPr>
          <w:delText xml:space="preserve">the </w:delText>
        </w:r>
        <w:r w:rsidRPr="00CD3AC5" w:rsidDel="00E6435B">
          <w:rPr>
            <w:rFonts w:ascii="Times New Roman" w:hAnsi="Times New Roman" w:cs="Times New Roman"/>
            <w:sz w:val="24"/>
            <w:szCs w:val="24"/>
          </w:rPr>
          <w:delText>distribution</w:delText>
        </w:r>
        <w:r w:rsidR="00EB6BC3" w:rsidRPr="00CD3AC5" w:rsidDel="00E6435B">
          <w:rPr>
            <w:rFonts w:ascii="Times New Roman" w:hAnsi="Times New Roman" w:cs="Times New Roman"/>
            <w:sz w:val="24"/>
            <w:szCs w:val="24"/>
          </w:rPr>
          <w:delText>-</w:delText>
        </w:r>
        <w:r w:rsidRPr="00CD3AC5" w:rsidDel="00E6435B">
          <w:rPr>
            <w:rFonts w:ascii="Times New Roman" w:hAnsi="Times New Roman" w:cs="Times New Roman"/>
            <w:sz w:val="24"/>
            <w:szCs w:val="24"/>
          </w:rPr>
          <w:delText xml:space="preserve">fitting </w:delText>
        </w:r>
        <w:r w:rsidR="00EB6BC3" w:rsidRPr="00CD3AC5" w:rsidDel="00E6435B">
          <w:rPr>
            <w:rFonts w:ascii="Times New Roman" w:hAnsi="Times New Roman" w:cs="Times New Roman"/>
            <w:sz w:val="24"/>
            <w:szCs w:val="24"/>
          </w:rPr>
          <w:delText xml:space="preserve">process </w:delText>
        </w:r>
        <w:r w:rsidRPr="00CD3AC5" w:rsidDel="00E6435B">
          <w:rPr>
            <w:rFonts w:ascii="Times New Roman" w:hAnsi="Times New Roman" w:cs="Times New Roman"/>
            <w:sz w:val="24"/>
            <w:szCs w:val="24"/>
          </w:rPr>
          <w:delText xml:space="preserve">of </w:delText>
        </w:r>
        <w:r w:rsidR="00EB6BC3" w:rsidRPr="00CD3AC5" w:rsidDel="00E6435B">
          <w:rPr>
            <w:rFonts w:ascii="Times New Roman" w:hAnsi="Times New Roman" w:cs="Times New Roman"/>
            <w:sz w:val="24"/>
            <w:szCs w:val="24"/>
          </w:rPr>
          <w:delText>the</w:delText>
        </w:r>
        <w:r w:rsidRPr="00CD3AC5" w:rsidDel="00E6435B">
          <w:rPr>
            <w:rFonts w:ascii="Times New Roman" w:hAnsi="Times New Roman" w:cs="Times New Roman"/>
            <w:sz w:val="24"/>
            <w:szCs w:val="24"/>
          </w:rPr>
          <w:delText xml:space="preserve"> public data </w:delText>
        </w:r>
        <w:r w:rsidR="00EB6BC3" w:rsidRPr="00CD3AC5" w:rsidDel="00E6435B">
          <w:rPr>
            <w:rFonts w:ascii="Times New Roman" w:hAnsi="Times New Roman" w:cs="Times New Roman"/>
            <w:sz w:val="24"/>
            <w:szCs w:val="24"/>
          </w:rPr>
          <w:delText>tables</w:delText>
        </w:r>
        <w:r w:rsidRPr="00CD3AC5" w:rsidDel="00E6435B">
          <w:rPr>
            <w:rFonts w:ascii="Times New Roman" w:hAnsi="Times New Roman" w:cs="Times New Roman"/>
            <w:sz w:val="24"/>
            <w:szCs w:val="24"/>
          </w:rPr>
          <w:delText xml:space="preserve"> colored by whether the state ha</w:delText>
        </w:r>
        <w:r w:rsidR="008A7F63" w:rsidRPr="00CD3AC5" w:rsidDel="00E6435B">
          <w:rPr>
            <w:rFonts w:ascii="Times New Roman" w:hAnsi="Times New Roman" w:cs="Times New Roman"/>
            <w:sz w:val="24"/>
            <w:szCs w:val="24"/>
          </w:rPr>
          <w:delText>d</w:delText>
        </w:r>
        <w:r w:rsidRPr="00CD3AC5" w:rsidDel="00E6435B">
          <w:rPr>
            <w:rFonts w:ascii="Times New Roman" w:hAnsi="Times New Roman" w:cs="Times New Roman"/>
            <w:sz w:val="24"/>
            <w:szCs w:val="24"/>
          </w:rPr>
          <w:delText xml:space="preserve"> greater than or equal to 60% of its population in urbanized areas for selected states.</w:delText>
        </w:r>
      </w:del>
    </w:p>
    <w:p w14:paraId="12218078" w14:textId="1E83E26A" w:rsidR="00356A8C" w:rsidRPr="00442F6C" w:rsidRDefault="00356A8C" w:rsidP="00381081">
      <w:pPr>
        <w:rPr>
          <w:rFonts w:ascii="Times New Roman" w:hAnsi="Times New Roman" w:cs="Times New Roman"/>
        </w:rPr>
      </w:pPr>
      <w:del w:id="176" w:author="Andrew Elhabr" w:date="2023-07-17T20:40:00Z">
        <w:r w:rsidDel="00E6435B">
          <w:rPr>
            <w:rFonts w:ascii="Times New Roman" w:hAnsi="Times New Roman" w:cs="Times New Roman"/>
            <w:noProof/>
          </w:rPr>
          <w:drawing>
            <wp:inline distT="0" distB="0" distL="0" distR="0" wp14:anchorId="439320FC" wp14:editId="52B5E133">
              <wp:extent cx="5943600" cy="5943600"/>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bookmarkEnd w:id="165"/>
    </w:p>
    <w:sectPr w:rsidR="00356A8C" w:rsidRPr="00442F6C" w:rsidSect="002B1DE3">
      <w:headerReference w:type="even" r:id="rId18"/>
      <w:headerReference w:type="default" r:id="rId19"/>
      <w:footerReference w:type="even" r:id="rId20"/>
      <w:footerReference w:type="default" r:id="rId21"/>
      <w:headerReference w:type="first" r:id="rId22"/>
      <w:footerReference w:type="first" r:id="rId23"/>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drew Elhabr" w:date="2023-07-17T19:42:00Z" w:initials="AE">
    <w:p w14:paraId="372C88BB" w14:textId="77777777" w:rsidR="002361DE" w:rsidRDefault="002361DE" w:rsidP="00F627CF">
      <w:pPr>
        <w:pStyle w:val="CommentText"/>
      </w:pPr>
      <w:r>
        <w:rPr>
          <w:rStyle w:val="CommentReference"/>
        </w:rPr>
        <w:annotationRef/>
      </w:r>
      <w:r>
        <w:t>He will probably want to stay on, but I can reach out to him soon about it.</w:t>
      </w:r>
    </w:p>
  </w:comment>
  <w:comment w:id="25" w:author="Andrew Elhabr" w:date="2023-07-17T20:01:00Z" w:initials="AE">
    <w:p w14:paraId="4DA814BE" w14:textId="77777777" w:rsidR="007E533B" w:rsidRDefault="007E533B" w:rsidP="00A25EA4">
      <w:pPr>
        <w:pStyle w:val="CommentText"/>
      </w:pPr>
      <w:r>
        <w:rPr>
          <w:rStyle w:val="CommentReference"/>
        </w:rPr>
        <w:annotationRef/>
      </w:r>
      <w:r>
        <w:t>Please check manuscript/2022/manuscript_mld_jk_intro_only.docx for Jen's proposed edits to this section.</w:t>
      </w:r>
    </w:p>
  </w:comment>
  <w:comment w:id="41" w:author="Danielson, Melissa (CDC/DDNID/NCBDDD/DHDD)" w:date="2022-06-30T15:12:00Z" w:initials="DM(">
    <w:p w14:paraId="602DE242" w14:textId="4B04505A" w:rsidR="001F32A0" w:rsidRDefault="001F32A0">
      <w:pPr>
        <w:pStyle w:val="CommentText"/>
      </w:pPr>
      <w:r>
        <w:rPr>
          <w:rStyle w:val="CommentReference"/>
        </w:rPr>
        <w:annotationRef/>
      </w:r>
      <w:r>
        <w:t>Is the range based on different eligibility thresholds across states? Or is this something else?</w:t>
      </w:r>
    </w:p>
  </w:comment>
  <w:comment w:id="47" w:author="Danielson, Melissa (CDC/DDNID/NCBDDD/DHDD)" w:date="2022-06-30T17:05:00Z" w:initials="DM(">
    <w:p w14:paraId="250E3B27" w14:textId="0AB483FF" w:rsidR="00B134AE" w:rsidRDefault="00B134AE">
      <w:pPr>
        <w:pStyle w:val="CommentText"/>
      </w:pPr>
      <w:r>
        <w:rPr>
          <w:rStyle w:val="CommentReference"/>
        </w:rPr>
        <w:annotationRef/>
      </w:r>
      <w:r w:rsidR="000562E8">
        <w:t>This is a big suggestion, but I’m wondering if you have considered presenting a set of NSCH-based estimates and a set of ACS-based estimates separately, rather than combining them into an overall estimate. I think by combining them, there’s the assumption that the disability indicators are equally valid proxies for the SSI disability criteria; given the uncertainty it might be more defensible to present the ACS estimates as a floor and the NSCH estimates as a ceiling, with the interpretation that the true value is likely somewhere in between.</w:t>
      </w:r>
      <w:r w:rsidR="002A3744">
        <w:t xml:space="preserve"> </w:t>
      </w:r>
      <w:r w:rsidR="00823971">
        <w:t>The way (at least I’m interpreting) it’s currently being calculated, the NSCH has more weight in the overall estimate because of the larger estimated denominators, and I’m not sure that is appropriate.</w:t>
      </w:r>
    </w:p>
  </w:comment>
  <w:comment w:id="48" w:author="Danielson, Melissa (CDC/DDNID/NCBDDD/DHDD)" w:date="2022-06-30T17:29:00Z" w:initials="DM(">
    <w:p w14:paraId="40C0E51D" w14:textId="786A6866" w:rsidR="00C53269" w:rsidRDefault="00C53269">
      <w:pPr>
        <w:pStyle w:val="CommentText"/>
      </w:pPr>
      <w:r>
        <w:rPr>
          <w:rStyle w:val="CommentReference"/>
        </w:rPr>
        <w:annotationRef/>
      </w:r>
      <w:r>
        <w:t>Was the</w:t>
      </w:r>
      <w:r w:rsidR="000562E8">
        <w:t xml:space="preserve"> more complex</w:t>
      </w:r>
      <w:r>
        <w:t xml:space="preserve"> special health care need</w:t>
      </w:r>
      <w:r w:rsidR="000562E8">
        <w:t>s</w:t>
      </w:r>
      <w:r>
        <w:t xml:space="preserve"> criteria discussed with the SSA contact to get their take on the validity of it as a proxy?</w:t>
      </w:r>
    </w:p>
  </w:comment>
  <w:comment w:id="49" w:author="Danielson, Melissa (CDC/DDNID/NCBDDD/DHDD)" w:date="2022-06-30T15:20:00Z" w:initials="DM(">
    <w:p w14:paraId="5E1E2A12" w14:textId="7FBC2DDE" w:rsidR="00CC14EE" w:rsidRDefault="00CC14EE" w:rsidP="00CC14EE">
      <w:pPr>
        <w:pStyle w:val="CommentText"/>
      </w:pPr>
      <w:r>
        <w:rPr>
          <w:rStyle w:val="CommentReference"/>
        </w:rPr>
        <w:annotationRef/>
      </w:r>
      <w:r>
        <w:t>We might want to reword these sentences to more reader-friendly language – maybe something like</w:t>
      </w:r>
    </w:p>
    <w:p w14:paraId="4640CBD5" w14:textId="77777777" w:rsidR="00CC14EE" w:rsidRDefault="00CC14EE" w:rsidP="00CC14EE">
      <w:pPr>
        <w:pStyle w:val="CommentText"/>
      </w:pPr>
    </w:p>
    <w:p w14:paraId="1CBDCE17" w14:textId="304BA3BD" w:rsidR="00CC14EE" w:rsidRDefault="00CC14EE" w:rsidP="00CC14EE">
      <w:pPr>
        <w:pStyle w:val="CommentText"/>
      </w:pPr>
      <w:r>
        <w:t>“…the percentage of children with a disability was calculated for each of four income categories (&lt;50% FPL, 50%-99% FPL, 100-149% FPL, and 150-199% FPL).”</w:t>
      </w:r>
    </w:p>
  </w:comment>
  <w:comment w:id="50" w:author="Danielson, Melissa (CDC/DDNID/NCBDDD/DHDD)" w:date="2022-06-30T17:52:00Z" w:initials="DM(">
    <w:p w14:paraId="765AEFFA" w14:textId="688B382F" w:rsidR="000562E8" w:rsidRDefault="000562E8">
      <w:pPr>
        <w:pStyle w:val="CommentText"/>
      </w:pPr>
      <w:r>
        <w:rPr>
          <w:rStyle w:val="CommentReference"/>
        </w:rPr>
        <w:annotationRef/>
      </w:r>
      <w:r>
        <w:t>Would recommend adding more of the detail for this indicator for readers who are familiar with the CSHCN indicator so that it’s clear that it’s not all CSHCN being included, only those with more complex needs</w:t>
      </w:r>
    </w:p>
  </w:comment>
  <w:comment w:id="51" w:author="Andrew Elhabr" w:date="2023-07-17T20:24:00Z" w:initials="AE">
    <w:p w14:paraId="3CCA67AF" w14:textId="77777777" w:rsidR="00713E4E" w:rsidRDefault="00713E4E" w:rsidP="006E775F">
      <w:pPr>
        <w:pStyle w:val="CommentText"/>
      </w:pPr>
      <w:r>
        <w:rPr>
          <w:rStyle w:val="CommentReference"/>
        </w:rPr>
        <w:annotationRef/>
      </w:r>
      <w:r>
        <w:t>We decided to no longer do this, and instead, keep estimates differentiated by ACS vs. NSCH</w:t>
      </w:r>
    </w:p>
  </w:comment>
  <w:comment w:id="62" w:author="Danielson, Melissa (CDC/DDNID/NCBDDD/DHDD)" w:date="2022-06-30T16:34:00Z" w:initials="DM(">
    <w:p w14:paraId="605CCC39" w14:textId="53CCEE18" w:rsidR="002E51FB" w:rsidRDefault="002E51FB">
      <w:pPr>
        <w:pStyle w:val="CommentText"/>
      </w:pPr>
      <w:r>
        <w:rPr>
          <w:rStyle w:val="CommentReference"/>
        </w:rPr>
        <w:annotationRef/>
      </w:r>
      <w:r>
        <w:t>To make sure I’m interpreting the methods correctly, this is what is being presented in Table 1, yes?</w:t>
      </w:r>
    </w:p>
  </w:comment>
  <w:comment w:id="71" w:author="Danielson, Melissa (CDC/DDNID/NCBDDD/DHDD)" w:date="2022-06-30T16:51:00Z" w:initials="DM(">
    <w:p w14:paraId="60085A8C" w14:textId="59706A87" w:rsidR="001711CA" w:rsidRDefault="001711CA">
      <w:pPr>
        <w:pStyle w:val="CommentText"/>
      </w:pPr>
      <w:r>
        <w:rPr>
          <w:rStyle w:val="CommentReference"/>
        </w:rPr>
        <w:annotationRef/>
      </w:r>
      <w:r>
        <w:t>Were there any states that had changes in these policies over the study time period?</w:t>
      </w:r>
      <w:r w:rsidR="00823971">
        <w:t xml:space="preserve"> This might affect my recommendation about only presenting combined 2016-19 estimates</w:t>
      </w:r>
    </w:p>
  </w:comment>
  <w:comment w:id="76" w:author="Danielson, Melissa (CDC/DDNID/NCBDDD/DHDD)" w:date="2022-06-30T16:41:00Z" w:initials="DM(">
    <w:p w14:paraId="63DD423E" w14:textId="23976B61" w:rsidR="0039153C" w:rsidRDefault="0039153C">
      <w:pPr>
        <w:pStyle w:val="CommentText"/>
      </w:pPr>
      <w:r>
        <w:rPr>
          <w:rStyle w:val="CommentReference"/>
        </w:rPr>
        <w:annotationRef/>
      </w:r>
      <w:r>
        <w:t>Or is this what is in Table 1?</w:t>
      </w:r>
    </w:p>
  </w:comment>
  <w:comment w:id="80" w:author="Danielson, Melissa (CDC/DDNID/NCBDDD/DHDD)" w:date="2022-06-30T16:43:00Z" w:initials="DM(">
    <w:p w14:paraId="27608A5D" w14:textId="4B59072F" w:rsidR="0039153C" w:rsidRDefault="0039153C">
      <w:pPr>
        <w:pStyle w:val="CommentText"/>
      </w:pPr>
      <w:r>
        <w:rPr>
          <w:rStyle w:val="CommentReference"/>
        </w:rPr>
        <w:annotationRef/>
      </w:r>
      <w:r>
        <w:t>For this and the two sample t-tests, was the only criteria considered whether the p-value was &lt;0.05? Has the magnitude of the correlation or size of the difference considered or looked at?</w:t>
      </w:r>
    </w:p>
  </w:comment>
  <w:comment w:id="88" w:author="Danielson, Melissa (CDC/DDNID/NCBDDD/DHDD)" w:date="2022-06-30T16:27:00Z" w:initials="DM(">
    <w:p w14:paraId="72DBD986" w14:textId="15F531E2" w:rsidR="002E51FB" w:rsidRDefault="002E51FB">
      <w:pPr>
        <w:pStyle w:val="CommentText"/>
      </w:pPr>
      <w:r>
        <w:rPr>
          <w:rStyle w:val="CommentReference"/>
        </w:rPr>
        <w:annotationRef/>
      </w:r>
      <w:r>
        <w:t>Average per year?</w:t>
      </w:r>
    </w:p>
  </w:comment>
  <w:comment w:id="111" w:author="Danielson, Melissa (CDC/DDNID/NCBDDD/DHDD)" w:date="2022-06-30T16:54:00Z" w:initials="DM(">
    <w:p w14:paraId="36A82113" w14:textId="441CAE83" w:rsidR="001711CA" w:rsidRDefault="001711CA">
      <w:pPr>
        <w:pStyle w:val="CommentText"/>
      </w:pPr>
      <w:r>
        <w:rPr>
          <w:rStyle w:val="CommentReference"/>
        </w:rPr>
        <w:annotationRef/>
      </w:r>
      <w:r>
        <w:t>I think for the primary table, it might be better just to show the survey averages over the 4 years and the overall estimate</w:t>
      </w:r>
      <w:r w:rsidR="002A3744">
        <w:t xml:space="preserve"> (if that stays in)</w:t>
      </w:r>
      <w:r>
        <w:t xml:space="preserve"> given that there are some instances of big fluctuations from year to year (e.g. Delaware ACS, Georgia NSCH, Louisiana NSCH) that may be due to random sampling error. (could maybe include this full table in supplemental materials</w:t>
      </w:r>
      <w:r w:rsidR="002A3744">
        <w:t>)</w:t>
      </w:r>
      <w:r w:rsidR="00C53269">
        <w:t xml:space="preserve">. </w:t>
      </w:r>
      <w:r w:rsidR="00F07966">
        <w:t>I took a quick look at the NSCH data, and there appears to be a number of unstable estimates for the annual disability estimate (I looked at 2019 specifically and found 5 states with estimates that had a relative standard error larger than 30% - would assume a similar number of states in 2017 and 2018 as well (though probably not 2016 because of a larger overall sample size).</w:t>
      </w:r>
    </w:p>
  </w:comment>
  <w:comment w:id="112" w:author="Danielson, Melissa (CDC/DDNID/NCBDDD/DHDD)" w:date="2022-06-30T17:26:00Z" w:initials="DM(">
    <w:p w14:paraId="72E5FE10" w14:textId="0A841ACD" w:rsidR="002A3744" w:rsidRDefault="002A3744">
      <w:pPr>
        <w:pStyle w:val="CommentText"/>
      </w:pPr>
      <w:r>
        <w:rPr>
          <w:rStyle w:val="CommentReference"/>
        </w:rPr>
        <w:annotationRef/>
      </w:r>
      <w:r>
        <w:t>If this suggestion is taken, I’d also recommend including in this table something like what is presented in Figure 3 for the NSCH-based and ACS-based estimates to provide the reader with some idea of the variance</w:t>
      </w:r>
    </w:p>
  </w:comment>
  <w:comment w:id="113" w:author="Danielson, Melissa (CDC/DDNID/NCBDDD/DHDD)" w:date="2022-06-30T16:35:00Z" w:initials="DM(">
    <w:p w14:paraId="57C69D62" w14:textId="53F47BE2" w:rsidR="002E51FB" w:rsidRDefault="002E51FB">
      <w:pPr>
        <w:pStyle w:val="CommentText"/>
      </w:pPr>
      <w:r>
        <w:rPr>
          <w:rStyle w:val="CommentReference"/>
        </w:rPr>
        <w:annotationRef/>
      </w:r>
      <w:r>
        <w:t>Can you clarify what the denominator is for this estimate? Is it the average of the estimated eligible population derived from the NSCH and ACS?</w:t>
      </w:r>
    </w:p>
  </w:comment>
  <w:comment w:id="160" w:author="Andrew Elhabr" w:date="2023-07-17T20:40:00Z" w:initials="AE">
    <w:p w14:paraId="5ECD63A8" w14:textId="77777777" w:rsidR="00E6435B" w:rsidRDefault="00E6435B" w:rsidP="0096272B">
      <w:pPr>
        <w:pStyle w:val="CommentText"/>
      </w:pPr>
      <w:r>
        <w:rPr>
          <w:rStyle w:val="CommentReference"/>
        </w:rPr>
        <w:annotationRef/>
      </w:r>
      <w:r>
        <w:t>Should be converted to a main table.</w:t>
      </w:r>
    </w:p>
  </w:comment>
  <w:comment w:id="161" w:author="Danielson, Melissa (CDC/DDNID/NCBDDD/DHDD)" w:date="2022-07-01T12:11:00Z" w:initials="DM(">
    <w:p w14:paraId="31485DF1" w14:textId="2608C026" w:rsidR="00931327" w:rsidRDefault="00931327">
      <w:pPr>
        <w:pStyle w:val="CommentText"/>
      </w:pPr>
      <w:r>
        <w:rPr>
          <w:rStyle w:val="CommentReference"/>
        </w:rPr>
        <w:annotationRef/>
      </w:r>
      <w:r>
        <w:t>Typo</w:t>
      </w:r>
    </w:p>
  </w:comment>
  <w:comment w:id="162" w:author="Andrew Elhabr" w:date="2023-07-17T20:42:00Z" w:initials="AE">
    <w:p w14:paraId="544FD621" w14:textId="77777777" w:rsidR="00E6435B" w:rsidRDefault="00E6435B" w:rsidP="00CF7104">
      <w:pPr>
        <w:pStyle w:val="CommentText"/>
      </w:pPr>
      <w:r>
        <w:rPr>
          <w:rStyle w:val="CommentReference"/>
        </w:rPr>
        <w:annotationRef/>
      </w:r>
      <w:r>
        <w:t>This analysis does not need to be kept in. But it is one basic "secondary" analysis that can be performed after the participation rates are estimated (without going into any policy info).</w:t>
      </w:r>
    </w:p>
  </w:comment>
  <w:comment w:id="163" w:author="Andrew Elhabr" w:date="2023-07-17T20:41:00Z" w:initials="AE">
    <w:p w14:paraId="30FCB9A3" w14:textId="1E674E4A" w:rsidR="00E6435B" w:rsidRDefault="00E6435B" w:rsidP="00841769">
      <w:pPr>
        <w:pStyle w:val="CommentText"/>
      </w:pPr>
      <w:r>
        <w:rPr>
          <w:rStyle w:val="CommentReference"/>
        </w:rPr>
        <w:annotationRef/>
      </w:r>
      <w:r>
        <w:t>Could be considered as a main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2C88BB" w15:done="0"/>
  <w15:commentEx w15:paraId="4DA814BE" w15:done="0"/>
  <w15:commentEx w15:paraId="602DE242" w15:done="0"/>
  <w15:commentEx w15:paraId="250E3B27" w15:done="0"/>
  <w15:commentEx w15:paraId="40C0E51D" w15:paraIdParent="250E3B27" w15:done="0"/>
  <w15:commentEx w15:paraId="1CBDCE17" w15:done="0"/>
  <w15:commentEx w15:paraId="765AEFFA" w15:done="0"/>
  <w15:commentEx w15:paraId="3CCA67AF" w15:done="0"/>
  <w15:commentEx w15:paraId="605CCC39" w15:done="0"/>
  <w15:commentEx w15:paraId="60085A8C" w15:done="0"/>
  <w15:commentEx w15:paraId="63DD423E" w15:done="0"/>
  <w15:commentEx w15:paraId="27608A5D" w15:done="0"/>
  <w15:commentEx w15:paraId="72DBD986" w15:done="0"/>
  <w15:commentEx w15:paraId="36A82113" w15:done="0"/>
  <w15:commentEx w15:paraId="72E5FE10" w15:paraIdParent="36A82113" w15:done="0"/>
  <w15:commentEx w15:paraId="57C69D62" w15:done="0"/>
  <w15:commentEx w15:paraId="5ECD63A8" w15:done="0"/>
  <w15:commentEx w15:paraId="31485DF1" w15:done="0"/>
  <w15:commentEx w15:paraId="544FD621" w15:done="0"/>
  <w15:commentEx w15:paraId="30FCB9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01814" w16cex:dateUtc="2023-07-18T00:42:00Z"/>
  <w16cex:commentExtensible w16cex:durableId="28601C97" w16cex:dateUtc="2023-07-18T01:01:00Z"/>
  <w16cex:commentExtensible w16cex:durableId="26683BC1" w16cex:dateUtc="2022-06-30T19:12:00Z"/>
  <w16cex:commentExtensible w16cex:durableId="26685667" w16cex:dateUtc="2022-06-30T21:05:00Z"/>
  <w16cex:commentExtensible w16cex:durableId="26685C15" w16cex:dateUtc="2022-06-30T21:29:00Z"/>
  <w16cex:commentExtensible w16cex:durableId="26683DBD" w16cex:dateUtc="2022-06-30T19:20:00Z"/>
  <w16cex:commentExtensible w16cex:durableId="26686179" w16cex:dateUtc="2022-06-30T21:52:00Z"/>
  <w16cex:commentExtensible w16cex:durableId="28602218" w16cex:dateUtc="2023-07-18T01:24:00Z"/>
  <w16cex:commentExtensible w16cex:durableId="26684F08" w16cex:dateUtc="2022-06-30T20:34:00Z"/>
  <w16cex:commentExtensible w16cex:durableId="26685303" w16cex:dateUtc="2022-06-30T20:51:00Z"/>
  <w16cex:commentExtensible w16cex:durableId="266850CC" w16cex:dateUtc="2022-06-30T20:41:00Z"/>
  <w16cex:commentExtensible w16cex:durableId="26685146" w16cex:dateUtc="2022-06-30T20:43:00Z"/>
  <w16cex:commentExtensible w16cex:durableId="26684D76" w16cex:dateUtc="2022-06-30T20:27:00Z"/>
  <w16cex:commentExtensible w16cex:durableId="266853C9" w16cex:dateUtc="2022-06-30T20:54:00Z"/>
  <w16cex:commentExtensible w16cex:durableId="26685B40" w16cex:dateUtc="2022-06-30T21:26:00Z"/>
  <w16cex:commentExtensible w16cex:durableId="26684F5F" w16cex:dateUtc="2022-06-30T20:35:00Z"/>
  <w16cex:commentExtensible w16cex:durableId="286025A7" w16cex:dateUtc="2023-07-18T01:40:00Z"/>
  <w16cex:commentExtensible w16cex:durableId="26696307" w16cex:dateUtc="2022-07-01T16:11:00Z"/>
  <w16cex:commentExtensible w16cex:durableId="28602639" w16cex:dateUtc="2023-07-18T01:42:00Z"/>
  <w16cex:commentExtensible w16cex:durableId="286025F6" w16cex:dateUtc="2023-07-18T0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2C88BB" w16cid:durableId="28601814"/>
  <w16cid:commentId w16cid:paraId="4DA814BE" w16cid:durableId="28601C97"/>
  <w16cid:commentId w16cid:paraId="602DE242" w16cid:durableId="26683BC1"/>
  <w16cid:commentId w16cid:paraId="250E3B27" w16cid:durableId="26685667"/>
  <w16cid:commentId w16cid:paraId="40C0E51D" w16cid:durableId="26685C15"/>
  <w16cid:commentId w16cid:paraId="1CBDCE17" w16cid:durableId="26683DBD"/>
  <w16cid:commentId w16cid:paraId="765AEFFA" w16cid:durableId="26686179"/>
  <w16cid:commentId w16cid:paraId="3CCA67AF" w16cid:durableId="28602218"/>
  <w16cid:commentId w16cid:paraId="605CCC39" w16cid:durableId="26684F08"/>
  <w16cid:commentId w16cid:paraId="60085A8C" w16cid:durableId="26685303"/>
  <w16cid:commentId w16cid:paraId="63DD423E" w16cid:durableId="266850CC"/>
  <w16cid:commentId w16cid:paraId="27608A5D" w16cid:durableId="26685146"/>
  <w16cid:commentId w16cid:paraId="72DBD986" w16cid:durableId="26684D76"/>
  <w16cid:commentId w16cid:paraId="36A82113" w16cid:durableId="266853C9"/>
  <w16cid:commentId w16cid:paraId="72E5FE10" w16cid:durableId="26685B40"/>
  <w16cid:commentId w16cid:paraId="57C69D62" w16cid:durableId="26684F5F"/>
  <w16cid:commentId w16cid:paraId="5ECD63A8" w16cid:durableId="286025A7"/>
  <w16cid:commentId w16cid:paraId="31485DF1" w16cid:durableId="26696307"/>
  <w16cid:commentId w16cid:paraId="544FD621" w16cid:durableId="28602639"/>
  <w16cid:commentId w16cid:paraId="30FCB9A3" w16cid:durableId="286025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F93F9" w14:textId="77777777" w:rsidR="00E351EA" w:rsidRDefault="00E351EA" w:rsidP="002B1DE3">
      <w:pPr>
        <w:spacing w:after="0" w:line="240" w:lineRule="auto"/>
      </w:pPr>
      <w:r>
        <w:separator/>
      </w:r>
    </w:p>
  </w:endnote>
  <w:endnote w:type="continuationSeparator" w:id="0">
    <w:p w14:paraId="3632E045" w14:textId="77777777" w:rsidR="00E351EA" w:rsidRDefault="00E351EA" w:rsidP="002B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E604" w14:textId="77777777" w:rsidR="00E9479D" w:rsidRDefault="00E94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F1A9" w14:textId="77777777" w:rsidR="002B1DE3" w:rsidRPr="002B1DE3" w:rsidRDefault="002B1DE3" w:rsidP="002B1DE3">
    <w:pPr>
      <w:pStyle w:val="Footer"/>
      <w:tabs>
        <w:tab w:val="clear" w:pos="4680"/>
        <w:tab w:val="clear" w:pos="9360"/>
      </w:tabs>
      <w:jc w:val="center"/>
      <w:rPr>
        <w:rFonts w:ascii="Times New Roman" w:hAnsi="Times New Roman" w:cs="Times New Roman"/>
        <w:caps/>
        <w:noProof/>
        <w:sz w:val="24"/>
        <w:szCs w:val="24"/>
      </w:rPr>
    </w:pPr>
    <w:r w:rsidRPr="002B1DE3">
      <w:rPr>
        <w:rFonts w:ascii="Times New Roman" w:hAnsi="Times New Roman" w:cs="Times New Roman"/>
        <w:caps/>
        <w:sz w:val="24"/>
        <w:szCs w:val="24"/>
      </w:rPr>
      <w:fldChar w:fldCharType="begin"/>
    </w:r>
    <w:r w:rsidRPr="002B1DE3">
      <w:rPr>
        <w:rFonts w:ascii="Times New Roman" w:hAnsi="Times New Roman" w:cs="Times New Roman"/>
        <w:caps/>
        <w:sz w:val="24"/>
        <w:szCs w:val="24"/>
      </w:rPr>
      <w:instrText xml:space="preserve"> PAGE   \* MERGEFORMAT </w:instrText>
    </w:r>
    <w:r w:rsidRPr="002B1DE3">
      <w:rPr>
        <w:rFonts w:ascii="Times New Roman" w:hAnsi="Times New Roman" w:cs="Times New Roman"/>
        <w:caps/>
        <w:sz w:val="24"/>
        <w:szCs w:val="24"/>
      </w:rPr>
      <w:fldChar w:fldCharType="separate"/>
    </w:r>
    <w:r w:rsidRPr="002B1DE3">
      <w:rPr>
        <w:rFonts w:ascii="Times New Roman" w:hAnsi="Times New Roman" w:cs="Times New Roman"/>
        <w:caps/>
        <w:noProof/>
        <w:sz w:val="24"/>
        <w:szCs w:val="24"/>
      </w:rPr>
      <w:t>2</w:t>
    </w:r>
    <w:r w:rsidRPr="002B1DE3">
      <w:rPr>
        <w:rFonts w:ascii="Times New Roman" w:hAnsi="Times New Roman" w:cs="Times New Roman"/>
        <w:caps/>
        <w:noProof/>
        <w:sz w:val="24"/>
        <w:szCs w:val="24"/>
      </w:rPr>
      <w:fldChar w:fldCharType="end"/>
    </w:r>
  </w:p>
  <w:p w14:paraId="45516931" w14:textId="77777777" w:rsidR="002B1DE3" w:rsidRDefault="002B1D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C5EB" w14:textId="77777777" w:rsidR="00E9479D" w:rsidRDefault="00E94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A2E8F" w14:textId="77777777" w:rsidR="00E351EA" w:rsidRDefault="00E351EA" w:rsidP="002B1DE3">
      <w:pPr>
        <w:spacing w:after="0" w:line="240" w:lineRule="auto"/>
      </w:pPr>
      <w:r>
        <w:separator/>
      </w:r>
    </w:p>
  </w:footnote>
  <w:footnote w:type="continuationSeparator" w:id="0">
    <w:p w14:paraId="704E70F0" w14:textId="77777777" w:rsidR="00E351EA" w:rsidRDefault="00E351EA" w:rsidP="002B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98CB" w14:textId="77777777" w:rsidR="00E9479D" w:rsidRDefault="00E94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59E4" w14:textId="77777777" w:rsidR="00E9479D" w:rsidRDefault="00E947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29155" w14:textId="77777777" w:rsidR="00E9479D" w:rsidRDefault="00E94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0423"/>
    <w:multiLevelType w:val="multilevel"/>
    <w:tmpl w:val="C2CCAB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E35E4"/>
    <w:multiLevelType w:val="multilevel"/>
    <w:tmpl w:val="5CA819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72A6E"/>
    <w:multiLevelType w:val="hybridMultilevel"/>
    <w:tmpl w:val="D37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04A02"/>
    <w:multiLevelType w:val="multilevel"/>
    <w:tmpl w:val="F7E81F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775FAF"/>
    <w:multiLevelType w:val="multilevel"/>
    <w:tmpl w:val="26CCEB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A660C"/>
    <w:multiLevelType w:val="hybridMultilevel"/>
    <w:tmpl w:val="3E8AC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0200BF"/>
    <w:multiLevelType w:val="hybridMultilevel"/>
    <w:tmpl w:val="5B9CF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6A29DA"/>
    <w:multiLevelType w:val="multilevel"/>
    <w:tmpl w:val="8B98F2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96878817">
    <w:abstractNumId w:val="6"/>
  </w:num>
  <w:num w:numId="2" w16cid:durableId="1733578524">
    <w:abstractNumId w:val="5"/>
  </w:num>
  <w:num w:numId="3" w16cid:durableId="158498622">
    <w:abstractNumId w:val="0"/>
  </w:num>
  <w:num w:numId="4" w16cid:durableId="1298530840">
    <w:abstractNumId w:val="1"/>
  </w:num>
  <w:num w:numId="5" w16cid:durableId="749742428">
    <w:abstractNumId w:val="7"/>
  </w:num>
  <w:num w:numId="6" w16cid:durableId="810561020">
    <w:abstractNumId w:val="4"/>
  </w:num>
  <w:num w:numId="7" w16cid:durableId="389035780">
    <w:abstractNumId w:val="3"/>
  </w:num>
  <w:num w:numId="8" w16cid:durableId="2113083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Elhabr">
    <w15:presenceInfo w15:providerId="AD" w15:userId="S::andrewelhabr@valueanalyticslabs.com::ce2b7fe7-0846-4d19-8e08-251ec3fe265e"/>
  </w15:person>
  <w15:person w15:author="Danielson, Melissa (CDC/DDNID/NCBDDD/DHDD)">
    <w15:presenceInfo w15:providerId="AD" w15:userId="S::ekd6@cdc.gov::4c8ae8e1-df50-40f2-96a9-649f57daf5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09"/>
    <w:rsid w:val="00003B49"/>
    <w:rsid w:val="00011077"/>
    <w:rsid w:val="00022248"/>
    <w:rsid w:val="00023631"/>
    <w:rsid w:val="000459F8"/>
    <w:rsid w:val="000562E8"/>
    <w:rsid w:val="0007518A"/>
    <w:rsid w:val="0007655A"/>
    <w:rsid w:val="00080701"/>
    <w:rsid w:val="000815A9"/>
    <w:rsid w:val="00082648"/>
    <w:rsid w:val="00086FC1"/>
    <w:rsid w:val="000B6E4F"/>
    <w:rsid w:val="000C78E1"/>
    <w:rsid w:val="000D0264"/>
    <w:rsid w:val="000F05B4"/>
    <w:rsid w:val="000F4621"/>
    <w:rsid w:val="000F4DA1"/>
    <w:rsid w:val="0010186A"/>
    <w:rsid w:val="00105B6F"/>
    <w:rsid w:val="001100A6"/>
    <w:rsid w:val="001158B1"/>
    <w:rsid w:val="001317A0"/>
    <w:rsid w:val="00132D85"/>
    <w:rsid w:val="0013760F"/>
    <w:rsid w:val="001376CE"/>
    <w:rsid w:val="0014169B"/>
    <w:rsid w:val="00152335"/>
    <w:rsid w:val="001711CA"/>
    <w:rsid w:val="00171B82"/>
    <w:rsid w:val="0018072E"/>
    <w:rsid w:val="00183809"/>
    <w:rsid w:val="00196CD9"/>
    <w:rsid w:val="001A0AA7"/>
    <w:rsid w:val="001A1C45"/>
    <w:rsid w:val="001A1D54"/>
    <w:rsid w:val="001A4041"/>
    <w:rsid w:val="001B57DD"/>
    <w:rsid w:val="001B6E79"/>
    <w:rsid w:val="001E7BCA"/>
    <w:rsid w:val="001F033E"/>
    <w:rsid w:val="001F32A0"/>
    <w:rsid w:val="001F3ADC"/>
    <w:rsid w:val="001F57B7"/>
    <w:rsid w:val="001F5A43"/>
    <w:rsid w:val="00201DBC"/>
    <w:rsid w:val="00203A78"/>
    <w:rsid w:val="00204B3E"/>
    <w:rsid w:val="00211F92"/>
    <w:rsid w:val="002250D0"/>
    <w:rsid w:val="002322BE"/>
    <w:rsid w:val="002361DE"/>
    <w:rsid w:val="00240E3F"/>
    <w:rsid w:val="00252C12"/>
    <w:rsid w:val="00261534"/>
    <w:rsid w:val="0026417B"/>
    <w:rsid w:val="002670D2"/>
    <w:rsid w:val="00271E0A"/>
    <w:rsid w:val="0027271F"/>
    <w:rsid w:val="00280794"/>
    <w:rsid w:val="00282BA0"/>
    <w:rsid w:val="002914DA"/>
    <w:rsid w:val="00292FEA"/>
    <w:rsid w:val="002A3744"/>
    <w:rsid w:val="002B0029"/>
    <w:rsid w:val="002B1DE3"/>
    <w:rsid w:val="002B2BF3"/>
    <w:rsid w:val="002B3FDA"/>
    <w:rsid w:val="002B5C95"/>
    <w:rsid w:val="002D6C6F"/>
    <w:rsid w:val="002E1691"/>
    <w:rsid w:val="002E51FB"/>
    <w:rsid w:val="002E6D7C"/>
    <w:rsid w:val="002F016A"/>
    <w:rsid w:val="00315151"/>
    <w:rsid w:val="00334B3F"/>
    <w:rsid w:val="00337AD0"/>
    <w:rsid w:val="00346EFA"/>
    <w:rsid w:val="0035232C"/>
    <w:rsid w:val="00352DF3"/>
    <w:rsid w:val="00356A8C"/>
    <w:rsid w:val="003614D4"/>
    <w:rsid w:val="0036359E"/>
    <w:rsid w:val="0037291D"/>
    <w:rsid w:val="00381081"/>
    <w:rsid w:val="0039153C"/>
    <w:rsid w:val="00392153"/>
    <w:rsid w:val="003A1B03"/>
    <w:rsid w:val="003B4E1E"/>
    <w:rsid w:val="003B60F2"/>
    <w:rsid w:val="003B7233"/>
    <w:rsid w:val="003C580D"/>
    <w:rsid w:val="003E309B"/>
    <w:rsid w:val="003E6579"/>
    <w:rsid w:val="00410D7E"/>
    <w:rsid w:val="00410EDB"/>
    <w:rsid w:val="00413C90"/>
    <w:rsid w:val="004254BA"/>
    <w:rsid w:val="00430463"/>
    <w:rsid w:val="00430822"/>
    <w:rsid w:val="00435A6F"/>
    <w:rsid w:val="00436771"/>
    <w:rsid w:val="00440AC0"/>
    <w:rsid w:val="00442F6C"/>
    <w:rsid w:val="004514C3"/>
    <w:rsid w:val="00453FDC"/>
    <w:rsid w:val="00456983"/>
    <w:rsid w:val="004577D8"/>
    <w:rsid w:val="00461494"/>
    <w:rsid w:val="00470AFB"/>
    <w:rsid w:val="00470D3C"/>
    <w:rsid w:val="0047543F"/>
    <w:rsid w:val="004778B8"/>
    <w:rsid w:val="00480CE3"/>
    <w:rsid w:val="00491626"/>
    <w:rsid w:val="00491998"/>
    <w:rsid w:val="004A2263"/>
    <w:rsid w:val="004A4FA3"/>
    <w:rsid w:val="004A6975"/>
    <w:rsid w:val="004B03DD"/>
    <w:rsid w:val="004C035F"/>
    <w:rsid w:val="004D7187"/>
    <w:rsid w:val="004E1D26"/>
    <w:rsid w:val="004E261F"/>
    <w:rsid w:val="004F029B"/>
    <w:rsid w:val="004F5D89"/>
    <w:rsid w:val="004F6857"/>
    <w:rsid w:val="00521F64"/>
    <w:rsid w:val="00524342"/>
    <w:rsid w:val="00527CAA"/>
    <w:rsid w:val="00532DD1"/>
    <w:rsid w:val="005401BA"/>
    <w:rsid w:val="00544A5D"/>
    <w:rsid w:val="005520B4"/>
    <w:rsid w:val="00572580"/>
    <w:rsid w:val="00575E2E"/>
    <w:rsid w:val="005928E8"/>
    <w:rsid w:val="00592A59"/>
    <w:rsid w:val="0059461D"/>
    <w:rsid w:val="005A4539"/>
    <w:rsid w:val="005B3AC6"/>
    <w:rsid w:val="005B6EFF"/>
    <w:rsid w:val="005D5150"/>
    <w:rsid w:val="005E5EA4"/>
    <w:rsid w:val="005F1516"/>
    <w:rsid w:val="00600DB2"/>
    <w:rsid w:val="00602C2A"/>
    <w:rsid w:val="006030F1"/>
    <w:rsid w:val="006076CC"/>
    <w:rsid w:val="00615380"/>
    <w:rsid w:val="00616174"/>
    <w:rsid w:val="00627C9D"/>
    <w:rsid w:val="006310F8"/>
    <w:rsid w:val="00663521"/>
    <w:rsid w:val="00665824"/>
    <w:rsid w:val="00675420"/>
    <w:rsid w:val="006774CE"/>
    <w:rsid w:val="00677A53"/>
    <w:rsid w:val="0068459E"/>
    <w:rsid w:val="006854BC"/>
    <w:rsid w:val="00687B7E"/>
    <w:rsid w:val="006938FB"/>
    <w:rsid w:val="006A089D"/>
    <w:rsid w:val="006B38C2"/>
    <w:rsid w:val="006C1FC4"/>
    <w:rsid w:val="006C6724"/>
    <w:rsid w:val="006D09C4"/>
    <w:rsid w:val="006F36F3"/>
    <w:rsid w:val="006F3F4C"/>
    <w:rsid w:val="00705318"/>
    <w:rsid w:val="00713E4E"/>
    <w:rsid w:val="00713EDC"/>
    <w:rsid w:val="0076237C"/>
    <w:rsid w:val="00773DFD"/>
    <w:rsid w:val="007811FD"/>
    <w:rsid w:val="007840B6"/>
    <w:rsid w:val="00784947"/>
    <w:rsid w:val="0079032C"/>
    <w:rsid w:val="00790CC5"/>
    <w:rsid w:val="00794C45"/>
    <w:rsid w:val="00796316"/>
    <w:rsid w:val="007A459B"/>
    <w:rsid w:val="007A6400"/>
    <w:rsid w:val="007B7F45"/>
    <w:rsid w:val="007C209A"/>
    <w:rsid w:val="007D49C6"/>
    <w:rsid w:val="007D5859"/>
    <w:rsid w:val="007E533B"/>
    <w:rsid w:val="007F294C"/>
    <w:rsid w:val="007F2A96"/>
    <w:rsid w:val="008069C1"/>
    <w:rsid w:val="00806BB1"/>
    <w:rsid w:val="00807535"/>
    <w:rsid w:val="00814A92"/>
    <w:rsid w:val="00820F52"/>
    <w:rsid w:val="00823971"/>
    <w:rsid w:val="008302E4"/>
    <w:rsid w:val="00832FFC"/>
    <w:rsid w:val="00833190"/>
    <w:rsid w:val="008351C8"/>
    <w:rsid w:val="00837DBA"/>
    <w:rsid w:val="00844718"/>
    <w:rsid w:val="008560DB"/>
    <w:rsid w:val="00865D0A"/>
    <w:rsid w:val="00872A66"/>
    <w:rsid w:val="008768F5"/>
    <w:rsid w:val="00877FDE"/>
    <w:rsid w:val="008949D0"/>
    <w:rsid w:val="008A7F63"/>
    <w:rsid w:val="008D0953"/>
    <w:rsid w:val="008D2AA8"/>
    <w:rsid w:val="008D4E18"/>
    <w:rsid w:val="008E019F"/>
    <w:rsid w:val="008E04B1"/>
    <w:rsid w:val="008E2D4A"/>
    <w:rsid w:val="009254F2"/>
    <w:rsid w:val="0093065A"/>
    <w:rsid w:val="00931327"/>
    <w:rsid w:val="009417F6"/>
    <w:rsid w:val="00942ECE"/>
    <w:rsid w:val="009521B3"/>
    <w:rsid w:val="0095476D"/>
    <w:rsid w:val="0096343A"/>
    <w:rsid w:val="00971AA9"/>
    <w:rsid w:val="00971B8B"/>
    <w:rsid w:val="009819F8"/>
    <w:rsid w:val="009875A5"/>
    <w:rsid w:val="0099098E"/>
    <w:rsid w:val="00990C05"/>
    <w:rsid w:val="009A16C5"/>
    <w:rsid w:val="009A21C4"/>
    <w:rsid w:val="009A66B2"/>
    <w:rsid w:val="009C129E"/>
    <w:rsid w:val="009E386B"/>
    <w:rsid w:val="009F04AD"/>
    <w:rsid w:val="009F37A5"/>
    <w:rsid w:val="009F6790"/>
    <w:rsid w:val="00A011B7"/>
    <w:rsid w:val="00A06588"/>
    <w:rsid w:val="00A149D4"/>
    <w:rsid w:val="00A2261C"/>
    <w:rsid w:val="00A233CC"/>
    <w:rsid w:val="00A26626"/>
    <w:rsid w:val="00A420A4"/>
    <w:rsid w:val="00A53C4A"/>
    <w:rsid w:val="00A74995"/>
    <w:rsid w:val="00A74DF4"/>
    <w:rsid w:val="00A84BBC"/>
    <w:rsid w:val="00A9013A"/>
    <w:rsid w:val="00A90AF1"/>
    <w:rsid w:val="00AA3AA0"/>
    <w:rsid w:val="00AC6891"/>
    <w:rsid w:val="00AD413F"/>
    <w:rsid w:val="00AE2449"/>
    <w:rsid w:val="00AE604D"/>
    <w:rsid w:val="00B00057"/>
    <w:rsid w:val="00B11D9E"/>
    <w:rsid w:val="00B134AE"/>
    <w:rsid w:val="00B21282"/>
    <w:rsid w:val="00B31E77"/>
    <w:rsid w:val="00B36158"/>
    <w:rsid w:val="00B513B3"/>
    <w:rsid w:val="00B67C06"/>
    <w:rsid w:val="00B87CA7"/>
    <w:rsid w:val="00B92EBD"/>
    <w:rsid w:val="00BB3488"/>
    <w:rsid w:val="00BC3DFE"/>
    <w:rsid w:val="00BC454E"/>
    <w:rsid w:val="00BC4A7F"/>
    <w:rsid w:val="00BC4E3D"/>
    <w:rsid w:val="00BD1C51"/>
    <w:rsid w:val="00BE48EB"/>
    <w:rsid w:val="00BE7275"/>
    <w:rsid w:val="00C07466"/>
    <w:rsid w:val="00C074D6"/>
    <w:rsid w:val="00C20E31"/>
    <w:rsid w:val="00C234B8"/>
    <w:rsid w:val="00C2537F"/>
    <w:rsid w:val="00C256D2"/>
    <w:rsid w:val="00C26189"/>
    <w:rsid w:val="00C27EDD"/>
    <w:rsid w:val="00C431D2"/>
    <w:rsid w:val="00C44499"/>
    <w:rsid w:val="00C53269"/>
    <w:rsid w:val="00C548D3"/>
    <w:rsid w:val="00C57928"/>
    <w:rsid w:val="00C65520"/>
    <w:rsid w:val="00C7398B"/>
    <w:rsid w:val="00C81069"/>
    <w:rsid w:val="00C85C86"/>
    <w:rsid w:val="00C9506D"/>
    <w:rsid w:val="00CA711B"/>
    <w:rsid w:val="00CB0B2B"/>
    <w:rsid w:val="00CB24A4"/>
    <w:rsid w:val="00CC03FC"/>
    <w:rsid w:val="00CC14EE"/>
    <w:rsid w:val="00CC3A21"/>
    <w:rsid w:val="00CD018A"/>
    <w:rsid w:val="00CD3AC5"/>
    <w:rsid w:val="00CE4E02"/>
    <w:rsid w:val="00CE6714"/>
    <w:rsid w:val="00D04409"/>
    <w:rsid w:val="00D1002D"/>
    <w:rsid w:val="00D10CCF"/>
    <w:rsid w:val="00D10EE5"/>
    <w:rsid w:val="00D133FB"/>
    <w:rsid w:val="00D1442D"/>
    <w:rsid w:val="00D1481C"/>
    <w:rsid w:val="00D149F5"/>
    <w:rsid w:val="00D55411"/>
    <w:rsid w:val="00D60A5E"/>
    <w:rsid w:val="00D61E1F"/>
    <w:rsid w:val="00D61FF2"/>
    <w:rsid w:val="00D6496C"/>
    <w:rsid w:val="00D65EDA"/>
    <w:rsid w:val="00D72F25"/>
    <w:rsid w:val="00D800D8"/>
    <w:rsid w:val="00D811CF"/>
    <w:rsid w:val="00D92AC0"/>
    <w:rsid w:val="00D95CAF"/>
    <w:rsid w:val="00DB5287"/>
    <w:rsid w:val="00DB6705"/>
    <w:rsid w:val="00DC3A99"/>
    <w:rsid w:val="00DC681F"/>
    <w:rsid w:val="00DD0B5D"/>
    <w:rsid w:val="00DD0CDD"/>
    <w:rsid w:val="00DE0521"/>
    <w:rsid w:val="00DE661B"/>
    <w:rsid w:val="00E00F0C"/>
    <w:rsid w:val="00E07003"/>
    <w:rsid w:val="00E2438D"/>
    <w:rsid w:val="00E251F8"/>
    <w:rsid w:val="00E27AB1"/>
    <w:rsid w:val="00E351EA"/>
    <w:rsid w:val="00E376CD"/>
    <w:rsid w:val="00E40226"/>
    <w:rsid w:val="00E4353A"/>
    <w:rsid w:val="00E4538B"/>
    <w:rsid w:val="00E510B1"/>
    <w:rsid w:val="00E615C4"/>
    <w:rsid w:val="00E63C0F"/>
    <w:rsid w:val="00E6435B"/>
    <w:rsid w:val="00E74A26"/>
    <w:rsid w:val="00E8395A"/>
    <w:rsid w:val="00E90949"/>
    <w:rsid w:val="00E9479D"/>
    <w:rsid w:val="00EA0583"/>
    <w:rsid w:val="00EA3403"/>
    <w:rsid w:val="00EA51B0"/>
    <w:rsid w:val="00EB2EF0"/>
    <w:rsid w:val="00EB3D6F"/>
    <w:rsid w:val="00EB60D8"/>
    <w:rsid w:val="00EB6BC3"/>
    <w:rsid w:val="00EC381E"/>
    <w:rsid w:val="00EC7315"/>
    <w:rsid w:val="00ED098A"/>
    <w:rsid w:val="00ED0EA2"/>
    <w:rsid w:val="00ED5983"/>
    <w:rsid w:val="00ED65C5"/>
    <w:rsid w:val="00EE0F47"/>
    <w:rsid w:val="00EE168E"/>
    <w:rsid w:val="00EE2D5B"/>
    <w:rsid w:val="00EE5002"/>
    <w:rsid w:val="00EF2CEC"/>
    <w:rsid w:val="00F00AC5"/>
    <w:rsid w:val="00F0357F"/>
    <w:rsid w:val="00F043AE"/>
    <w:rsid w:val="00F07966"/>
    <w:rsid w:val="00F07E95"/>
    <w:rsid w:val="00F2348B"/>
    <w:rsid w:val="00F4324A"/>
    <w:rsid w:val="00F43FC3"/>
    <w:rsid w:val="00F44AAC"/>
    <w:rsid w:val="00F50113"/>
    <w:rsid w:val="00F50DCB"/>
    <w:rsid w:val="00F53B05"/>
    <w:rsid w:val="00F61302"/>
    <w:rsid w:val="00F84864"/>
    <w:rsid w:val="00F93AD2"/>
    <w:rsid w:val="00FB0FC4"/>
    <w:rsid w:val="00FC08B2"/>
    <w:rsid w:val="00FC3509"/>
    <w:rsid w:val="00FD37EA"/>
    <w:rsid w:val="00FE0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30311"/>
  <w15:chartTrackingRefBased/>
  <w15:docId w15:val="{33387B50-5B6C-4695-B673-5F974993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98E"/>
    <w:rPr>
      <w:color w:val="0563C1" w:themeColor="hyperlink"/>
      <w:u w:val="single"/>
    </w:rPr>
  </w:style>
  <w:style w:type="character" w:styleId="UnresolvedMention">
    <w:name w:val="Unresolved Mention"/>
    <w:basedOn w:val="DefaultParagraphFont"/>
    <w:uiPriority w:val="99"/>
    <w:semiHidden/>
    <w:unhideWhenUsed/>
    <w:rsid w:val="0099098E"/>
    <w:rPr>
      <w:color w:val="605E5C"/>
      <w:shd w:val="clear" w:color="auto" w:fill="E1DFDD"/>
    </w:rPr>
  </w:style>
  <w:style w:type="table" w:styleId="TableGrid">
    <w:name w:val="Table Grid"/>
    <w:basedOn w:val="TableNormal"/>
    <w:uiPriority w:val="39"/>
    <w:rsid w:val="00183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48D3"/>
    <w:rPr>
      <w:color w:val="954F72" w:themeColor="followedHyperlink"/>
      <w:u w:val="single"/>
    </w:rPr>
  </w:style>
  <w:style w:type="character" w:styleId="PlaceholderText">
    <w:name w:val="Placeholder Text"/>
    <w:basedOn w:val="DefaultParagraphFont"/>
    <w:uiPriority w:val="99"/>
    <w:semiHidden/>
    <w:rsid w:val="004F029B"/>
    <w:rPr>
      <w:color w:val="808080"/>
    </w:rPr>
  </w:style>
  <w:style w:type="paragraph" w:styleId="Bibliography">
    <w:name w:val="Bibliography"/>
    <w:basedOn w:val="Normal"/>
    <w:next w:val="Normal"/>
    <w:uiPriority w:val="37"/>
    <w:unhideWhenUsed/>
    <w:rsid w:val="00773DFD"/>
    <w:pPr>
      <w:tabs>
        <w:tab w:val="left" w:pos="384"/>
      </w:tabs>
      <w:spacing w:after="240" w:line="240" w:lineRule="auto"/>
      <w:ind w:left="384" w:hanging="384"/>
    </w:pPr>
  </w:style>
  <w:style w:type="paragraph" w:styleId="ListParagraph">
    <w:name w:val="List Paragraph"/>
    <w:basedOn w:val="Normal"/>
    <w:uiPriority w:val="34"/>
    <w:qFormat/>
    <w:rsid w:val="00105B6F"/>
    <w:pPr>
      <w:ind w:left="720"/>
      <w:contextualSpacing/>
    </w:pPr>
  </w:style>
  <w:style w:type="character" w:styleId="LineNumber">
    <w:name w:val="line number"/>
    <w:basedOn w:val="DefaultParagraphFont"/>
    <w:uiPriority w:val="99"/>
    <w:semiHidden/>
    <w:unhideWhenUsed/>
    <w:rsid w:val="002B1DE3"/>
  </w:style>
  <w:style w:type="paragraph" w:styleId="Header">
    <w:name w:val="header"/>
    <w:basedOn w:val="Normal"/>
    <w:link w:val="HeaderChar"/>
    <w:uiPriority w:val="99"/>
    <w:unhideWhenUsed/>
    <w:rsid w:val="002B1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DE3"/>
  </w:style>
  <w:style w:type="paragraph" w:styleId="Footer">
    <w:name w:val="footer"/>
    <w:basedOn w:val="Normal"/>
    <w:link w:val="FooterChar"/>
    <w:uiPriority w:val="99"/>
    <w:unhideWhenUsed/>
    <w:rsid w:val="002B1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DE3"/>
  </w:style>
  <w:style w:type="character" w:styleId="CommentReference">
    <w:name w:val="annotation reference"/>
    <w:basedOn w:val="DefaultParagraphFont"/>
    <w:uiPriority w:val="99"/>
    <w:semiHidden/>
    <w:unhideWhenUsed/>
    <w:rsid w:val="001F32A0"/>
    <w:rPr>
      <w:sz w:val="16"/>
      <w:szCs w:val="16"/>
    </w:rPr>
  </w:style>
  <w:style w:type="paragraph" w:styleId="CommentText">
    <w:name w:val="annotation text"/>
    <w:basedOn w:val="Normal"/>
    <w:link w:val="CommentTextChar"/>
    <w:uiPriority w:val="99"/>
    <w:unhideWhenUsed/>
    <w:rsid w:val="001F32A0"/>
    <w:pPr>
      <w:spacing w:line="240" w:lineRule="auto"/>
    </w:pPr>
    <w:rPr>
      <w:sz w:val="20"/>
      <w:szCs w:val="20"/>
    </w:rPr>
  </w:style>
  <w:style w:type="character" w:customStyle="1" w:styleId="CommentTextChar">
    <w:name w:val="Comment Text Char"/>
    <w:basedOn w:val="DefaultParagraphFont"/>
    <w:link w:val="CommentText"/>
    <w:uiPriority w:val="99"/>
    <w:rsid w:val="001F32A0"/>
    <w:rPr>
      <w:sz w:val="20"/>
      <w:szCs w:val="20"/>
    </w:rPr>
  </w:style>
  <w:style w:type="paragraph" w:styleId="CommentSubject">
    <w:name w:val="annotation subject"/>
    <w:basedOn w:val="CommentText"/>
    <w:next w:val="CommentText"/>
    <w:link w:val="CommentSubjectChar"/>
    <w:uiPriority w:val="99"/>
    <w:semiHidden/>
    <w:unhideWhenUsed/>
    <w:rsid w:val="001F32A0"/>
    <w:rPr>
      <w:b/>
      <w:bCs/>
    </w:rPr>
  </w:style>
  <w:style w:type="character" w:customStyle="1" w:styleId="CommentSubjectChar">
    <w:name w:val="Comment Subject Char"/>
    <w:basedOn w:val="CommentTextChar"/>
    <w:link w:val="CommentSubject"/>
    <w:uiPriority w:val="99"/>
    <w:semiHidden/>
    <w:rsid w:val="001F32A0"/>
    <w:rPr>
      <w:b/>
      <w:bCs/>
      <w:sz w:val="20"/>
      <w:szCs w:val="20"/>
    </w:rPr>
  </w:style>
  <w:style w:type="paragraph" w:styleId="Revision">
    <w:name w:val="Revision"/>
    <w:hidden/>
    <w:uiPriority w:val="99"/>
    <w:semiHidden/>
    <w:rsid w:val="007963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23902">
      <w:bodyDiv w:val="1"/>
      <w:marLeft w:val="0"/>
      <w:marRight w:val="0"/>
      <w:marTop w:val="0"/>
      <w:marBottom w:val="0"/>
      <w:divBdr>
        <w:top w:val="none" w:sz="0" w:space="0" w:color="auto"/>
        <w:left w:val="none" w:sz="0" w:space="0" w:color="auto"/>
        <w:bottom w:val="none" w:sz="0" w:space="0" w:color="auto"/>
        <w:right w:val="none" w:sz="0" w:space="0" w:color="auto"/>
      </w:divBdr>
    </w:div>
    <w:div w:id="1129860655">
      <w:bodyDiv w:val="1"/>
      <w:marLeft w:val="0"/>
      <w:marRight w:val="0"/>
      <w:marTop w:val="0"/>
      <w:marBottom w:val="0"/>
      <w:divBdr>
        <w:top w:val="none" w:sz="0" w:space="0" w:color="auto"/>
        <w:left w:val="none" w:sz="0" w:space="0" w:color="auto"/>
        <w:bottom w:val="none" w:sz="0" w:space="0" w:color="auto"/>
        <w:right w:val="none" w:sz="0" w:space="0" w:color="auto"/>
      </w:divBdr>
    </w:div>
    <w:div w:id="1222713437">
      <w:bodyDiv w:val="1"/>
      <w:marLeft w:val="0"/>
      <w:marRight w:val="0"/>
      <w:marTop w:val="0"/>
      <w:marBottom w:val="0"/>
      <w:divBdr>
        <w:top w:val="none" w:sz="0" w:space="0" w:color="auto"/>
        <w:left w:val="none" w:sz="0" w:space="0" w:color="auto"/>
        <w:bottom w:val="none" w:sz="0" w:space="0" w:color="auto"/>
        <w:right w:val="none" w:sz="0" w:space="0" w:color="auto"/>
      </w:divBdr>
    </w:div>
    <w:div w:id="1553690660">
      <w:bodyDiv w:val="1"/>
      <w:marLeft w:val="0"/>
      <w:marRight w:val="0"/>
      <w:marTop w:val="0"/>
      <w:marBottom w:val="0"/>
      <w:divBdr>
        <w:top w:val="none" w:sz="0" w:space="0" w:color="auto"/>
        <w:left w:val="none" w:sz="0" w:space="0" w:color="auto"/>
        <w:bottom w:val="none" w:sz="0" w:space="0" w:color="auto"/>
        <w:right w:val="none" w:sz="0" w:space="0" w:color="auto"/>
      </w:divBdr>
    </w:div>
    <w:div w:id="18560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1841-97D9-443B-8D64-CB8F2214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16573</Words>
  <Characters>94472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ElHabr</dc:creator>
  <cp:keywords/>
  <dc:description/>
  <cp:lastModifiedBy>Andrew Elhabr</cp:lastModifiedBy>
  <cp:revision>5</cp:revision>
  <dcterms:created xsi:type="dcterms:W3CDTF">2023-07-18T00:44:00Z</dcterms:created>
  <dcterms:modified xsi:type="dcterms:W3CDTF">2023-07-18T01:44:00Z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id="F68oCHaP"/&gt;&lt;style id="http://www.zotero.org/styles/american-medical-association" hasBibliography="1" bibliographyStyleHasBeenSet="1"/&gt;&lt;prefs&gt;&lt;pref name="fieldType" value="Field"/&gt;&lt;/prefs&gt;&lt;/data&gt;</vt:lpwstr>
  </property>
  <property fmtid="{D5CDD505-2E9C-101B-9397-08002B2CF9AE}" pid="3" name="MSIP_Label_7b94a7b8-f06c-4dfe-bdcc-9b548fd58c31_Enabled">
    <vt:lpwstr>true</vt:lpwstr>
  </property>
  <property fmtid="{D5CDD505-2E9C-101B-9397-08002B2CF9AE}" pid="4" name="MSIP_Label_7b94a7b8-f06c-4dfe-bdcc-9b548fd58c31_SetDate">
    <vt:lpwstr>2022-06-30T19:02:41Z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28e602e6-e811-489b-a8c1-847164b608d5</vt:lpwstr>
  </property>
  <property fmtid="{D5CDD505-2E9C-101B-9397-08002B2CF9AE}" pid="9" name="MSIP_Label_7b94a7b8-f06c-4dfe-bdcc-9b548fd58c31_ContentBits">
    <vt:lpwstr>0</vt:lpwstr>
  </property>
</Properties>
</file>