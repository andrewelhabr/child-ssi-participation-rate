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ABB697" w14:textId="282CDBDB" w:rsidR="009875A5" w:rsidRPr="00CD3AC5" w:rsidRDefault="00D04409" w:rsidP="00D04409">
      <w:pPr>
        <w:spacing w:after="0"/>
        <w:rPr>
          <w:rFonts w:ascii="Times New Roman" w:hAnsi="Times New Roman" w:cs="Times New Roman"/>
          <w:b/>
          <w:bCs/>
          <w:sz w:val="24"/>
          <w:szCs w:val="24"/>
        </w:rPr>
      </w:pPr>
      <w:r w:rsidRPr="00CD3AC5">
        <w:rPr>
          <w:rFonts w:ascii="Times New Roman" w:hAnsi="Times New Roman" w:cs="Times New Roman"/>
          <w:b/>
          <w:bCs/>
          <w:sz w:val="24"/>
          <w:szCs w:val="24"/>
        </w:rPr>
        <w:t>Estimating Child Supplemental Security Income (SSI) Participation Rate from Public Data</w:t>
      </w:r>
    </w:p>
    <w:p w14:paraId="5F4F8608" w14:textId="08D5D86C" w:rsidR="00D04409" w:rsidRPr="00CD3AC5" w:rsidRDefault="00D04409" w:rsidP="00D04409">
      <w:pPr>
        <w:spacing w:after="0"/>
        <w:rPr>
          <w:rFonts w:ascii="Times New Roman" w:hAnsi="Times New Roman" w:cs="Times New Roman"/>
          <w:sz w:val="24"/>
          <w:szCs w:val="24"/>
        </w:rPr>
      </w:pPr>
    </w:p>
    <w:p w14:paraId="0EDC4FD9" w14:textId="4DA5A4BD" w:rsidR="00D04409" w:rsidRPr="00CD3AC5" w:rsidRDefault="00D04409" w:rsidP="00D04409">
      <w:pPr>
        <w:spacing w:after="0"/>
        <w:rPr>
          <w:rFonts w:ascii="Times New Roman" w:hAnsi="Times New Roman" w:cs="Times New Roman"/>
          <w:sz w:val="24"/>
          <w:szCs w:val="24"/>
          <w:vertAlign w:val="superscript"/>
        </w:rPr>
      </w:pPr>
      <w:r w:rsidRPr="00CD3AC5">
        <w:rPr>
          <w:rFonts w:ascii="Times New Roman" w:hAnsi="Times New Roman" w:cs="Times New Roman"/>
          <w:sz w:val="24"/>
          <w:szCs w:val="24"/>
        </w:rPr>
        <w:t xml:space="preserve">Andrew </w:t>
      </w:r>
      <w:r w:rsidR="00F07E95" w:rsidRPr="00CD3AC5">
        <w:rPr>
          <w:rFonts w:ascii="Times New Roman" w:hAnsi="Times New Roman" w:cs="Times New Roman"/>
          <w:sz w:val="24"/>
          <w:szCs w:val="24"/>
        </w:rPr>
        <w:t xml:space="preserve">K. </w:t>
      </w:r>
      <w:r w:rsidRPr="00CD3AC5">
        <w:rPr>
          <w:rFonts w:ascii="Times New Roman" w:hAnsi="Times New Roman" w:cs="Times New Roman"/>
          <w:sz w:val="24"/>
          <w:szCs w:val="24"/>
        </w:rPr>
        <w:t xml:space="preserve">ElHabr, </w:t>
      </w:r>
      <w:r w:rsidR="00381081" w:rsidRPr="00CD3AC5">
        <w:rPr>
          <w:rFonts w:ascii="Times New Roman" w:hAnsi="Times New Roman" w:cs="Times New Roman"/>
          <w:sz w:val="24"/>
          <w:szCs w:val="24"/>
        </w:rPr>
        <w:t>B</w:t>
      </w:r>
      <w:r w:rsidRPr="00CD3AC5">
        <w:rPr>
          <w:rFonts w:ascii="Times New Roman" w:hAnsi="Times New Roman" w:cs="Times New Roman"/>
          <w:sz w:val="24"/>
          <w:szCs w:val="24"/>
        </w:rPr>
        <w:t>S</w:t>
      </w:r>
      <w:r w:rsidR="0027271F">
        <w:rPr>
          <w:rFonts w:ascii="Times New Roman" w:hAnsi="Times New Roman" w:cs="Times New Roman"/>
          <w:sz w:val="24"/>
          <w:szCs w:val="24"/>
          <w:vertAlign w:val="superscript"/>
        </w:rPr>
        <w:t>1</w:t>
      </w:r>
      <w:r w:rsidRPr="00CD3AC5">
        <w:rPr>
          <w:rFonts w:ascii="Times New Roman" w:hAnsi="Times New Roman" w:cs="Times New Roman"/>
          <w:sz w:val="24"/>
          <w:szCs w:val="24"/>
        </w:rPr>
        <w:t>; Turgay Ayer, PhD</w:t>
      </w:r>
      <w:r w:rsidR="0027271F">
        <w:rPr>
          <w:rFonts w:ascii="Times New Roman" w:hAnsi="Times New Roman" w:cs="Times New Roman"/>
          <w:sz w:val="24"/>
          <w:szCs w:val="24"/>
          <w:vertAlign w:val="superscript"/>
        </w:rPr>
        <w:t>1</w:t>
      </w:r>
      <w:r w:rsidRPr="00CD3AC5">
        <w:rPr>
          <w:rFonts w:ascii="Times New Roman" w:hAnsi="Times New Roman" w:cs="Times New Roman"/>
          <w:sz w:val="24"/>
          <w:szCs w:val="24"/>
        </w:rPr>
        <w:t xml:space="preserve">; </w:t>
      </w:r>
      <w:r w:rsidR="00381081" w:rsidRPr="00CD3AC5">
        <w:rPr>
          <w:rFonts w:ascii="Times New Roman" w:hAnsi="Times New Roman" w:cs="Times New Roman"/>
          <w:sz w:val="24"/>
          <w:szCs w:val="24"/>
        </w:rPr>
        <w:t>Christian Murray, MS</w:t>
      </w:r>
      <w:r w:rsidR="0027271F" w:rsidRPr="00CD3AC5">
        <w:rPr>
          <w:rFonts w:ascii="Times New Roman" w:hAnsi="Times New Roman" w:cs="Times New Roman"/>
          <w:sz w:val="24"/>
          <w:szCs w:val="24"/>
          <w:vertAlign w:val="superscript"/>
        </w:rPr>
        <w:t>2</w:t>
      </w:r>
      <w:r w:rsidR="00381081" w:rsidRPr="00CD3AC5">
        <w:rPr>
          <w:rFonts w:ascii="Times New Roman" w:hAnsi="Times New Roman" w:cs="Times New Roman"/>
          <w:sz w:val="24"/>
          <w:szCs w:val="24"/>
        </w:rPr>
        <w:t>; Aziza Arifkhanova, PhD</w:t>
      </w:r>
      <w:r w:rsidR="0027271F" w:rsidRPr="00CD3AC5">
        <w:rPr>
          <w:rFonts w:ascii="Times New Roman" w:hAnsi="Times New Roman" w:cs="Times New Roman"/>
          <w:sz w:val="24"/>
          <w:szCs w:val="24"/>
          <w:vertAlign w:val="superscript"/>
        </w:rPr>
        <w:t>2</w:t>
      </w:r>
      <w:r w:rsidR="00381081" w:rsidRPr="00CD3AC5">
        <w:rPr>
          <w:rFonts w:ascii="Times New Roman" w:hAnsi="Times New Roman" w:cs="Times New Roman"/>
          <w:sz w:val="24"/>
          <w:szCs w:val="24"/>
        </w:rPr>
        <w:t xml:space="preserve">; </w:t>
      </w:r>
      <w:r w:rsidR="00381081" w:rsidRPr="00CD3AC5">
        <w:rPr>
          <w:rFonts w:ascii="Times New Roman" w:hAnsi="Times New Roman" w:cs="Times New Roman"/>
          <w:color w:val="FF0000"/>
          <w:sz w:val="24"/>
          <w:szCs w:val="24"/>
        </w:rPr>
        <w:t>(others);</w:t>
      </w:r>
      <w:r w:rsidR="00EC381E" w:rsidRPr="00CD3AC5">
        <w:rPr>
          <w:rFonts w:ascii="Times New Roman" w:hAnsi="Times New Roman" w:cs="Times New Roman"/>
          <w:color w:val="FF0000"/>
          <w:sz w:val="24"/>
          <w:szCs w:val="24"/>
        </w:rPr>
        <w:t xml:space="preserve"> </w:t>
      </w:r>
      <w:r w:rsidRPr="00CD3AC5">
        <w:rPr>
          <w:rFonts w:ascii="Times New Roman" w:hAnsi="Times New Roman" w:cs="Times New Roman"/>
          <w:sz w:val="24"/>
          <w:szCs w:val="24"/>
        </w:rPr>
        <w:t>Jennifer K</w:t>
      </w:r>
      <w:r w:rsidR="008560DB" w:rsidRPr="00CD3AC5">
        <w:rPr>
          <w:rFonts w:ascii="Times New Roman" w:hAnsi="Times New Roman" w:cs="Times New Roman"/>
          <w:sz w:val="24"/>
          <w:szCs w:val="24"/>
        </w:rPr>
        <w:t>amin</w:t>
      </w:r>
      <w:r w:rsidR="002B5C95" w:rsidRPr="00CD3AC5">
        <w:rPr>
          <w:rFonts w:ascii="Times New Roman" w:hAnsi="Times New Roman" w:cs="Times New Roman"/>
          <w:sz w:val="24"/>
          <w:szCs w:val="24"/>
        </w:rPr>
        <w:t>sk</w:t>
      </w:r>
      <w:r w:rsidR="008560DB" w:rsidRPr="00CD3AC5">
        <w:rPr>
          <w:rFonts w:ascii="Times New Roman" w:hAnsi="Times New Roman" w:cs="Times New Roman"/>
          <w:sz w:val="24"/>
          <w:szCs w:val="24"/>
        </w:rPr>
        <w:t>i, PhD</w:t>
      </w:r>
      <w:r w:rsidR="008560DB" w:rsidRPr="00CD3AC5">
        <w:rPr>
          <w:rFonts w:ascii="Times New Roman" w:hAnsi="Times New Roman" w:cs="Times New Roman"/>
          <w:sz w:val="24"/>
          <w:szCs w:val="24"/>
          <w:vertAlign w:val="superscript"/>
        </w:rPr>
        <w:t>2</w:t>
      </w:r>
    </w:p>
    <w:p w14:paraId="5A0D7ECE" w14:textId="78AB78CE" w:rsidR="00D04409" w:rsidRPr="00CD3AC5" w:rsidRDefault="00D04409" w:rsidP="00D04409">
      <w:pPr>
        <w:spacing w:after="0"/>
        <w:rPr>
          <w:rFonts w:ascii="Times New Roman" w:hAnsi="Times New Roman" w:cs="Times New Roman"/>
          <w:sz w:val="24"/>
          <w:szCs w:val="24"/>
        </w:rPr>
      </w:pPr>
    </w:p>
    <w:p w14:paraId="64FE50CB" w14:textId="2802949E" w:rsidR="008560DB" w:rsidRPr="00CD3AC5" w:rsidRDefault="008560DB" w:rsidP="00D04409">
      <w:pPr>
        <w:spacing w:after="0"/>
        <w:rPr>
          <w:rFonts w:ascii="Times New Roman" w:hAnsi="Times New Roman" w:cs="Times New Roman"/>
          <w:sz w:val="24"/>
          <w:szCs w:val="24"/>
        </w:rPr>
      </w:pPr>
      <w:bookmarkStart w:id="0" w:name="_Hlk104977889"/>
      <w:r w:rsidRPr="00CD3AC5">
        <w:rPr>
          <w:rFonts w:ascii="Times New Roman" w:hAnsi="Times New Roman" w:cs="Times New Roman"/>
          <w:sz w:val="24"/>
          <w:szCs w:val="24"/>
          <w:vertAlign w:val="superscript"/>
        </w:rPr>
        <w:t>1</w:t>
      </w:r>
      <w:r w:rsidRPr="00CD3AC5">
        <w:rPr>
          <w:rFonts w:ascii="Times New Roman" w:hAnsi="Times New Roman" w:cs="Times New Roman"/>
          <w:sz w:val="24"/>
          <w:szCs w:val="24"/>
        </w:rPr>
        <w:t xml:space="preserve"> </w:t>
      </w:r>
      <w:r w:rsidR="00615380" w:rsidRPr="00CD3AC5">
        <w:rPr>
          <w:rFonts w:ascii="Times New Roman" w:hAnsi="Times New Roman" w:cs="Times New Roman"/>
          <w:sz w:val="24"/>
          <w:szCs w:val="24"/>
        </w:rPr>
        <w:t xml:space="preserve">Department of Industrial and Systems Engineering, </w:t>
      </w:r>
      <w:r w:rsidRPr="00CD3AC5">
        <w:rPr>
          <w:rFonts w:ascii="Times New Roman" w:hAnsi="Times New Roman" w:cs="Times New Roman"/>
          <w:sz w:val="24"/>
          <w:szCs w:val="24"/>
        </w:rPr>
        <w:t>Georgia Institute of Technology, Atlanta, GA</w:t>
      </w:r>
    </w:p>
    <w:p w14:paraId="74101D66" w14:textId="236F7397" w:rsidR="008560DB" w:rsidRPr="00CD3AC5" w:rsidRDefault="008560DB" w:rsidP="00D04409">
      <w:pPr>
        <w:spacing w:after="0"/>
        <w:rPr>
          <w:rFonts w:ascii="Times New Roman" w:hAnsi="Times New Roman" w:cs="Times New Roman"/>
          <w:sz w:val="24"/>
          <w:szCs w:val="24"/>
        </w:rPr>
      </w:pPr>
      <w:r w:rsidRPr="00CD3AC5">
        <w:rPr>
          <w:rFonts w:ascii="Times New Roman" w:hAnsi="Times New Roman" w:cs="Times New Roman"/>
          <w:sz w:val="24"/>
          <w:szCs w:val="24"/>
          <w:vertAlign w:val="superscript"/>
        </w:rPr>
        <w:t>2</w:t>
      </w:r>
      <w:r w:rsidRPr="00CD3AC5">
        <w:rPr>
          <w:rFonts w:ascii="Times New Roman" w:hAnsi="Times New Roman" w:cs="Times New Roman"/>
          <w:sz w:val="24"/>
          <w:szCs w:val="24"/>
        </w:rPr>
        <w:t xml:space="preserve"> Center</w:t>
      </w:r>
      <w:r w:rsidR="002B5C95" w:rsidRPr="00CD3AC5">
        <w:rPr>
          <w:rFonts w:ascii="Times New Roman" w:hAnsi="Times New Roman" w:cs="Times New Roman"/>
          <w:sz w:val="24"/>
          <w:szCs w:val="24"/>
        </w:rPr>
        <w:t xml:space="preserve">s for </w:t>
      </w:r>
      <w:r w:rsidRPr="00CD3AC5">
        <w:rPr>
          <w:rFonts w:ascii="Times New Roman" w:hAnsi="Times New Roman" w:cs="Times New Roman"/>
          <w:sz w:val="24"/>
          <w:szCs w:val="24"/>
        </w:rPr>
        <w:t>Disease Control</w:t>
      </w:r>
      <w:r w:rsidR="002B5C95" w:rsidRPr="00CD3AC5">
        <w:rPr>
          <w:rFonts w:ascii="Times New Roman" w:hAnsi="Times New Roman" w:cs="Times New Roman"/>
          <w:sz w:val="24"/>
          <w:szCs w:val="24"/>
        </w:rPr>
        <w:t xml:space="preserve"> and Prevention</w:t>
      </w:r>
      <w:r w:rsidR="00615380" w:rsidRPr="00CD3AC5">
        <w:rPr>
          <w:rFonts w:ascii="Times New Roman" w:hAnsi="Times New Roman" w:cs="Times New Roman"/>
          <w:sz w:val="24"/>
          <w:szCs w:val="24"/>
        </w:rPr>
        <w:t>, Atlanta, GA</w:t>
      </w:r>
    </w:p>
    <w:bookmarkEnd w:id="0"/>
    <w:p w14:paraId="3BFBCC4E" w14:textId="28EF832F" w:rsidR="008560DB" w:rsidRPr="00CD3AC5" w:rsidRDefault="008560DB" w:rsidP="00D04409">
      <w:pPr>
        <w:spacing w:after="0"/>
        <w:rPr>
          <w:rFonts w:ascii="Times New Roman" w:hAnsi="Times New Roman" w:cs="Times New Roman"/>
          <w:sz w:val="24"/>
          <w:szCs w:val="24"/>
        </w:rPr>
      </w:pPr>
    </w:p>
    <w:p w14:paraId="07886B35" w14:textId="38BB7BC4" w:rsidR="00381081" w:rsidRPr="00CD3AC5" w:rsidRDefault="00EB60D8" w:rsidP="00D04409">
      <w:pPr>
        <w:spacing w:after="0"/>
        <w:rPr>
          <w:rFonts w:ascii="Times New Roman" w:hAnsi="Times New Roman" w:cs="Times New Roman"/>
          <w:sz w:val="24"/>
          <w:szCs w:val="24"/>
        </w:rPr>
      </w:pPr>
      <w:bookmarkStart w:id="1" w:name="_Hlk104977921"/>
      <w:r w:rsidRPr="00CD3AC5">
        <w:rPr>
          <w:rFonts w:ascii="Times New Roman" w:hAnsi="Times New Roman" w:cs="Times New Roman"/>
          <w:sz w:val="24"/>
          <w:szCs w:val="24"/>
        </w:rPr>
        <w:t>Manuscript</w:t>
      </w:r>
      <w:r w:rsidR="00381081" w:rsidRPr="00CD3AC5">
        <w:rPr>
          <w:rFonts w:ascii="Times New Roman" w:hAnsi="Times New Roman" w:cs="Times New Roman"/>
          <w:sz w:val="24"/>
          <w:szCs w:val="24"/>
        </w:rPr>
        <w:t xml:space="preserve"> Type: </w:t>
      </w:r>
      <w:r w:rsidR="00C256D2" w:rsidRPr="00CD3AC5">
        <w:rPr>
          <w:rFonts w:ascii="Times New Roman" w:hAnsi="Times New Roman" w:cs="Times New Roman"/>
          <w:sz w:val="24"/>
          <w:szCs w:val="24"/>
        </w:rPr>
        <w:t>Original Article</w:t>
      </w:r>
    </w:p>
    <w:p w14:paraId="28886FE3" w14:textId="7E06F4E8" w:rsidR="00D04409" w:rsidRPr="00CD3AC5" w:rsidRDefault="00D04409" w:rsidP="00D04409">
      <w:pPr>
        <w:spacing w:after="0"/>
        <w:rPr>
          <w:rFonts w:ascii="Times New Roman" w:hAnsi="Times New Roman" w:cs="Times New Roman"/>
          <w:sz w:val="24"/>
          <w:szCs w:val="24"/>
        </w:rPr>
      </w:pPr>
      <w:r w:rsidRPr="00CD3AC5">
        <w:rPr>
          <w:rFonts w:ascii="Times New Roman" w:hAnsi="Times New Roman" w:cs="Times New Roman"/>
          <w:sz w:val="24"/>
          <w:szCs w:val="24"/>
        </w:rPr>
        <w:t>Word Count:</w:t>
      </w:r>
      <w:r w:rsidR="00381081" w:rsidRPr="00CD3AC5">
        <w:rPr>
          <w:rFonts w:ascii="Times New Roman" w:hAnsi="Times New Roman" w:cs="Times New Roman"/>
          <w:sz w:val="24"/>
          <w:szCs w:val="24"/>
        </w:rPr>
        <w:t xml:space="preserve"> </w:t>
      </w:r>
      <w:r w:rsidR="00D72F25" w:rsidRPr="00CD3AC5">
        <w:rPr>
          <w:rFonts w:ascii="Times New Roman" w:hAnsi="Times New Roman" w:cs="Times New Roman"/>
          <w:sz w:val="24"/>
          <w:szCs w:val="24"/>
        </w:rPr>
        <w:t>3</w:t>
      </w:r>
      <w:r w:rsidR="00240E3F" w:rsidRPr="00CD3AC5">
        <w:rPr>
          <w:rFonts w:ascii="Times New Roman" w:hAnsi="Times New Roman" w:cs="Times New Roman"/>
          <w:sz w:val="24"/>
          <w:szCs w:val="24"/>
        </w:rPr>
        <w:t>701</w:t>
      </w:r>
      <w:r w:rsidR="00381081" w:rsidRPr="00CD3AC5">
        <w:rPr>
          <w:rFonts w:ascii="Times New Roman" w:hAnsi="Times New Roman" w:cs="Times New Roman"/>
          <w:sz w:val="24"/>
          <w:szCs w:val="24"/>
        </w:rPr>
        <w:t>/</w:t>
      </w:r>
      <w:r w:rsidR="00C256D2" w:rsidRPr="00CD3AC5">
        <w:rPr>
          <w:rFonts w:ascii="Times New Roman" w:hAnsi="Times New Roman" w:cs="Times New Roman"/>
          <w:sz w:val="24"/>
          <w:szCs w:val="24"/>
        </w:rPr>
        <w:t>30</w:t>
      </w:r>
      <w:r w:rsidR="00381081" w:rsidRPr="00CD3AC5">
        <w:rPr>
          <w:rFonts w:ascii="Times New Roman" w:hAnsi="Times New Roman" w:cs="Times New Roman"/>
          <w:sz w:val="24"/>
          <w:szCs w:val="24"/>
        </w:rPr>
        <w:t>00</w:t>
      </w:r>
    </w:p>
    <w:p w14:paraId="4E91FD69" w14:textId="2C0BBC6A" w:rsidR="00D04409" w:rsidRPr="00CD3AC5" w:rsidRDefault="00D04409" w:rsidP="00D04409">
      <w:pPr>
        <w:spacing w:after="0"/>
        <w:rPr>
          <w:rFonts w:ascii="Times New Roman" w:hAnsi="Times New Roman" w:cs="Times New Roman"/>
          <w:sz w:val="24"/>
          <w:szCs w:val="24"/>
        </w:rPr>
      </w:pPr>
      <w:r w:rsidRPr="00CD3AC5">
        <w:rPr>
          <w:rFonts w:ascii="Times New Roman" w:hAnsi="Times New Roman" w:cs="Times New Roman"/>
          <w:sz w:val="24"/>
          <w:szCs w:val="24"/>
        </w:rPr>
        <w:t>Abstract Word Count:</w:t>
      </w:r>
      <w:r w:rsidR="00381081" w:rsidRPr="00CD3AC5">
        <w:rPr>
          <w:rFonts w:ascii="Times New Roman" w:hAnsi="Times New Roman" w:cs="Times New Roman"/>
          <w:sz w:val="24"/>
          <w:szCs w:val="24"/>
        </w:rPr>
        <w:t xml:space="preserve"> </w:t>
      </w:r>
      <w:r w:rsidR="006938FB" w:rsidRPr="00CD3AC5">
        <w:rPr>
          <w:rFonts w:ascii="Times New Roman" w:hAnsi="Times New Roman" w:cs="Times New Roman"/>
          <w:sz w:val="24"/>
          <w:szCs w:val="24"/>
        </w:rPr>
        <w:t>21</w:t>
      </w:r>
      <w:r w:rsidR="00CD018A" w:rsidRPr="00CD3AC5">
        <w:rPr>
          <w:rFonts w:ascii="Times New Roman" w:hAnsi="Times New Roman" w:cs="Times New Roman"/>
          <w:sz w:val="24"/>
          <w:szCs w:val="24"/>
        </w:rPr>
        <w:t>9</w:t>
      </w:r>
      <w:r w:rsidR="00381081" w:rsidRPr="00CD3AC5">
        <w:rPr>
          <w:rFonts w:ascii="Times New Roman" w:hAnsi="Times New Roman" w:cs="Times New Roman"/>
          <w:sz w:val="24"/>
          <w:szCs w:val="24"/>
        </w:rPr>
        <w:t>/250</w:t>
      </w:r>
    </w:p>
    <w:p w14:paraId="19139C23" w14:textId="6428D000" w:rsidR="00D61FF2" w:rsidRPr="00CD3AC5" w:rsidRDefault="00D61FF2" w:rsidP="00D04409">
      <w:pPr>
        <w:spacing w:after="0"/>
        <w:rPr>
          <w:rFonts w:ascii="Times New Roman" w:hAnsi="Times New Roman" w:cs="Times New Roman"/>
          <w:sz w:val="24"/>
          <w:szCs w:val="24"/>
        </w:rPr>
      </w:pPr>
      <w:r w:rsidRPr="00CD3AC5">
        <w:rPr>
          <w:rFonts w:ascii="Times New Roman" w:hAnsi="Times New Roman" w:cs="Times New Roman"/>
          <w:sz w:val="24"/>
          <w:szCs w:val="24"/>
        </w:rPr>
        <w:t xml:space="preserve">3-Question Summary Box Word Count: </w:t>
      </w:r>
      <w:r w:rsidR="00BC4A7F" w:rsidRPr="00CD3AC5">
        <w:rPr>
          <w:rFonts w:ascii="Times New Roman" w:hAnsi="Times New Roman" w:cs="Times New Roman"/>
          <w:sz w:val="24"/>
          <w:szCs w:val="24"/>
        </w:rPr>
        <w:t>85</w:t>
      </w:r>
      <w:r w:rsidRPr="00CD3AC5">
        <w:rPr>
          <w:rFonts w:ascii="Times New Roman" w:hAnsi="Times New Roman" w:cs="Times New Roman"/>
          <w:sz w:val="24"/>
          <w:szCs w:val="24"/>
        </w:rPr>
        <w:t>/85</w:t>
      </w:r>
    </w:p>
    <w:p w14:paraId="7538845E" w14:textId="450AD0F7" w:rsidR="00381081" w:rsidRPr="00CD3AC5" w:rsidRDefault="00381081" w:rsidP="00D04409">
      <w:pPr>
        <w:spacing w:after="0"/>
        <w:rPr>
          <w:rFonts w:ascii="Times New Roman" w:hAnsi="Times New Roman" w:cs="Times New Roman"/>
          <w:sz w:val="24"/>
          <w:szCs w:val="24"/>
        </w:rPr>
      </w:pPr>
      <w:r w:rsidRPr="00CD3AC5">
        <w:rPr>
          <w:rFonts w:ascii="Times New Roman" w:hAnsi="Times New Roman" w:cs="Times New Roman"/>
          <w:sz w:val="24"/>
          <w:szCs w:val="24"/>
        </w:rPr>
        <w:t>Figure/Table</w:t>
      </w:r>
      <w:r w:rsidR="009F04AD" w:rsidRPr="00CD3AC5">
        <w:rPr>
          <w:rFonts w:ascii="Times New Roman" w:hAnsi="Times New Roman" w:cs="Times New Roman"/>
          <w:sz w:val="24"/>
          <w:szCs w:val="24"/>
        </w:rPr>
        <w:t xml:space="preserve"> Count</w:t>
      </w:r>
      <w:r w:rsidRPr="00CD3AC5">
        <w:rPr>
          <w:rFonts w:ascii="Times New Roman" w:hAnsi="Times New Roman" w:cs="Times New Roman"/>
          <w:sz w:val="24"/>
          <w:szCs w:val="24"/>
        </w:rPr>
        <w:t xml:space="preserve">: </w:t>
      </w:r>
      <w:r w:rsidR="00C256D2" w:rsidRPr="00CD3AC5">
        <w:rPr>
          <w:rFonts w:ascii="Times New Roman" w:hAnsi="Times New Roman" w:cs="Times New Roman"/>
          <w:sz w:val="24"/>
          <w:szCs w:val="24"/>
        </w:rPr>
        <w:t>5</w:t>
      </w:r>
      <w:r w:rsidR="00D72F25" w:rsidRPr="00CD3AC5">
        <w:rPr>
          <w:rFonts w:ascii="Times New Roman" w:hAnsi="Times New Roman" w:cs="Times New Roman"/>
          <w:sz w:val="24"/>
          <w:szCs w:val="24"/>
        </w:rPr>
        <w:t>/5</w:t>
      </w:r>
    </w:p>
    <w:p w14:paraId="6E819229" w14:textId="671F3D88" w:rsidR="00381081" w:rsidRPr="00CD3AC5" w:rsidRDefault="00381081" w:rsidP="00D04409">
      <w:pPr>
        <w:spacing w:after="0"/>
        <w:rPr>
          <w:rFonts w:ascii="Times New Roman" w:hAnsi="Times New Roman" w:cs="Times New Roman"/>
          <w:sz w:val="24"/>
          <w:szCs w:val="24"/>
        </w:rPr>
      </w:pPr>
      <w:r w:rsidRPr="00CD3AC5">
        <w:rPr>
          <w:rFonts w:ascii="Times New Roman" w:hAnsi="Times New Roman" w:cs="Times New Roman"/>
          <w:sz w:val="24"/>
          <w:szCs w:val="24"/>
        </w:rPr>
        <w:t>Referenc</w:t>
      </w:r>
      <w:r w:rsidR="009F04AD" w:rsidRPr="00CD3AC5">
        <w:rPr>
          <w:rFonts w:ascii="Times New Roman" w:hAnsi="Times New Roman" w:cs="Times New Roman"/>
          <w:sz w:val="24"/>
          <w:szCs w:val="24"/>
        </w:rPr>
        <w:t>e Count</w:t>
      </w:r>
      <w:r w:rsidRPr="00CD3AC5">
        <w:rPr>
          <w:rFonts w:ascii="Times New Roman" w:hAnsi="Times New Roman" w:cs="Times New Roman"/>
          <w:sz w:val="24"/>
          <w:szCs w:val="24"/>
        </w:rPr>
        <w:t xml:space="preserve">: </w:t>
      </w:r>
      <w:r w:rsidR="00240E3F" w:rsidRPr="00CD3AC5">
        <w:rPr>
          <w:rFonts w:ascii="Times New Roman" w:hAnsi="Times New Roman" w:cs="Times New Roman"/>
          <w:sz w:val="24"/>
          <w:szCs w:val="24"/>
        </w:rPr>
        <w:t>32</w:t>
      </w:r>
    </w:p>
    <w:p w14:paraId="33E47A06" w14:textId="5F29F5C5" w:rsidR="00D1442D" w:rsidRPr="00CD3AC5" w:rsidRDefault="00D1442D" w:rsidP="00D04409">
      <w:pPr>
        <w:spacing w:after="0"/>
        <w:rPr>
          <w:rFonts w:ascii="Times New Roman" w:hAnsi="Times New Roman" w:cs="Times New Roman"/>
          <w:sz w:val="24"/>
          <w:szCs w:val="24"/>
        </w:rPr>
      </w:pPr>
    </w:p>
    <w:p w14:paraId="67C66C3E" w14:textId="39E6DEC7" w:rsidR="00D1442D" w:rsidRPr="00CD3AC5" w:rsidRDefault="00D1442D" w:rsidP="00D04409">
      <w:pPr>
        <w:spacing w:after="0"/>
        <w:rPr>
          <w:rFonts w:ascii="Times New Roman" w:hAnsi="Times New Roman" w:cs="Times New Roman"/>
          <w:sz w:val="24"/>
          <w:szCs w:val="24"/>
        </w:rPr>
      </w:pPr>
      <w:r w:rsidRPr="00CD3AC5">
        <w:rPr>
          <w:rFonts w:ascii="Times New Roman" w:hAnsi="Times New Roman" w:cs="Times New Roman"/>
          <w:sz w:val="24"/>
          <w:szCs w:val="24"/>
        </w:rPr>
        <w:t>Keywords: State Supplemental Insurance, child poverty,</w:t>
      </w:r>
      <w:r w:rsidR="00CE6714">
        <w:rPr>
          <w:rFonts w:ascii="Times New Roman" w:hAnsi="Times New Roman" w:cs="Times New Roman"/>
          <w:sz w:val="24"/>
          <w:szCs w:val="24"/>
        </w:rPr>
        <w:t xml:space="preserve"> disability,</w:t>
      </w:r>
      <w:r w:rsidRPr="00CD3AC5">
        <w:rPr>
          <w:rFonts w:ascii="Times New Roman" w:hAnsi="Times New Roman" w:cs="Times New Roman"/>
          <w:sz w:val="24"/>
          <w:szCs w:val="24"/>
        </w:rPr>
        <w:t xml:space="preserve"> Medicaid</w:t>
      </w:r>
    </w:p>
    <w:p w14:paraId="425F638F" w14:textId="607B4096" w:rsidR="00292FEA" w:rsidRPr="00CD3AC5" w:rsidRDefault="00292FEA" w:rsidP="00D04409">
      <w:pPr>
        <w:spacing w:after="0"/>
        <w:rPr>
          <w:rFonts w:ascii="Times New Roman" w:hAnsi="Times New Roman" w:cs="Times New Roman"/>
          <w:sz w:val="24"/>
          <w:szCs w:val="24"/>
        </w:rPr>
      </w:pPr>
    </w:p>
    <w:p w14:paraId="736999F3" w14:textId="77D8C9C8" w:rsidR="00292FEA" w:rsidRPr="00CD3AC5" w:rsidRDefault="00292FEA" w:rsidP="00D04409">
      <w:pPr>
        <w:spacing w:after="0"/>
        <w:rPr>
          <w:rFonts w:ascii="Times New Roman" w:hAnsi="Times New Roman" w:cs="Times New Roman"/>
          <w:sz w:val="24"/>
          <w:szCs w:val="24"/>
        </w:rPr>
      </w:pPr>
      <w:r w:rsidRPr="00CD3AC5">
        <w:rPr>
          <w:rFonts w:ascii="Times New Roman" w:hAnsi="Times New Roman" w:cs="Times New Roman"/>
          <w:sz w:val="24"/>
          <w:szCs w:val="24"/>
        </w:rPr>
        <w:t>Corresponding Author:</w:t>
      </w:r>
    </w:p>
    <w:p w14:paraId="52C1FBF2" w14:textId="39BA1DCA" w:rsidR="00292FEA" w:rsidRPr="00CD3AC5" w:rsidRDefault="004E261F" w:rsidP="00D04409">
      <w:pPr>
        <w:spacing w:after="0"/>
        <w:rPr>
          <w:rFonts w:ascii="Times New Roman" w:hAnsi="Times New Roman" w:cs="Times New Roman"/>
          <w:sz w:val="24"/>
          <w:szCs w:val="24"/>
        </w:rPr>
      </w:pPr>
      <w:r w:rsidRPr="00CD3AC5">
        <w:rPr>
          <w:rFonts w:ascii="Times New Roman" w:hAnsi="Times New Roman" w:cs="Times New Roman"/>
          <w:color w:val="FF0000"/>
          <w:sz w:val="24"/>
          <w:szCs w:val="24"/>
        </w:rPr>
        <w:t>(Me or Jennifer?)</w:t>
      </w:r>
    </w:p>
    <w:p w14:paraId="65BF5F65" w14:textId="7E559FB9" w:rsidR="003B4E1E" w:rsidRPr="00CD3AC5" w:rsidRDefault="003B4E1E" w:rsidP="003B4E1E">
      <w:pPr>
        <w:spacing w:after="0"/>
        <w:rPr>
          <w:rFonts w:ascii="Times New Roman" w:hAnsi="Times New Roman" w:cs="Times New Roman"/>
          <w:sz w:val="24"/>
          <w:szCs w:val="24"/>
        </w:rPr>
      </w:pPr>
    </w:p>
    <w:p w14:paraId="35DD7E49" w14:textId="03477A8D" w:rsidR="00EB60D8" w:rsidRPr="00CD3AC5" w:rsidRDefault="00EB60D8" w:rsidP="003B4E1E">
      <w:pPr>
        <w:spacing w:after="0"/>
        <w:rPr>
          <w:rFonts w:ascii="Times New Roman" w:hAnsi="Times New Roman" w:cs="Times New Roman"/>
          <w:sz w:val="24"/>
          <w:szCs w:val="24"/>
        </w:rPr>
      </w:pPr>
      <w:r w:rsidRPr="00CD3AC5">
        <w:rPr>
          <w:rFonts w:ascii="Times New Roman" w:hAnsi="Times New Roman" w:cs="Times New Roman"/>
          <w:sz w:val="24"/>
          <w:szCs w:val="24"/>
        </w:rPr>
        <w:t xml:space="preserve">Acknowledgements: </w:t>
      </w:r>
      <w:r w:rsidR="004C035F" w:rsidRPr="00CD3AC5">
        <w:rPr>
          <w:rFonts w:ascii="Times New Roman" w:hAnsi="Times New Roman" w:cs="Times New Roman"/>
          <w:sz w:val="24"/>
          <w:szCs w:val="24"/>
        </w:rPr>
        <w:t xml:space="preserve">The authors acknowledge…for their </w:t>
      </w:r>
      <w:r w:rsidR="00F53B05" w:rsidRPr="00CD3AC5">
        <w:rPr>
          <w:rFonts w:ascii="Times New Roman" w:hAnsi="Times New Roman" w:cs="Times New Roman"/>
          <w:sz w:val="24"/>
          <w:szCs w:val="24"/>
        </w:rPr>
        <w:t xml:space="preserve">valuable </w:t>
      </w:r>
      <w:r w:rsidR="004C035F" w:rsidRPr="00CD3AC5">
        <w:rPr>
          <w:rFonts w:ascii="Times New Roman" w:hAnsi="Times New Roman" w:cs="Times New Roman"/>
          <w:sz w:val="24"/>
          <w:szCs w:val="24"/>
        </w:rPr>
        <w:t>contributions to t</w:t>
      </w:r>
      <w:r w:rsidR="00F53B05" w:rsidRPr="00CD3AC5">
        <w:rPr>
          <w:rFonts w:ascii="Times New Roman" w:hAnsi="Times New Roman" w:cs="Times New Roman"/>
          <w:sz w:val="24"/>
          <w:szCs w:val="24"/>
        </w:rPr>
        <w:t>his study.</w:t>
      </w:r>
      <w:r w:rsidR="004E261F" w:rsidRPr="00CD3AC5">
        <w:rPr>
          <w:rFonts w:ascii="Times New Roman" w:hAnsi="Times New Roman" w:cs="Times New Roman"/>
          <w:sz w:val="24"/>
          <w:szCs w:val="24"/>
        </w:rPr>
        <w:t xml:space="preserve"> </w:t>
      </w:r>
      <w:r w:rsidR="004E261F" w:rsidRPr="00CD3AC5">
        <w:rPr>
          <w:rFonts w:ascii="Times New Roman" w:hAnsi="Times New Roman" w:cs="Times New Roman"/>
          <w:color w:val="FF0000"/>
          <w:sz w:val="24"/>
          <w:szCs w:val="24"/>
        </w:rPr>
        <w:t>(Include this?)</w:t>
      </w:r>
    </w:p>
    <w:p w14:paraId="2641D907" w14:textId="77777777" w:rsidR="00EB60D8" w:rsidRPr="00CD3AC5" w:rsidRDefault="00EB60D8" w:rsidP="003B4E1E">
      <w:pPr>
        <w:spacing w:after="0"/>
        <w:rPr>
          <w:rFonts w:ascii="Times New Roman" w:hAnsi="Times New Roman" w:cs="Times New Roman"/>
          <w:sz w:val="24"/>
          <w:szCs w:val="24"/>
        </w:rPr>
      </w:pPr>
    </w:p>
    <w:p w14:paraId="634890AB" w14:textId="47A48B31" w:rsidR="00EB60D8" w:rsidRPr="00CD3AC5" w:rsidRDefault="00EB60D8" w:rsidP="003B4E1E">
      <w:pPr>
        <w:spacing w:after="0"/>
        <w:rPr>
          <w:rFonts w:ascii="Times New Roman" w:hAnsi="Times New Roman" w:cs="Times New Roman"/>
          <w:sz w:val="24"/>
          <w:szCs w:val="24"/>
        </w:rPr>
      </w:pPr>
      <w:r w:rsidRPr="00CD3AC5">
        <w:rPr>
          <w:rFonts w:ascii="Times New Roman" w:hAnsi="Times New Roman" w:cs="Times New Roman"/>
          <w:sz w:val="24"/>
          <w:szCs w:val="24"/>
        </w:rPr>
        <w:t>Disclaimer:</w:t>
      </w:r>
      <w:r w:rsidR="004C035F" w:rsidRPr="00CD3AC5">
        <w:rPr>
          <w:rFonts w:ascii="Times New Roman" w:hAnsi="Times New Roman" w:cs="Times New Roman"/>
          <w:sz w:val="24"/>
          <w:szCs w:val="24"/>
        </w:rPr>
        <w:t xml:space="preserve"> The findings and conclusions in this article are those of the authors and do not necessarily represent the official position of the Centers for Disease Control and Prevention. </w:t>
      </w:r>
      <w:r w:rsidR="004C035F" w:rsidRPr="00CD3AC5">
        <w:rPr>
          <w:rFonts w:ascii="Times New Roman" w:hAnsi="Times New Roman" w:cs="Times New Roman"/>
          <w:color w:val="FF0000"/>
          <w:sz w:val="24"/>
          <w:szCs w:val="24"/>
        </w:rPr>
        <w:t>(Include this?)</w:t>
      </w:r>
    </w:p>
    <w:p w14:paraId="0CEC9383" w14:textId="77777777" w:rsidR="00EB60D8" w:rsidRPr="00CD3AC5" w:rsidRDefault="00EB60D8" w:rsidP="003B4E1E">
      <w:pPr>
        <w:spacing w:after="0"/>
        <w:rPr>
          <w:rFonts w:ascii="Times New Roman" w:hAnsi="Times New Roman" w:cs="Times New Roman"/>
          <w:sz w:val="24"/>
          <w:szCs w:val="24"/>
        </w:rPr>
      </w:pPr>
    </w:p>
    <w:p w14:paraId="2C4011BD" w14:textId="3C557470" w:rsidR="003B4E1E" w:rsidRPr="00CD3AC5" w:rsidRDefault="003B4E1E" w:rsidP="003B4E1E">
      <w:pPr>
        <w:spacing w:after="0"/>
        <w:rPr>
          <w:rFonts w:ascii="Times New Roman" w:hAnsi="Times New Roman" w:cs="Times New Roman"/>
          <w:sz w:val="24"/>
          <w:szCs w:val="24"/>
        </w:rPr>
      </w:pPr>
      <w:r w:rsidRPr="00CD3AC5">
        <w:rPr>
          <w:rFonts w:ascii="Times New Roman" w:hAnsi="Times New Roman" w:cs="Times New Roman"/>
          <w:sz w:val="24"/>
          <w:szCs w:val="24"/>
        </w:rPr>
        <w:t>Declaration of Conflic</w:t>
      </w:r>
      <w:r w:rsidR="00EB60D8" w:rsidRPr="00CD3AC5">
        <w:rPr>
          <w:rFonts w:ascii="Times New Roman" w:hAnsi="Times New Roman" w:cs="Times New Roman"/>
          <w:sz w:val="24"/>
          <w:szCs w:val="24"/>
        </w:rPr>
        <w:t xml:space="preserve">ting </w:t>
      </w:r>
      <w:r w:rsidRPr="00CD3AC5">
        <w:rPr>
          <w:rFonts w:ascii="Times New Roman" w:hAnsi="Times New Roman" w:cs="Times New Roman"/>
          <w:sz w:val="24"/>
          <w:szCs w:val="24"/>
        </w:rPr>
        <w:t>Interest</w:t>
      </w:r>
      <w:r w:rsidR="00EB60D8" w:rsidRPr="00CD3AC5">
        <w:rPr>
          <w:rFonts w:ascii="Times New Roman" w:hAnsi="Times New Roman" w:cs="Times New Roman"/>
          <w:sz w:val="24"/>
          <w:szCs w:val="24"/>
        </w:rPr>
        <w:t>s</w:t>
      </w:r>
      <w:r w:rsidRPr="00CD3AC5">
        <w:rPr>
          <w:rFonts w:ascii="Times New Roman" w:hAnsi="Times New Roman" w:cs="Times New Roman"/>
          <w:sz w:val="24"/>
          <w:szCs w:val="24"/>
        </w:rPr>
        <w:t xml:space="preserve">: </w:t>
      </w:r>
      <w:r w:rsidR="00EB60D8" w:rsidRPr="00CD3AC5">
        <w:rPr>
          <w:rFonts w:ascii="Times New Roman" w:hAnsi="Times New Roman" w:cs="Times New Roman"/>
          <w:sz w:val="24"/>
          <w:szCs w:val="24"/>
        </w:rPr>
        <w:t>The authors declared no potential conflicts of interest with respect to the research, authorship, and/or publication of this article.</w:t>
      </w:r>
    </w:p>
    <w:p w14:paraId="3560C87A" w14:textId="77777777" w:rsidR="00EB60D8" w:rsidRPr="00CD3AC5" w:rsidRDefault="00EB60D8" w:rsidP="003B4E1E">
      <w:pPr>
        <w:spacing w:after="0"/>
        <w:rPr>
          <w:rFonts w:ascii="Times New Roman" w:hAnsi="Times New Roman" w:cs="Times New Roman"/>
          <w:sz w:val="24"/>
          <w:szCs w:val="24"/>
        </w:rPr>
      </w:pPr>
    </w:p>
    <w:p w14:paraId="4DE3C010" w14:textId="7123660F" w:rsidR="002670D2" w:rsidRPr="00CD3AC5" w:rsidRDefault="00EB60D8" w:rsidP="002670D2">
      <w:pPr>
        <w:spacing w:after="0"/>
        <w:rPr>
          <w:rFonts w:ascii="Times New Roman" w:hAnsi="Times New Roman" w:cs="Times New Roman"/>
          <w:sz w:val="24"/>
          <w:szCs w:val="24"/>
        </w:rPr>
      </w:pPr>
      <w:r w:rsidRPr="00CD3AC5">
        <w:rPr>
          <w:rFonts w:ascii="Times New Roman" w:hAnsi="Times New Roman" w:cs="Times New Roman"/>
          <w:sz w:val="24"/>
          <w:szCs w:val="24"/>
        </w:rPr>
        <w:t>Funding: The authors received no financial support for the research, authorship, and/or publication of this article.</w:t>
      </w:r>
    </w:p>
    <w:p w14:paraId="760F3CDD" w14:textId="419EEE62" w:rsidR="002670D2" w:rsidRPr="00CD3AC5" w:rsidRDefault="002670D2">
      <w:pPr>
        <w:rPr>
          <w:rFonts w:ascii="Times New Roman" w:hAnsi="Times New Roman" w:cs="Times New Roman"/>
          <w:sz w:val="24"/>
          <w:szCs w:val="24"/>
        </w:rPr>
      </w:pPr>
      <w:r w:rsidRPr="00CD3AC5">
        <w:rPr>
          <w:rFonts w:ascii="Times New Roman" w:hAnsi="Times New Roman" w:cs="Times New Roman"/>
          <w:sz w:val="24"/>
          <w:szCs w:val="24"/>
        </w:rPr>
        <w:br w:type="page"/>
      </w:r>
    </w:p>
    <w:p w14:paraId="3FDD0C48" w14:textId="3C733193" w:rsidR="00105B6F" w:rsidRPr="00CD3AC5" w:rsidRDefault="00105B6F" w:rsidP="00105B6F">
      <w:pPr>
        <w:spacing w:after="0" w:line="480" w:lineRule="auto"/>
        <w:rPr>
          <w:rFonts w:ascii="Times New Roman" w:hAnsi="Times New Roman" w:cs="Times New Roman"/>
          <w:b/>
          <w:bCs/>
          <w:color w:val="FF0000"/>
          <w:sz w:val="24"/>
          <w:szCs w:val="24"/>
        </w:rPr>
      </w:pPr>
      <w:bookmarkStart w:id="2" w:name="_Hlk107004579"/>
      <w:r w:rsidRPr="00CD3AC5">
        <w:rPr>
          <w:rFonts w:ascii="Times New Roman" w:hAnsi="Times New Roman" w:cs="Times New Roman"/>
          <w:b/>
          <w:bCs/>
          <w:color w:val="FF0000"/>
          <w:sz w:val="24"/>
          <w:szCs w:val="24"/>
        </w:rPr>
        <w:lastRenderedPageBreak/>
        <w:t>TARGET JOURNALS</w:t>
      </w:r>
    </w:p>
    <w:p w14:paraId="204B5852" w14:textId="2C4059D6" w:rsidR="00105B6F" w:rsidRPr="00CD3AC5" w:rsidRDefault="00105B6F" w:rsidP="00105B6F">
      <w:pPr>
        <w:pStyle w:val="ListParagraph"/>
        <w:numPr>
          <w:ilvl w:val="0"/>
          <w:numId w:val="8"/>
        </w:numPr>
        <w:spacing w:after="0"/>
        <w:ind w:left="360"/>
        <w:rPr>
          <w:rFonts w:ascii="Times New Roman" w:hAnsi="Times New Roman" w:cs="Times New Roman"/>
          <w:color w:val="FF0000"/>
          <w:sz w:val="24"/>
          <w:szCs w:val="24"/>
        </w:rPr>
      </w:pPr>
      <w:r w:rsidRPr="00CD3AC5">
        <w:rPr>
          <w:rFonts w:ascii="Times New Roman" w:hAnsi="Times New Roman" w:cs="Times New Roman"/>
          <w:color w:val="FF0000"/>
          <w:sz w:val="24"/>
          <w:szCs w:val="24"/>
        </w:rPr>
        <w:t>Public Health Reports</w:t>
      </w:r>
    </w:p>
    <w:p w14:paraId="3BC32EF9" w14:textId="720F8355" w:rsidR="00105B6F" w:rsidRPr="00CD3AC5" w:rsidRDefault="00105B6F" w:rsidP="00105B6F">
      <w:pPr>
        <w:pStyle w:val="ListParagraph"/>
        <w:numPr>
          <w:ilvl w:val="0"/>
          <w:numId w:val="8"/>
        </w:numPr>
        <w:spacing w:after="0"/>
        <w:ind w:left="360"/>
        <w:rPr>
          <w:rFonts w:ascii="Times New Roman" w:hAnsi="Times New Roman" w:cs="Times New Roman"/>
          <w:color w:val="FF0000"/>
          <w:sz w:val="24"/>
          <w:szCs w:val="24"/>
        </w:rPr>
      </w:pPr>
      <w:r w:rsidRPr="00CD3AC5">
        <w:rPr>
          <w:rFonts w:ascii="Times New Roman" w:hAnsi="Times New Roman" w:cs="Times New Roman"/>
          <w:color w:val="FF0000"/>
          <w:sz w:val="24"/>
          <w:szCs w:val="24"/>
        </w:rPr>
        <w:t>Disability and Health Journal</w:t>
      </w:r>
    </w:p>
    <w:p w14:paraId="582E4E9C" w14:textId="0E6EE7FA" w:rsidR="00105B6F" w:rsidRPr="00CD3AC5" w:rsidRDefault="00105B6F" w:rsidP="00105B6F">
      <w:pPr>
        <w:pStyle w:val="ListParagraph"/>
        <w:numPr>
          <w:ilvl w:val="0"/>
          <w:numId w:val="8"/>
        </w:numPr>
        <w:spacing w:after="0"/>
        <w:ind w:left="360"/>
        <w:rPr>
          <w:rFonts w:ascii="Times New Roman" w:hAnsi="Times New Roman" w:cs="Times New Roman"/>
          <w:color w:val="FF0000"/>
          <w:sz w:val="24"/>
          <w:szCs w:val="24"/>
        </w:rPr>
      </w:pPr>
      <w:r w:rsidRPr="00CD3AC5">
        <w:rPr>
          <w:rFonts w:ascii="Times New Roman" w:hAnsi="Times New Roman" w:cs="Times New Roman"/>
          <w:color w:val="FF0000"/>
          <w:sz w:val="24"/>
          <w:szCs w:val="24"/>
        </w:rPr>
        <w:t>Journal of Disability Policy Studies</w:t>
      </w:r>
    </w:p>
    <w:p w14:paraId="4FC61320" w14:textId="61568EC6" w:rsidR="00105B6F" w:rsidRPr="00CD3AC5" w:rsidRDefault="00105B6F" w:rsidP="00105B6F">
      <w:pPr>
        <w:pStyle w:val="ListParagraph"/>
        <w:numPr>
          <w:ilvl w:val="0"/>
          <w:numId w:val="8"/>
        </w:numPr>
        <w:spacing w:after="0"/>
        <w:ind w:left="360"/>
        <w:rPr>
          <w:rFonts w:ascii="Times New Roman" w:hAnsi="Times New Roman" w:cs="Times New Roman"/>
          <w:color w:val="FF0000"/>
          <w:sz w:val="24"/>
          <w:szCs w:val="24"/>
        </w:rPr>
      </w:pPr>
      <w:r w:rsidRPr="00CD3AC5">
        <w:rPr>
          <w:rFonts w:ascii="Times New Roman" w:hAnsi="Times New Roman" w:cs="Times New Roman"/>
          <w:color w:val="FF0000"/>
          <w:sz w:val="24"/>
          <w:szCs w:val="24"/>
        </w:rPr>
        <w:t>Journal of Public Health Management and Practice</w:t>
      </w:r>
    </w:p>
    <w:p w14:paraId="4BF2E236" w14:textId="5B30AD3F" w:rsidR="00105B6F" w:rsidRPr="00D95CAF" w:rsidRDefault="00105B6F" w:rsidP="00D04409">
      <w:pPr>
        <w:pStyle w:val="ListParagraph"/>
        <w:numPr>
          <w:ilvl w:val="0"/>
          <w:numId w:val="8"/>
        </w:numPr>
        <w:spacing w:after="0"/>
        <w:ind w:left="360"/>
        <w:rPr>
          <w:rFonts w:ascii="Times New Roman" w:hAnsi="Times New Roman" w:cs="Times New Roman"/>
          <w:color w:val="FF0000"/>
          <w:sz w:val="24"/>
          <w:szCs w:val="24"/>
        </w:rPr>
      </w:pPr>
      <w:r w:rsidRPr="00CD3AC5">
        <w:rPr>
          <w:rFonts w:ascii="Times New Roman" w:hAnsi="Times New Roman" w:cs="Times New Roman"/>
          <w:color w:val="FF0000"/>
          <w:sz w:val="24"/>
          <w:szCs w:val="24"/>
        </w:rPr>
        <w:t>Journal of Developmental &amp; Behavioral Pediatrics</w:t>
      </w:r>
    </w:p>
    <w:bookmarkEnd w:id="2"/>
    <w:p w14:paraId="6FE3097E" w14:textId="38FAA729" w:rsidR="00105B6F" w:rsidRPr="00CD3AC5" w:rsidRDefault="00105B6F">
      <w:pPr>
        <w:rPr>
          <w:rFonts w:ascii="Times New Roman" w:hAnsi="Times New Roman" w:cs="Times New Roman"/>
          <w:sz w:val="24"/>
          <w:szCs w:val="24"/>
        </w:rPr>
      </w:pPr>
      <w:r w:rsidRPr="00CD3AC5">
        <w:rPr>
          <w:rFonts w:ascii="Times New Roman" w:hAnsi="Times New Roman" w:cs="Times New Roman"/>
          <w:sz w:val="24"/>
          <w:szCs w:val="24"/>
        </w:rPr>
        <w:br w:type="page"/>
      </w:r>
    </w:p>
    <w:bookmarkEnd w:id="1"/>
    <w:p w14:paraId="412E049B" w14:textId="760E39AF" w:rsidR="00D04409" w:rsidRPr="00CD3AC5" w:rsidRDefault="00D04409" w:rsidP="00D04409">
      <w:pPr>
        <w:spacing w:after="0"/>
        <w:rPr>
          <w:rFonts w:ascii="Times New Roman" w:hAnsi="Times New Roman" w:cs="Times New Roman"/>
          <w:b/>
          <w:bCs/>
          <w:sz w:val="24"/>
          <w:szCs w:val="24"/>
        </w:rPr>
      </w:pPr>
      <w:r w:rsidRPr="00CD3AC5">
        <w:rPr>
          <w:rFonts w:ascii="Times New Roman" w:hAnsi="Times New Roman" w:cs="Times New Roman"/>
          <w:b/>
          <w:bCs/>
          <w:sz w:val="24"/>
          <w:szCs w:val="24"/>
        </w:rPr>
        <w:lastRenderedPageBreak/>
        <w:t>ABSTRACT</w:t>
      </w:r>
    </w:p>
    <w:p w14:paraId="1AC7E4E3" w14:textId="04240B87" w:rsidR="00D04409" w:rsidRPr="00CD3AC5" w:rsidRDefault="00D04409" w:rsidP="00D04409">
      <w:pPr>
        <w:spacing w:after="0"/>
        <w:rPr>
          <w:rFonts w:ascii="Times New Roman" w:hAnsi="Times New Roman" w:cs="Times New Roman"/>
          <w:sz w:val="24"/>
          <w:szCs w:val="24"/>
        </w:rPr>
      </w:pPr>
    </w:p>
    <w:p w14:paraId="68E1321C" w14:textId="5081D349" w:rsidR="009F04AD" w:rsidRPr="00CD3AC5" w:rsidRDefault="009F04AD" w:rsidP="009F04AD">
      <w:pPr>
        <w:spacing w:after="0"/>
        <w:rPr>
          <w:rFonts w:ascii="Times New Roman" w:hAnsi="Times New Roman" w:cs="Times New Roman"/>
          <w:sz w:val="24"/>
          <w:szCs w:val="24"/>
        </w:rPr>
      </w:pPr>
      <w:r w:rsidRPr="00CD3AC5">
        <w:rPr>
          <w:rFonts w:ascii="Times New Roman" w:hAnsi="Times New Roman" w:cs="Times New Roman"/>
          <w:i/>
          <w:iCs/>
          <w:sz w:val="24"/>
          <w:szCs w:val="24"/>
        </w:rPr>
        <w:t>Objectives</w:t>
      </w:r>
      <w:r w:rsidRPr="00CD3AC5">
        <w:rPr>
          <w:rFonts w:ascii="Times New Roman" w:hAnsi="Times New Roman" w:cs="Times New Roman"/>
          <w:sz w:val="24"/>
          <w:szCs w:val="24"/>
        </w:rPr>
        <w:t>:</w:t>
      </w:r>
      <w:r w:rsidR="004C035F" w:rsidRPr="00CD3AC5">
        <w:rPr>
          <w:rFonts w:ascii="Times New Roman" w:hAnsi="Times New Roman" w:cs="Times New Roman"/>
          <w:sz w:val="24"/>
          <w:szCs w:val="24"/>
        </w:rPr>
        <w:t xml:space="preserve"> </w:t>
      </w:r>
      <w:r w:rsidR="00AE604D" w:rsidRPr="00CD3AC5">
        <w:rPr>
          <w:rFonts w:ascii="Times New Roman" w:hAnsi="Times New Roman" w:cs="Times New Roman"/>
          <w:sz w:val="24"/>
          <w:szCs w:val="24"/>
        </w:rPr>
        <w:t>To estimate the child participation rate in the Supplementary State Income (SSI) program among those who are eligible by state</w:t>
      </w:r>
      <w:r w:rsidR="00D149F5" w:rsidRPr="00CD3AC5">
        <w:rPr>
          <w:rFonts w:ascii="Times New Roman" w:hAnsi="Times New Roman" w:cs="Times New Roman"/>
          <w:sz w:val="24"/>
          <w:szCs w:val="24"/>
        </w:rPr>
        <w:t xml:space="preserve"> </w:t>
      </w:r>
      <w:r w:rsidR="006938FB" w:rsidRPr="00CD3AC5">
        <w:rPr>
          <w:rFonts w:ascii="Times New Roman" w:hAnsi="Times New Roman" w:cs="Times New Roman"/>
          <w:sz w:val="24"/>
          <w:szCs w:val="24"/>
        </w:rPr>
        <w:t xml:space="preserve">from 2016 through 2019, </w:t>
      </w:r>
      <w:r w:rsidR="00D149F5" w:rsidRPr="00CD3AC5">
        <w:rPr>
          <w:rFonts w:ascii="Times New Roman" w:hAnsi="Times New Roman" w:cs="Times New Roman"/>
          <w:sz w:val="24"/>
          <w:szCs w:val="24"/>
        </w:rPr>
        <w:t xml:space="preserve">and </w:t>
      </w:r>
      <w:r w:rsidR="006938FB" w:rsidRPr="00CD3AC5">
        <w:rPr>
          <w:rFonts w:ascii="Times New Roman" w:hAnsi="Times New Roman" w:cs="Times New Roman"/>
          <w:sz w:val="24"/>
          <w:szCs w:val="24"/>
        </w:rPr>
        <w:t xml:space="preserve">to </w:t>
      </w:r>
      <w:r w:rsidR="00D149F5" w:rsidRPr="00CD3AC5">
        <w:rPr>
          <w:rFonts w:ascii="Times New Roman" w:hAnsi="Times New Roman" w:cs="Times New Roman"/>
          <w:sz w:val="24"/>
          <w:szCs w:val="24"/>
        </w:rPr>
        <w:t>compute correlations with potentially relevant state characteristics and public policies.</w:t>
      </w:r>
    </w:p>
    <w:p w14:paraId="0499EDB8" w14:textId="20416ED5" w:rsidR="009F04AD" w:rsidRPr="00CD3AC5" w:rsidRDefault="009F04AD" w:rsidP="009F04AD">
      <w:pPr>
        <w:spacing w:after="0"/>
        <w:rPr>
          <w:rFonts w:ascii="Times New Roman" w:hAnsi="Times New Roman" w:cs="Times New Roman"/>
          <w:sz w:val="24"/>
          <w:szCs w:val="24"/>
        </w:rPr>
      </w:pPr>
    </w:p>
    <w:p w14:paraId="1570DAFA" w14:textId="5BD0FD8E" w:rsidR="009F04AD" w:rsidRPr="00CD3AC5" w:rsidRDefault="009F04AD" w:rsidP="009F04AD">
      <w:pPr>
        <w:spacing w:after="0"/>
        <w:rPr>
          <w:rFonts w:ascii="Times New Roman" w:hAnsi="Times New Roman" w:cs="Times New Roman"/>
          <w:sz w:val="24"/>
          <w:szCs w:val="24"/>
        </w:rPr>
      </w:pPr>
      <w:r w:rsidRPr="00CD3AC5">
        <w:rPr>
          <w:rFonts w:ascii="Times New Roman" w:hAnsi="Times New Roman" w:cs="Times New Roman"/>
          <w:i/>
          <w:iCs/>
          <w:sz w:val="24"/>
          <w:szCs w:val="24"/>
        </w:rPr>
        <w:t>Methods</w:t>
      </w:r>
      <w:r w:rsidRPr="00CD3AC5">
        <w:rPr>
          <w:rFonts w:ascii="Times New Roman" w:hAnsi="Times New Roman" w:cs="Times New Roman"/>
          <w:sz w:val="24"/>
          <w:szCs w:val="24"/>
        </w:rPr>
        <w:t>:</w:t>
      </w:r>
      <w:r w:rsidR="004C035F" w:rsidRPr="00CD3AC5">
        <w:rPr>
          <w:rFonts w:ascii="Times New Roman" w:hAnsi="Times New Roman" w:cs="Times New Roman"/>
          <w:sz w:val="24"/>
          <w:szCs w:val="24"/>
        </w:rPr>
        <w:t xml:space="preserve"> </w:t>
      </w:r>
      <w:r w:rsidR="004577D8" w:rsidRPr="00CD3AC5">
        <w:rPr>
          <w:rFonts w:ascii="Times New Roman" w:hAnsi="Times New Roman" w:cs="Times New Roman"/>
          <w:sz w:val="24"/>
          <w:szCs w:val="24"/>
        </w:rPr>
        <w:t xml:space="preserve">We extracted data from </w:t>
      </w:r>
      <w:r w:rsidR="00D149F5" w:rsidRPr="00CD3AC5">
        <w:rPr>
          <w:rFonts w:ascii="Times New Roman" w:hAnsi="Times New Roman" w:cs="Times New Roman"/>
          <w:sz w:val="24"/>
          <w:szCs w:val="24"/>
        </w:rPr>
        <w:t>the United States Census Bureau’s American Community Survey</w:t>
      </w:r>
      <w:r w:rsidR="00D65EDA" w:rsidRPr="00CD3AC5">
        <w:rPr>
          <w:rFonts w:ascii="Times New Roman" w:hAnsi="Times New Roman" w:cs="Times New Roman"/>
          <w:sz w:val="24"/>
          <w:szCs w:val="24"/>
        </w:rPr>
        <w:t xml:space="preserve">, and </w:t>
      </w:r>
      <w:r w:rsidR="00D149F5" w:rsidRPr="00CD3AC5">
        <w:rPr>
          <w:rFonts w:ascii="Times New Roman" w:hAnsi="Times New Roman" w:cs="Times New Roman"/>
          <w:sz w:val="24"/>
          <w:szCs w:val="24"/>
        </w:rPr>
        <w:t>the National Survey of Children’s Health</w:t>
      </w:r>
      <w:r w:rsidR="00D65EDA" w:rsidRPr="00CD3AC5">
        <w:rPr>
          <w:rFonts w:ascii="Times New Roman" w:hAnsi="Times New Roman" w:cs="Times New Roman"/>
          <w:sz w:val="24"/>
          <w:szCs w:val="24"/>
        </w:rPr>
        <w:t xml:space="preserve"> to estimate </w:t>
      </w:r>
      <w:r w:rsidR="00D149F5" w:rsidRPr="00CD3AC5">
        <w:rPr>
          <w:rFonts w:ascii="Times New Roman" w:hAnsi="Times New Roman" w:cs="Times New Roman"/>
          <w:sz w:val="24"/>
          <w:szCs w:val="24"/>
        </w:rPr>
        <w:t xml:space="preserve">the </w:t>
      </w:r>
      <w:r w:rsidR="00D65EDA" w:rsidRPr="00CD3AC5">
        <w:rPr>
          <w:rFonts w:ascii="Times New Roman" w:hAnsi="Times New Roman" w:cs="Times New Roman"/>
          <w:sz w:val="24"/>
          <w:szCs w:val="24"/>
        </w:rPr>
        <w:t xml:space="preserve">disability prevalence </w:t>
      </w:r>
      <w:r w:rsidR="00D149F5" w:rsidRPr="00CD3AC5">
        <w:rPr>
          <w:rFonts w:ascii="Times New Roman" w:hAnsi="Times New Roman" w:cs="Times New Roman"/>
          <w:sz w:val="24"/>
          <w:szCs w:val="24"/>
        </w:rPr>
        <w:t>of</w:t>
      </w:r>
      <w:r w:rsidR="00D65EDA" w:rsidRPr="00CD3AC5">
        <w:rPr>
          <w:rFonts w:ascii="Times New Roman" w:hAnsi="Times New Roman" w:cs="Times New Roman"/>
          <w:sz w:val="24"/>
          <w:szCs w:val="24"/>
        </w:rPr>
        <w:t xml:space="preserve"> </w:t>
      </w:r>
      <w:r w:rsidR="00D149F5" w:rsidRPr="00CD3AC5">
        <w:rPr>
          <w:rFonts w:ascii="Times New Roman" w:hAnsi="Times New Roman" w:cs="Times New Roman"/>
          <w:sz w:val="24"/>
          <w:szCs w:val="24"/>
        </w:rPr>
        <w:t>financially eligible</w:t>
      </w:r>
      <w:r w:rsidR="00D65EDA" w:rsidRPr="00CD3AC5">
        <w:rPr>
          <w:rFonts w:ascii="Times New Roman" w:hAnsi="Times New Roman" w:cs="Times New Roman"/>
          <w:sz w:val="24"/>
          <w:szCs w:val="24"/>
        </w:rPr>
        <w:t xml:space="preserve"> children</w:t>
      </w:r>
      <w:r w:rsidR="00D149F5" w:rsidRPr="00CD3AC5">
        <w:rPr>
          <w:rFonts w:ascii="Times New Roman" w:hAnsi="Times New Roman" w:cs="Times New Roman"/>
          <w:sz w:val="24"/>
          <w:szCs w:val="24"/>
        </w:rPr>
        <w:t xml:space="preserve"> by SSI program standards.</w:t>
      </w:r>
      <w:r w:rsidR="006938FB" w:rsidRPr="00CD3AC5">
        <w:rPr>
          <w:rFonts w:ascii="Times New Roman" w:hAnsi="Times New Roman" w:cs="Times New Roman"/>
          <w:sz w:val="24"/>
          <w:szCs w:val="24"/>
        </w:rPr>
        <w:t xml:space="preserve"> Then, we used aggregated data from the Social Security Administration’s Supplemental Security Record in combination with these estimated disability prevalences among financially eligible children to estimate child SSI participation rates.</w:t>
      </w:r>
    </w:p>
    <w:p w14:paraId="08D29B5D" w14:textId="033915B7" w:rsidR="00D65EDA" w:rsidRPr="00CD3AC5" w:rsidRDefault="00D65EDA" w:rsidP="009F04AD">
      <w:pPr>
        <w:spacing w:after="0"/>
        <w:rPr>
          <w:rFonts w:ascii="Times New Roman" w:hAnsi="Times New Roman" w:cs="Times New Roman"/>
          <w:sz w:val="24"/>
          <w:szCs w:val="24"/>
        </w:rPr>
      </w:pPr>
    </w:p>
    <w:p w14:paraId="3AE123DE" w14:textId="039E82CE" w:rsidR="009F04AD" w:rsidRPr="00CD3AC5" w:rsidRDefault="009F04AD" w:rsidP="009F04AD">
      <w:pPr>
        <w:spacing w:after="0"/>
        <w:rPr>
          <w:rFonts w:ascii="Times New Roman" w:hAnsi="Times New Roman" w:cs="Times New Roman"/>
          <w:sz w:val="24"/>
          <w:szCs w:val="24"/>
        </w:rPr>
      </w:pPr>
      <w:r w:rsidRPr="00CD3AC5">
        <w:rPr>
          <w:rFonts w:ascii="Times New Roman" w:hAnsi="Times New Roman" w:cs="Times New Roman"/>
          <w:i/>
          <w:iCs/>
          <w:sz w:val="24"/>
          <w:szCs w:val="24"/>
        </w:rPr>
        <w:t>Results</w:t>
      </w:r>
      <w:r w:rsidRPr="00CD3AC5">
        <w:rPr>
          <w:rFonts w:ascii="Times New Roman" w:hAnsi="Times New Roman" w:cs="Times New Roman"/>
          <w:sz w:val="24"/>
          <w:szCs w:val="24"/>
        </w:rPr>
        <w:t>:</w:t>
      </w:r>
      <w:r w:rsidR="004C035F" w:rsidRPr="00CD3AC5">
        <w:rPr>
          <w:rFonts w:ascii="Times New Roman" w:hAnsi="Times New Roman" w:cs="Times New Roman"/>
          <w:sz w:val="24"/>
          <w:szCs w:val="24"/>
        </w:rPr>
        <w:t xml:space="preserve"> </w:t>
      </w:r>
      <w:r w:rsidR="004577D8" w:rsidRPr="00CD3AC5">
        <w:rPr>
          <w:rFonts w:ascii="Times New Roman" w:hAnsi="Times New Roman" w:cs="Times New Roman"/>
          <w:sz w:val="24"/>
          <w:szCs w:val="24"/>
        </w:rPr>
        <w:t xml:space="preserve">We estimate the US child SSI participation rate </w:t>
      </w:r>
      <w:r w:rsidR="00D65EDA" w:rsidRPr="00CD3AC5">
        <w:rPr>
          <w:rFonts w:ascii="Times New Roman" w:hAnsi="Times New Roman" w:cs="Times New Roman"/>
          <w:sz w:val="24"/>
          <w:szCs w:val="24"/>
        </w:rPr>
        <w:t xml:space="preserve">among those who are program eligible </w:t>
      </w:r>
      <w:r w:rsidR="004577D8" w:rsidRPr="00CD3AC5">
        <w:rPr>
          <w:rFonts w:ascii="Times New Roman" w:hAnsi="Times New Roman" w:cs="Times New Roman"/>
          <w:sz w:val="24"/>
          <w:szCs w:val="24"/>
        </w:rPr>
        <w:t>to be 38.</w:t>
      </w:r>
      <w:r w:rsidR="003A1B03" w:rsidRPr="00CD3AC5">
        <w:rPr>
          <w:rFonts w:ascii="Times New Roman" w:hAnsi="Times New Roman" w:cs="Times New Roman"/>
          <w:sz w:val="24"/>
          <w:szCs w:val="24"/>
        </w:rPr>
        <w:t>6</w:t>
      </w:r>
      <w:r w:rsidR="004577D8" w:rsidRPr="00CD3AC5">
        <w:rPr>
          <w:rFonts w:ascii="Times New Roman" w:hAnsi="Times New Roman" w:cs="Times New Roman"/>
          <w:sz w:val="24"/>
          <w:szCs w:val="24"/>
        </w:rPr>
        <w:t>%. The top states are Arkansas</w:t>
      </w:r>
      <w:r w:rsidR="00D65EDA" w:rsidRPr="00CD3AC5">
        <w:rPr>
          <w:rFonts w:ascii="Times New Roman" w:hAnsi="Times New Roman" w:cs="Times New Roman"/>
          <w:sz w:val="24"/>
          <w:szCs w:val="24"/>
        </w:rPr>
        <w:t xml:space="preserve"> (53.4%)</w:t>
      </w:r>
      <w:r w:rsidR="004577D8" w:rsidRPr="00CD3AC5">
        <w:rPr>
          <w:rFonts w:ascii="Times New Roman" w:hAnsi="Times New Roman" w:cs="Times New Roman"/>
          <w:sz w:val="24"/>
          <w:szCs w:val="24"/>
        </w:rPr>
        <w:t>, New York</w:t>
      </w:r>
      <w:r w:rsidR="00D65EDA" w:rsidRPr="00CD3AC5">
        <w:rPr>
          <w:rFonts w:ascii="Times New Roman" w:hAnsi="Times New Roman" w:cs="Times New Roman"/>
          <w:sz w:val="24"/>
          <w:szCs w:val="24"/>
        </w:rPr>
        <w:t xml:space="preserve"> (53.1%)</w:t>
      </w:r>
      <w:r w:rsidR="004577D8" w:rsidRPr="00CD3AC5">
        <w:rPr>
          <w:rFonts w:ascii="Times New Roman" w:hAnsi="Times New Roman" w:cs="Times New Roman"/>
          <w:sz w:val="24"/>
          <w:szCs w:val="24"/>
        </w:rPr>
        <w:t xml:space="preserve">, and </w:t>
      </w:r>
      <w:r w:rsidR="00807535" w:rsidRPr="00CD3AC5">
        <w:rPr>
          <w:rFonts w:ascii="Times New Roman" w:hAnsi="Times New Roman" w:cs="Times New Roman"/>
          <w:sz w:val="24"/>
          <w:szCs w:val="24"/>
        </w:rPr>
        <w:t>Louisiana</w:t>
      </w:r>
      <w:r w:rsidR="00D65EDA" w:rsidRPr="00CD3AC5">
        <w:rPr>
          <w:rFonts w:ascii="Times New Roman" w:hAnsi="Times New Roman" w:cs="Times New Roman"/>
          <w:sz w:val="24"/>
          <w:szCs w:val="24"/>
        </w:rPr>
        <w:t xml:space="preserve"> (51.2%)</w:t>
      </w:r>
      <w:r w:rsidR="004577D8" w:rsidRPr="00CD3AC5">
        <w:rPr>
          <w:rFonts w:ascii="Times New Roman" w:hAnsi="Times New Roman" w:cs="Times New Roman"/>
          <w:sz w:val="24"/>
          <w:szCs w:val="24"/>
        </w:rPr>
        <w:t>, and the bottom states are Wyomin</w:t>
      </w:r>
      <w:r w:rsidR="00AE604D" w:rsidRPr="00CD3AC5">
        <w:rPr>
          <w:rFonts w:ascii="Times New Roman" w:hAnsi="Times New Roman" w:cs="Times New Roman"/>
          <w:sz w:val="24"/>
          <w:szCs w:val="24"/>
        </w:rPr>
        <w:t>g (18.1%)</w:t>
      </w:r>
      <w:r w:rsidR="004577D8" w:rsidRPr="00CD3AC5">
        <w:rPr>
          <w:rFonts w:ascii="Times New Roman" w:hAnsi="Times New Roman" w:cs="Times New Roman"/>
          <w:sz w:val="24"/>
          <w:szCs w:val="24"/>
        </w:rPr>
        <w:t xml:space="preserve">, </w:t>
      </w:r>
      <w:r w:rsidR="00AE604D" w:rsidRPr="00CD3AC5">
        <w:rPr>
          <w:rFonts w:ascii="Times New Roman" w:hAnsi="Times New Roman" w:cs="Times New Roman"/>
          <w:sz w:val="24"/>
          <w:szCs w:val="24"/>
        </w:rPr>
        <w:t>Montana (19.9%)</w:t>
      </w:r>
      <w:r w:rsidR="004577D8" w:rsidRPr="00CD3AC5">
        <w:rPr>
          <w:rFonts w:ascii="Times New Roman" w:hAnsi="Times New Roman" w:cs="Times New Roman"/>
          <w:sz w:val="24"/>
          <w:szCs w:val="24"/>
        </w:rPr>
        <w:t xml:space="preserve">, and </w:t>
      </w:r>
      <w:r w:rsidR="00AE604D" w:rsidRPr="00CD3AC5">
        <w:rPr>
          <w:rFonts w:ascii="Times New Roman" w:hAnsi="Times New Roman" w:cs="Times New Roman"/>
          <w:sz w:val="24"/>
          <w:szCs w:val="24"/>
        </w:rPr>
        <w:t>Utah (20.8%)</w:t>
      </w:r>
      <w:r w:rsidR="00807535" w:rsidRPr="00CD3AC5">
        <w:rPr>
          <w:rFonts w:ascii="Times New Roman" w:hAnsi="Times New Roman" w:cs="Times New Roman"/>
          <w:sz w:val="24"/>
          <w:szCs w:val="24"/>
        </w:rPr>
        <w:t>.</w:t>
      </w:r>
      <w:r w:rsidR="004577D8" w:rsidRPr="00CD3AC5">
        <w:rPr>
          <w:rFonts w:ascii="Times New Roman" w:hAnsi="Times New Roman" w:cs="Times New Roman"/>
          <w:sz w:val="24"/>
          <w:szCs w:val="24"/>
        </w:rPr>
        <w:t xml:space="preserve"> We found significant positive correlation</w:t>
      </w:r>
      <w:r w:rsidR="00D65EDA" w:rsidRPr="00CD3AC5">
        <w:rPr>
          <w:rFonts w:ascii="Times New Roman" w:hAnsi="Times New Roman" w:cs="Times New Roman"/>
          <w:sz w:val="24"/>
          <w:szCs w:val="24"/>
        </w:rPr>
        <w:t xml:space="preserve"> (p &lt; 0.05)</w:t>
      </w:r>
      <w:r w:rsidR="004577D8" w:rsidRPr="00CD3AC5">
        <w:rPr>
          <w:rFonts w:ascii="Times New Roman" w:hAnsi="Times New Roman" w:cs="Times New Roman"/>
          <w:sz w:val="24"/>
          <w:szCs w:val="24"/>
        </w:rPr>
        <w:t xml:space="preserve"> between </w:t>
      </w:r>
      <w:r w:rsidR="00AE604D" w:rsidRPr="00CD3AC5">
        <w:rPr>
          <w:rFonts w:ascii="Times New Roman" w:hAnsi="Times New Roman" w:cs="Times New Roman"/>
          <w:sz w:val="24"/>
          <w:szCs w:val="24"/>
        </w:rPr>
        <w:t xml:space="preserve">state-level </w:t>
      </w:r>
      <w:r w:rsidR="004577D8" w:rsidRPr="00CD3AC5">
        <w:rPr>
          <w:rFonts w:ascii="Times New Roman" w:hAnsi="Times New Roman" w:cs="Times New Roman"/>
          <w:sz w:val="24"/>
          <w:szCs w:val="24"/>
        </w:rPr>
        <w:t xml:space="preserve">child SSI participation rates and </w:t>
      </w:r>
      <w:r w:rsidR="00AE604D" w:rsidRPr="00CD3AC5">
        <w:rPr>
          <w:rFonts w:ascii="Times New Roman" w:hAnsi="Times New Roman" w:cs="Times New Roman"/>
          <w:sz w:val="24"/>
          <w:szCs w:val="24"/>
        </w:rPr>
        <w:t>states with higher percentages of population in urbanized areas, higher percentages of financially eligible children with health insurance, and that award Medicaid automatically if SSI is awarded.</w:t>
      </w:r>
    </w:p>
    <w:p w14:paraId="5CC5B219" w14:textId="274E5548" w:rsidR="009F04AD" w:rsidRPr="00CD3AC5" w:rsidRDefault="009F04AD" w:rsidP="009F04AD">
      <w:pPr>
        <w:spacing w:after="0"/>
        <w:rPr>
          <w:rFonts w:ascii="Times New Roman" w:hAnsi="Times New Roman" w:cs="Times New Roman"/>
          <w:sz w:val="24"/>
          <w:szCs w:val="24"/>
        </w:rPr>
      </w:pPr>
    </w:p>
    <w:p w14:paraId="032A69BA" w14:textId="1AA5E095" w:rsidR="009F04AD" w:rsidRPr="00CD3AC5" w:rsidRDefault="00EB60D8" w:rsidP="009F04AD">
      <w:pPr>
        <w:spacing w:after="0"/>
        <w:rPr>
          <w:rFonts w:ascii="Times New Roman" w:hAnsi="Times New Roman" w:cs="Times New Roman"/>
          <w:sz w:val="24"/>
          <w:szCs w:val="24"/>
        </w:rPr>
      </w:pPr>
      <w:r w:rsidRPr="00CD3AC5">
        <w:rPr>
          <w:rFonts w:ascii="Times New Roman" w:hAnsi="Times New Roman" w:cs="Times New Roman"/>
          <w:i/>
          <w:iCs/>
          <w:sz w:val="24"/>
          <w:szCs w:val="24"/>
        </w:rPr>
        <w:t>Conclusions</w:t>
      </w:r>
      <w:r w:rsidR="009F04AD" w:rsidRPr="00CD3AC5">
        <w:rPr>
          <w:rFonts w:ascii="Times New Roman" w:hAnsi="Times New Roman" w:cs="Times New Roman"/>
          <w:sz w:val="24"/>
          <w:szCs w:val="24"/>
        </w:rPr>
        <w:t>:</w:t>
      </w:r>
      <w:r w:rsidR="004C035F" w:rsidRPr="00CD3AC5">
        <w:rPr>
          <w:rFonts w:ascii="Times New Roman" w:hAnsi="Times New Roman" w:cs="Times New Roman"/>
          <w:sz w:val="24"/>
          <w:szCs w:val="24"/>
        </w:rPr>
        <w:t xml:space="preserve"> </w:t>
      </w:r>
      <w:r w:rsidR="00D65EDA" w:rsidRPr="00CD3AC5">
        <w:rPr>
          <w:rFonts w:ascii="Times New Roman" w:hAnsi="Times New Roman" w:cs="Times New Roman"/>
          <w:sz w:val="24"/>
          <w:szCs w:val="24"/>
        </w:rPr>
        <w:t xml:space="preserve">Child SSI participation rates are below 50% for all but four states. The lives of </w:t>
      </w:r>
      <w:r w:rsidR="00CD018A" w:rsidRPr="00CD3AC5">
        <w:rPr>
          <w:rFonts w:ascii="Times New Roman" w:hAnsi="Times New Roman" w:cs="Times New Roman"/>
          <w:sz w:val="24"/>
          <w:szCs w:val="24"/>
        </w:rPr>
        <w:t>just over</w:t>
      </w:r>
      <w:r w:rsidR="00D65EDA" w:rsidRPr="00CD3AC5">
        <w:rPr>
          <w:rFonts w:ascii="Times New Roman" w:hAnsi="Times New Roman" w:cs="Times New Roman"/>
          <w:sz w:val="24"/>
          <w:szCs w:val="24"/>
        </w:rPr>
        <w:t xml:space="preserve"> 120,000 program eligible children would be impacted if state-level participation rates could be brought up to the US estimate of 38.6%</w:t>
      </w:r>
      <w:r w:rsidR="00D149F5" w:rsidRPr="00CD3AC5">
        <w:rPr>
          <w:rFonts w:ascii="Times New Roman" w:hAnsi="Times New Roman" w:cs="Times New Roman"/>
          <w:sz w:val="24"/>
          <w:szCs w:val="24"/>
        </w:rPr>
        <w:t>.</w:t>
      </w:r>
    </w:p>
    <w:p w14:paraId="729F5599" w14:textId="65A3B276" w:rsidR="00B31E77" w:rsidRPr="00CD3AC5" w:rsidRDefault="00B31E77">
      <w:pPr>
        <w:rPr>
          <w:rFonts w:ascii="Times New Roman" w:hAnsi="Times New Roman" w:cs="Times New Roman"/>
          <w:sz w:val="24"/>
          <w:szCs w:val="24"/>
        </w:rPr>
      </w:pPr>
      <w:r w:rsidRPr="00CD3AC5">
        <w:rPr>
          <w:rFonts w:ascii="Times New Roman" w:hAnsi="Times New Roman" w:cs="Times New Roman"/>
          <w:sz w:val="24"/>
          <w:szCs w:val="24"/>
        </w:rPr>
        <w:br w:type="page"/>
      </w:r>
    </w:p>
    <w:p w14:paraId="741DD2E3" w14:textId="70D5A7D0" w:rsidR="00B31E77" w:rsidRPr="00CD3AC5" w:rsidRDefault="00D61FF2" w:rsidP="00B31E77">
      <w:pPr>
        <w:spacing w:after="0"/>
        <w:rPr>
          <w:rFonts w:ascii="Times New Roman" w:hAnsi="Times New Roman" w:cs="Times New Roman"/>
          <w:b/>
          <w:bCs/>
          <w:sz w:val="24"/>
          <w:szCs w:val="24"/>
        </w:rPr>
      </w:pPr>
      <w:r w:rsidRPr="00CD3AC5">
        <w:rPr>
          <w:rFonts w:ascii="Times New Roman" w:hAnsi="Times New Roman" w:cs="Times New Roman"/>
          <w:b/>
          <w:bCs/>
          <w:sz w:val="24"/>
          <w:szCs w:val="24"/>
        </w:rPr>
        <w:lastRenderedPageBreak/>
        <w:t>3</w:t>
      </w:r>
      <w:r w:rsidR="00B31E77" w:rsidRPr="00CD3AC5">
        <w:rPr>
          <w:rFonts w:ascii="Times New Roman" w:hAnsi="Times New Roman" w:cs="Times New Roman"/>
          <w:b/>
          <w:bCs/>
          <w:sz w:val="24"/>
          <w:szCs w:val="24"/>
        </w:rPr>
        <w:t xml:space="preserve">-QUESTION </w:t>
      </w:r>
      <w:r w:rsidRPr="00CD3AC5">
        <w:rPr>
          <w:rFonts w:ascii="Times New Roman" w:hAnsi="Times New Roman" w:cs="Times New Roman"/>
          <w:b/>
          <w:bCs/>
          <w:sz w:val="24"/>
          <w:szCs w:val="24"/>
        </w:rPr>
        <w:t>SUMMARY</w:t>
      </w:r>
      <w:r w:rsidR="00B31E77" w:rsidRPr="00CD3AC5">
        <w:rPr>
          <w:rFonts w:ascii="Times New Roman" w:hAnsi="Times New Roman" w:cs="Times New Roman"/>
          <w:b/>
          <w:bCs/>
          <w:sz w:val="24"/>
          <w:szCs w:val="24"/>
        </w:rPr>
        <w:t xml:space="preserve"> BOX</w:t>
      </w:r>
    </w:p>
    <w:p w14:paraId="37304AC6" w14:textId="77777777" w:rsidR="00B31E77" w:rsidRPr="00CD3AC5" w:rsidRDefault="00B31E77" w:rsidP="00B31E77">
      <w:pPr>
        <w:spacing w:after="0"/>
        <w:rPr>
          <w:rFonts w:ascii="Times New Roman" w:hAnsi="Times New Roman" w:cs="Times New Roman"/>
          <w:sz w:val="24"/>
          <w:szCs w:val="24"/>
        </w:rPr>
      </w:pPr>
    </w:p>
    <w:p w14:paraId="52B14E98" w14:textId="7F889374" w:rsidR="00B31E77" w:rsidRPr="00CD3AC5" w:rsidRDefault="00B31E77" w:rsidP="00B31E77">
      <w:pPr>
        <w:spacing w:after="0"/>
        <w:rPr>
          <w:rFonts w:ascii="Times New Roman" w:hAnsi="Times New Roman" w:cs="Times New Roman"/>
          <w:i/>
          <w:iCs/>
          <w:sz w:val="24"/>
          <w:szCs w:val="24"/>
        </w:rPr>
      </w:pPr>
      <w:r w:rsidRPr="00CD3AC5">
        <w:rPr>
          <w:rFonts w:ascii="Times New Roman" w:hAnsi="Times New Roman" w:cs="Times New Roman"/>
          <w:i/>
          <w:iCs/>
          <w:sz w:val="24"/>
          <w:szCs w:val="24"/>
        </w:rPr>
        <w:t>Wh</w:t>
      </w:r>
      <w:r w:rsidR="00D61FF2" w:rsidRPr="00CD3AC5">
        <w:rPr>
          <w:rFonts w:ascii="Times New Roman" w:hAnsi="Times New Roman" w:cs="Times New Roman"/>
          <w:i/>
          <w:iCs/>
          <w:sz w:val="24"/>
          <w:szCs w:val="24"/>
        </w:rPr>
        <w:t>at is the current understanding of this subject</w:t>
      </w:r>
      <w:r w:rsidRPr="00CD3AC5">
        <w:rPr>
          <w:rFonts w:ascii="Times New Roman" w:hAnsi="Times New Roman" w:cs="Times New Roman"/>
          <w:i/>
          <w:iCs/>
          <w:sz w:val="24"/>
          <w:szCs w:val="24"/>
        </w:rPr>
        <w:t>?</w:t>
      </w:r>
    </w:p>
    <w:p w14:paraId="3A31AEEE" w14:textId="77777777" w:rsidR="004E261F" w:rsidRPr="00CD3AC5" w:rsidRDefault="004E261F" w:rsidP="00B31E77">
      <w:pPr>
        <w:spacing w:after="0"/>
        <w:rPr>
          <w:rFonts w:ascii="Times New Roman" w:hAnsi="Times New Roman" w:cs="Times New Roman"/>
          <w:sz w:val="24"/>
          <w:szCs w:val="24"/>
        </w:rPr>
      </w:pPr>
    </w:p>
    <w:p w14:paraId="7720EDB0" w14:textId="169BDDB7" w:rsidR="00B31E77" w:rsidRPr="00CD3AC5" w:rsidRDefault="00023631" w:rsidP="00B31E77">
      <w:pPr>
        <w:spacing w:after="0"/>
        <w:rPr>
          <w:rFonts w:ascii="Times New Roman" w:hAnsi="Times New Roman" w:cs="Times New Roman"/>
          <w:sz w:val="24"/>
          <w:szCs w:val="24"/>
        </w:rPr>
      </w:pPr>
      <w:r w:rsidRPr="00CD3AC5">
        <w:rPr>
          <w:rFonts w:ascii="Times New Roman" w:hAnsi="Times New Roman" w:cs="Times New Roman"/>
          <w:sz w:val="24"/>
          <w:szCs w:val="24"/>
        </w:rPr>
        <w:t>There is geographic variation in</w:t>
      </w:r>
      <w:r w:rsidR="0093065A" w:rsidRPr="00CD3AC5">
        <w:rPr>
          <w:rFonts w:ascii="Times New Roman" w:hAnsi="Times New Roman" w:cs="Times New Roman"/>
          <w:sz w:val="24"/>
          <w:szCs w:val="24"/>
        </w:rPr>
        <w:t xml:space="preserve"> SSI participation rates</w:t>
      </w:r>
      <w:r w:rsidR="00FD37EA" w:rsidRPr="00CD3AC5">
        <w:rPr>
          <w:rFonts w:ascii="Times New Roman" w:hAnsi="Times New Roman" w:cs="Times New Roman"/>
          <w:sz w:val="24"/>
          <w:szCs w:val="24"/>
        </w:rPr>
        <w:t xml:space="preserve"> among all children</w:t>
      </w:r>
      <w:r w:rsidRPr="00CD3AC5">
        <w:rPr>
          <w:rFonts w:ascii="Times New Roman" w:hAnsi="Times New Roman" w:cs="Times New Roman"/>
          <w:sz w:val="24"/>
          <w:szCs w:val="24"/>
        </w:rPr>
        <w:t>, and higher</w:t>
      </w:r>
      <w:r w:rsidR="0093065A" w:rsidRPr="00CD3AC5">
        <w:rPr>
          <w:rFonts w:ascii="Times New Roman" w:hAnsi="Times New Roman" w:cs="Times New Roman"/>
          <w:sz w:val="24"/>
          <w:szCs w:val="24"/>
        </w:rPr>
        <w:t xml:space="preserve"> </w:t>
      </w:r>
      <w:r w:rsidR="00FD37EA" w:rsidRPr="00CD3AC5">
        <w:rPr>
          <w:rFonts w:ascii="Times New Roman" w:hAnsi="Times New Roman" w:cs="Times New Roman"/>
          <w:sz w:val="24"/>
          <w:szCs w:val="24"/>
        </w:rPr>
        <w:t xml:space="preserve">rates </w:t>
      </w:r>
      <w:r w:rsidR="0093065A" w:rsidRPr="00CD3AC5">
        <w:rPr>
          <w:rFonts w:ascii="Times New Roman" w:hAnsi="Times New Roman" w:cs="Times New Roman"/>
          <w:sz w:val="24"/>
          <w:szCs w:val="24"/>
        </w:rPr>
        <w:t>occur in areas with high prevalences of child disability.</w:t>
      </w:r>
    </w:p>
    <w:p w14:paraId="454B7C49" w14:textId="77777777" w:rsidR="00B31E77" w:rsidRPr="00CD3AC5" w:rsidRDefault="00B31E77" w:rsidP="00B31E77">
      <w:pPr>
        <w:spacing w:after="0"/>
        <w:rPr>
          <w:rFonts w:ascii="Times New Roman" w:hAnsi="Times New Roman" w:cs="Times New Roman"/>
          <w:sz w:val="24"/>
          <w:szCs w:val="24"/>
        </w:rPr>
      </w:pPr>
    </w:p>
    <w:p w14:paraId="7BEBE664" w14:textId="295AD830" w:rsidR="00B31E77" w:rsidRPr="00CD3AC5" w:rsidRDefault="00D61FF2" w:rsidP="00B31E77">
      <w:pPr>
        <w:spacing w:after="0"/>
        <w:rPr>
          <w:rFonts w:ascii="Times New Roman" w:hAnsi="Times New Roman" w:cs="Times New Roman"/>
          <w:i/>
          <w:iCs/>
          <w:sz w:val="24"/>
          <w:szCs w:val="24"/>
        </w:rPr>
      </w:pPr>
      <w:r w:rsidRPr="00CD3AC5">
        <w:rPr>
          <w:rFonts w:ascii="Times New Roman" w:hAnsi="Times New Roman" w:cs="Times New Roman"/>
          <w:i/>
          <w:iCs/>
          <w:sz w:val="24"/>
          <w:szCs w:val="24"/>
        </w:rPr>
        <w:t>What does this report add to the literature</w:t>
      </w:r>
      <w:r w:rsidR="00B31E77" w:rsidRPr="00CD3AC5">
        <w:rPr>
          <w:rFonts w:ascii="Times New Roman" w:hAnsi="Times New Roman" w:cs="Times New Roman"/>
          <w:i/>
          <w:iCs/>
          <w:sz w:val="24"/>
          <w:szCs w:val="24"/>
        </w:rPr>
        <w:t>?</w:t>
      </w:r>
    </w:p>
    <w:p w14:paraId="5BEDFA00" w14:textId="77777777" w:rsidR="004E261F" w:rsidRPr="00CD3AC5" w:rsidRDefault="004E261F" w:rsidP="00B31E77">
      <w:pPr>
        <w:spacing w:after="0"/>
        <w:rPr>
          <w:rFonts w:ascii="Times New Roman" w:hAnsi="Times New Roman" w:cs="Times New Roman"/>
          <w:sz w:val="24"/>
          <w:szCs w:val="24"/>
        </w:rPr>
      </w:pPr>
    </w:p>
    <w:p w14:paraId="23F27D6C" w14:textId="74958128" w:rsidR="00B31E77" w:rsidRPr="00CD3AC5" w:rsidRDefault="0093065A" w:rsidP="00B31E77">
      <w:pPr>
        <w:spacing w:after="0"/>
        <w:rPr>
          <w:rFonts w:ascii="Times New Roman" w:hAnsi="Times New Roman" w:cs="Times New Roman"/>
          <w:sz w:val="24"/>
          <w:szCs w:val="24"/>
        </w:rPr>
      </w:pPr>
      <w:r w:rsidRPr="00CD3AC5">
        <w:rPr>
          <w:rFonts w:ascii="Times New Roman" w:hAnsi="Times New Roman" w:cs="Times New Roman"/>
          <w:sz w:val="24"/>
          <w:szCs w:val="24"/>
        </w:rPr>
        <w:t xml:space="preserve">A baseline </w:t>
      </w:r>
      <w:r w:rsidR="00023631" w:rsidRPr="00CD3AC5">
        <w:rPr>
          <w:rFonts w:ascii="Times New Roman" w:hAnsi="Times New Roman" w:cs="Times New Roman"/>
          <w:sz w:val="24"/>
          <w:szCs w:val="24"/>
        </w:rPr>
        <w:t>of</w:t>
      </w:r>
      <w:r w:rsidRPr="00CD3AC5">
        <w:rPr>
          <w:rFonts w:ascii="Times New Roman" w:hAnsi="Times New Roman" w:cs="Times New Roman"/>
          <w:sz w:val="24"/>
          <w:szCs w:val="24"/>
        </w:rPr>
        <w:t xml:space="preserve"> </w:t>
      </w:r>
      <w:r w:rsidR="00023631" w:rsidRPr="00CD3AC5">
        <w:rPr>
          <w:rFonts w:ascii="Times New Roman" w:hAnsi="Times New Roman" w:cs="Times New Roman"/>
          <w:sz w:val="24"/>
          <w:szCs w:val="24"/>
        </w:rPr>
        <w:t xml:space="preserve">child </w:t>
      </w:r>
      <w:r w:rsidRPr="00CD3AC5">
        <w:rPr>
          <w:rFonts w:ascii="Times New Roman" w:hAnsi="Times New Roman" w:cs="Times New Roman"/>
          <w:sz w:val="24"/>
          <w:szCs w:val="24"/>
        </w:rPr>
        <w:t>SSI participation rates</w:t>
      </w:r>
      <w:r w:rsidR="00023631" w:rsidRPr="00CD3AC5">
        <w:rPr>
          <w:rFonts w:ascii="Times New Roman" w:hAnsi="Times New Roman" w:cs="Times New Roman"/>
          <w:sz w:val="24"/>
          <w:szCs w:val="24"/>
        </w:rPr>
        <w:t xml:space="preserve"> estimates among those who are program eligible </w:t>
      </w:r>
      <w:r w:rsidRPr="00CD3AC5">
        <w:rPr>
          <w:rFonts w:ascii="Times New Roman" w:hAnsi="Times New Roman" w:cs="Times New Roman"/>
          <w:sz w:val="24"/>
          <w:szCs w:val="24"/>
        </w:rPr>
        <w:t xml:space="preserve">for </w:t>
      </w:r>
      <w:r w:rsidR="00FD37EA" w:rsidRPr="00CD3AC5">
        <w:rPr>
          <w:rFonts w:ascii="Times New Roman" w:hAnsi="Times New Roman" w:cs="Times New Roman"/>
          <w:sz w:val="24"/>
          <w:szCs w:val="24"/>
        </w:rPr>
        <w:t>all US</w:t>
      </w:r>
      <w:r w:rsidRPr="00CD3AC5">
        <w:rPr>
          <w:rFonts w:ascii="Times New Roman" w:hAnsi="Times New Roman" w:cs="Times New Roman"/>
          <w:sz w:val="24"/>
          <w:szCs w:val="24"/>
        </w:rPr>
        <w:t xml:space="preserve"> state</w:t>
      </w:r>
      <w:r w:rsidR="00FD37EA" w:rsidRPr="00CD3AC5">
        <w:rPr>
          <w:rFonts w:ascii="Times New Roman" w:hAnsi="Times New Roman" w:cs="Times New Roman"/>
          <w:sz w:val="24"/>
          <w:szCs w:val="24"/>
        </w:rPr>
        <w:t>s</w:t>
      </w:r>
      <w:r w:rsidRPr="00CD3AC5">
        <w:rPr>
          <w:rFonts w:ascii="Times New Roman" w:hAnsi="Times New Roman" w:cs="Times New Roman"/>
          <w:sz w:val="24"/>
          <w:szCs w:val="24"/>
        </w:rPr>
        <w:t>.</w:t>
      </w:r>
    </w:p>
    <w:p w14:paraId="28C24BB6" w14:textId="77777777" w:rsidR="00B31E77" w:rsidRPr="00CD3AC5" w:rsidRDefault="00B31E77" w:rsidP="00B31E77">
      <w:pPr>
        <w:spacing w:after="0"/>
        <w:rPr>
          <w:rFonts w:ascii="Times New Roman" w:hAnsi="Times New Roman" w:cs="Times New Roman"/>
          <w:sz w:val="24"/>
          <w:szCs w:val="24"/>
        </w:rPr>
      </w:pPr>
    </w:p>
    <w:p w14:paraId="40DF56CA" w14:textId="42D8E77C" w:rsidR="00B31E77" w:rsidRPr="00CD3AC5" w:rsidRDefault="00B31E77" w:rsidP="00B31E77">
      <w:pPr>
        <w:spacing w:after="0"/>
        <w:rPr>
          <w:rFonts w:ascii="Times New Roman" w:hAnsi="Times New Roman" w:cs="Times New Roman"/>
          <w:i/>
          <w:iCs/>
          <w:sz w:val="24"/>
          <w:szCs w:val="24"/>
        </w:rPr>
      </w:pPr>
      <w:r w:rsidRPr="00CD3AC5">
        <w:rPr>
          <w:rFonts w:ascii="Times New Roman" w:hAnsi="Times New Roman" w:cs="Times New Roman"/>
          <w:i/>
          <w:iCs/>
          <w:sz w:val="24"/>
          <w:szCs w:val="24"/>
        </w:rPr>
        <w:t>Wh</w:t>
      </w:r>
      <w:r w:rsidR="00D61FF2" w:rsidRPr="00CD3AC5">
        <w:rPr>
          <w:rFonts w:ascii="Times New Roman" w:hAnsi="Times New Roman" w:cs="Times New Roman"/>
          <w:i/>
          <w:iCs/>
          <w:sz w:val="24"/>
          <w:szCs w:val="24"/>
        </w:rPr>
        <w:t>at are the implications for public health practice</w:t>
      </w:r>
      <w:r w:rsidRPr="00CD3AC5">
        <w:rPr>
          <w:rFonts w:ascii="Times New Roman" w:hAnsi="Times New Roman" w:cs="Times New Roman"/>
          <w:i/>
          <w:iCs/>
          <w:sz w:val="24"/>
          <w:szCs w:val="24"/>
        </w:rPr>
        <w:t>?</w:t>
      </w:r>
    </w:p>
    <w:p w14:paraId="4144918E" w14:textId="77777777" w:rsidR="004E261F" w:rsidRPr="00CD3AC5" w:rsidRDefault="004E261F" w:rsidP="00B31E77">
      <w:pPr>
        <w:spacing w:after="0"/>
        <w:rPr>
          <w:rFonts w:ascii="Times New Roman" w:hAnsi="Times New Roman" w:cs="Times New Roman"/>
          <w:sz w:val="24"/>
          <w:szCs w:val="24"/>
        </w:rPr>
      </w:pPr>
    </w:p>
    <w:p w14:paraId="53115CC5" w14:textId="4955D224" w:rsidR="00B31E77" w:rsidRPr="00CD3AC5" w:rsidRDefault="0093065A" w:rsidP="00B31E77">
      <w:pPr>
        <w:spacing w:after="0"/>
        <w:rPr>
          <w:rFonts w:ascii="Times New Roman" w:hAnsi="Times New Roman" w:cs="Times New Roman"/>
          <w:sz w:val="24"/>
          <w:szCs w:val="24"/>
        </w:rPr>
      </w:pPr>
      <w:r w:rsidRPr="00CD3AC5">
        <w:rPr>
          <w:rFonts w:ascii="Times New Roman" w:hAnsi="Times New Roman" w:cs="Times New Roman"/>
          <w:sz w:val="24"/>
          <w:szCs w:val="24"/>
        </w:rPr>
        <w:t>There is significant</w:t>
      </w:r>
      <w:r w:rsidR="00CA711B" w:rsidRPr="00CD3AC5">
        <w:rPr>
          <w:rFonts w:ascii="Times New Roman" w:hAnsi="Times New Roman" w:cs="Times New Roman"/>
          <w:sz w:val="24"/>
          <w:szCs w:val="24"/>
        </w:rPr>
        <w:t xml:space="preserve"> positive</w:t>
      </w:r>
      <w:r w:rsidRPr="00CD3AC5">
        <w:rPr>
          <w:rFonts w:ascii="Times New Roman" w:hAnsi="Times New Roman" w:cs="Times New Roman"/>
          <w:sz w:val="24"/>
          <w:szCs w:val="24"/>
        </w:rPr>
        <w:t xml:space="preserve"> correlation between child SSI participation rates</w:t>
      </w:r>
      <w:r w:rsidR="00CA711B" w:rsidRPr="00CD3AC5">
        <w:rPr>
          <w:rFonts w:ascii="Times New Roman" w:hAnsi="Times New Roman" w:cs="Times New Roman"/>
          <w:sz w:val="24"/>
          <w:szCs w:val="24"/>
        </w:rPr>
        <w:t xml:space="preserve"> and states with higher percentages of population in urbanized areas</w:t>
      </w:r>
      <w:r w:rsidR="00023631" w:rsidRPr="00CD3AC5">
        <w:rPr>
          <w:rFonts w:ascii="Times New Roman" w:hAnsi="Times New Roman" w:cs="Times New Roman"/>
          <w:sz w:val="24"/>
          <w:szCs w:val="24"/>
        </w:rPr>
        <w:t xml:space="preserve">, </w:t>
      </w:r>
      <w:r w:rsidR="00CA711B" w:rsidRPr="00CD3AC5">
        <w:rPr>
          <w:rFonts w:ascii="Times New Roman" w:hAnsi="Times New Roman" w:cs="Times New Roman"/>
          <w:sz w:val="24"/>
          <w:szCs w:val="24"/>
        </w:rPr>
        <w:t>higher percentages of financially eligible children with insurance</w:t>
      </w:r>
      <w:r w:rsidR="00023631" w:rsidRPr="00CD3AC5">
        <w:rPr>
          <w:rFonts w:ascii="Times New Roman" w:hAnsi="Times New Roman" w:cs="Times New Roman"/>
          <w:sz w:val="24"/>
          <w:szCs w:val="24"/>
        </w:rPr>
        <w:t>, and Medicaid awards directly tied to SSI awards</w:t>
      </w:r>
      <w:r w:rsidR="00CA711B" w:rsidRPr="00CD3AC5">
        <w:rPr>
          <w:rFonts w:ascii="Times New Roman" w:hAnsi="Times New Roman" w:cs="Times New Roman"/>
          <w:sz w:val="24"/>
          <w:szCs w:val="24"/>
        </w:rPr>
        <w:t xml:space="preserve">. </w:t>
      </w:r>
      <w:r w:rsidR="00FD37EA" w:rsidRPr="00CD3AC5">
        <w:rPr>
          <w:rFonts w:ascii="Times New Roman" w:hAnsi="Times New Roman" w:cs="Times New Roman"/>
          <w:sz w:val="24"/>
          <w:szCs w:val="24"/>
        </w:rPr>
        <w:t>Our framework can be used for future analyses.</w:t>
      </w:r>
    </w:p>
    <w:p w14:paraId="540237A7" w14:textId="77777777" w:rsidR="00B31E77" w:rsidRPr="00CD3AC5" w:rsidRDefault="00B31E77" w:rsidP="009F04AD">
      <w:pPr>
        <w:spacing w:after="0"/>
        <w:rPr>
          <w:rFonts w:ascii="Times New Roman" w:hAnsi="Times New Roman" w:cs="Times New Roman"/>
          <w:sz w:val="24"/>
          <w:szCs w:val="24"/>
        </w:rPr>
      </w:pPr>
    </w:p>
    <w:p w14:paraId="75DAEA5E" w14:textId="7C15BC2E" w:rsidR="0099098E" w:rsidRDefault="0099098E">
      <w:pPr>
        <w:rPr>
          <w:rFonts w:ascii="Times New Roman" w:hAnsi="Times New Roman" w:cs="Times New Roman"/>
        </w:rPr>
      </w:pPr>
      <w:r>
        <w:rPr>
          <w:rFonts w:ascii="Times New Roman" w:hAnsi="Times New Roman" w:cs="Times New Roman"/>
        </w:rPr>
        <w:br w:type="page"/>
      </w:r>
    </w:p>
    <w:p w14:paraId="07DCF70B" w14:textId="485A1F4F" w:rsidR="00D04409" w:rsidRPr="00CD3AC5" w:rsidRDefault="00D04409" w:rsidP="00315151">
      <w:pPr>
        <w:spacing w:after="0" w:line="360" w:lineRule="auto"/>
        <w:rPr>
          <w:rFonts w:ascii="Times New Roman" w:hAnsi="Times New Roman" w:cs="Times New Roman"/>
          <w:b/>
          <w:bCs/>
          <w:sz w:val="24"/>
          <w:szCs w:val="24"/>
        </w:rPr>
      </w:pPr>
      <w:r w:rsidRPr="00CD3AC5">
        <w:rPr>
          <w:rFonts w:ascii="Times New Roman" w:hAnsi="Times New Roman" w:cs="Times New Roman"/>
          <w:b/>
          <w:bCs/>
          <w:sz w:val="24"/>
          <w:szCs w:val="24"/>
        </w:rPr>
        <w:lastRenderedPageBreak/>
        <w:t>INTRODUCTION</w:t>
      </w:r>
    </w:p>
    <w:p w14:paraId="40CFAB9C" w14:textId="3943A712" w:rsidR="00F61302" w:rsidRPr="00CD3AC5" w:rsidRDefault="00C7398B" w:rsidP="00315151">
      <w:pPr>
        <w:spacing w:after="0" w:line="360" w:lineRule="auto"/>
        <w:rPr>
          <w:rFonts w:ascii="Times New Roman" w:hAnsi="Times New Roman" w:cs="Times New Roman"/>
          <w:sz w:val="24"/>
          <w:szCs w:val="24"/>
        </w:rPr>
      </w:pPr>
      <w:r w:rsidRPr="00CD3AC5">
        <w:rPr>
          <w:rFonts w:ascii="Times New Roman" w:hAnsi="Times New Roman" w:cs="Times New Roman"/>
          <w:sz w:val="24"/>
          <w:szCs w:val="24"/>
        </w:rPr>
        <w:t xml:space="preserve">The Supplemental Security Income (SSI) </w:t>
      </w:r>
      <w:r w:rsidR="00663521" w:rsidRPr="00CD3AC5">
        <w:rPr>
          <w:rFonts w:ascii="Times New Roman" w:hAnsi="Times New Roman" w:cs="Times New Roman"/>
          <w:sz w:val="24"/>
          <w:szCs w:val="24"/>
        </w:rPr>
        <w:t xml:space="preserve">is a </w:t>
      </w:r>
      <w:r w:rsidR="00E63C0F" w:rsidRPr="00CD3AC5">
        <w:rPr>
          <w:rFonts w:ascii="Times New Roman" w:hAnsi="Times New Roman" w:cs="Times New Roman"/>
          <w:sz w:val="24"/>
          <w:szCs w:val="24"/>
        </w:rPr>
        <w:t>federal income supplement program</w:t>
      </w:r>
      <w:r w:rsidR="00663521" w:rsidRPr="00CD3AC5">
        <w:rPr>
          <w:rFonts w:ascii="Times New Roman" w:hAnsi="Times New Roman" w:cs="Times New Roman"/>
          <w:sz w:val="24"/>
          <w:szCs w:val="24"/>
        </w:rPr>
        <w:t xml:space="preserve"> administered by the Social Security Administration (SSA)</w:t>
      </w:r>
      <w:r w:rsidR="00E63C0F" w:rsidRPr="00CD3AC5">
        <w:rPr>
          <w:rFonts w:ascii="Times New Roman" w:hAnsi="Times New Roman" w:cs="Times New Roman"/>
          <w:sz w:val="24"/>
          <w:szCs w:val="24"/>
        </w:rPr>
        <w:t xml:space="preserve"> intended to financially support aged (65 and up), blind, and disabled people who have limited income and resources.</w:t>
      </w:r>
      <w:r w:rsidR="003A1B03" w:rsidRPr="00CD3AC5">
        <w:rPr>
          <w:rFonts w:ascii="Times New Roman" w:hAnsi="Times New Roman" w:cs="Times New Roman"/>
          <w:sz w:val="24"/>
          <w:szCs w:val="24"/>
        </w:rPr>
        <w:fldChar w:fldCharType="begin"/>
      </w:r>
      <w:r w:rsidR="00F50113" w:rsidRPr="00CD3AC5">
        <w:rPr>
          <w:rFonts w:ascii="Times New Roman" w:hAnsi="Times New Roman" w:cs="Times New Roman"/>
          <w:sz w:val="24"/>
          <w:szCs w:val="24"/>
        </w:rPr>
        <w:instrText xml:space="preserve"> ADDIN ZOTERO_ITEM CSL_CITATION {"citationID":"x20HtZZ9","properties":{"formattedCitation":"\\super 1\\nosupersub{}","plainCitation":"1","noteIndex":0},"citationItems":[{"id":941,"uris":["http://zotero.org/users/6239254/items/CAS672JC"],"itemData":{"id":941,"type":"webpage","abstract":"Apply Online for Disability Benefits.","language":"en","title":"Supplemental Security Income","URL":"https://www.ssa.gov/ssi/","accessed":{"date-parts":[["2022",6,21]]}}}],"schema":"https://github.com/citation-style-language/schema/raw/master/csl-citation.json"} </w:instrText>
      </w:r>
      <w:r w:rsidR="003A1B03" w:rsidRPr="00CD3AC5">
        <w:rPr>
          <w:rFonts w:ascii="Times New Roman" w:hAnsi="Times New Roman" w:cs="Times New Roman"/>
          <w:sz w:val="24"/>
          <w:szCs w:val="24"/>
        </w:rPr>
        <w:fldChar w:fldCharType="separate"/>
      </w:r>
      <w:r w:rsidR="003A1B03" w:rsidRPr="00CD3AC5">
        <w:rPr>
          <w:rFonts w:ascii="Times New Roman" w:hAnsi="Times New Roman" w:cs="Times New Roman"/>
          <w:sz w:val="24"/>
          <w:szCs w:val="28"/>
          <w:vertAlign w:val="superscript"/>
        </w:rPr>
        <w:t>1</w:t>
      </w:r>
      <w:r w:rsidR="003A1B03" w:rsidRPr="00CD3AC5">
        <w:rPr>
          <w:rFonts w:ascii="Times New Roman" w:hAnsi="Times New Roman" w:cs="Times New Roman"/>
          <w:sz w:val="24"/>
          <w:szCs w:val="24"/>
        </w:rPr>
        <w:fldChar w:fldCharType="end"/>
      </w:r>
      <w:r w:rsidR="00E510B1" w:rsidRPr="00CD3AC5">
        <w:rPr>
          <w:rFonts w:ascii="Times New Roman" w:hAnsi="Times New Roman" w:cs="Times New Roman"/>
          <w:sz w:val="24"/>
          <w:szCs w:val="24"/>
        </w:rPr>
        <w:t xml:space="preserve"> Specifically for children, disability eligibility is </w:t>
      </w:r>
      <w:r w:rsidR="00BB3488" w:rsidRPr="00CD3AC5">
        <w:rPr>
          <w:rFonts w:ascii="Times New Roman" w:hAnsi="Times New Roman" w:cs="Times New Roman"/>
          <w:sz w:val="24"/>
          <w:szCs w:val="24"/>
        </w:rPr>
        <w:t>defined</w:t>
      </w:r>
      <w:r w:rsidR="00E510B1" w:rsidRPr="00CD3AC5">
        <w:rPr>
          <w:rFonts w:ascii="Times New Roman" w:hAnsi="Times New Roman" w:cs="Times New Roman"/>
          <w:sz w:val="24"/>
          <w:szCs w:val="24"/>
        </w:rPr>
        <w:t xml:space="preserve"> by having a medically determinable physical or mental impairment that can lead to severe functional limitations or death, and financial eligibility is </w:t>
      </w:r>
      <w:r w:rsidR="00BB3488" w:rsidRPr="00CD3AC5">
        <w:rPr>
          <w:rFonts w:ascii="Times New Roman" w:hAnsi="Times New Roman" w:cs="Times New Roman"/>
          <w:sz w:val="24"/>
          <w:szCs w:val="24"/>
        </w:rPr>
        <w:t>generally characterized</w:t>
      </w:r>
      <w:r w:rsidR="00E510B1" w:rsidRPr="00CD3AC5">
        <w:rPr>
          <w:rFonts w:ascii="Times New Roman" w:hAnsi="Times New Roman" w:cs="Times New Roman"/>
          <w:sz w:val="24"/>
          <w:szCs w:val="24"/>
        </w:rPr>
        <w:t xml:space="preserve"> by </w:t>
      </w:r>
      <w:r w:rsidR="00BB3488" w:rsidRPr="00CD3AC5">
        <w:rPr>
          <w:rFonts w:ascii="Times New Roman" w:hAnsi="Times New Roman" w:cs="Times New Roman"/>
          <w:sz w:val="24"/>
          <w:szCs w:val="24"/>
        </w:rPr>
        <w:t>living in a household earning less than about $5,000 per month.</w:t>
      </w:r>
      <w:r w:rsidR="003A1B03" w:rsidRPr="00CD3AC5">
        <w:rPr>
          <w:rFonts w:ascii="Times New Roman" w:hAnsi="Times New Roman" w:cs="Times New Roman"/>
          <w:sz w:val="24"/>
          <w:szCs w:val="24"/>
        </w:rPr>
        <w:fldChar w:fldCharType="begin"/>
      </w:r>
      <w:r w:rsidR="00F50113" w:rsidRPr="00CD3AC5">
        <w:rPr>
          <w:rFonts w:ascii="Times New Roman" w:hAnsi="Times New Roman" w:cs="Times New Roman"/>
          <w:sz w:val="24"/>
          <w:szCs w:val="24"/>
        </w:rPr>
        <w:instrText xml:space="preserve"> ADDIN ZOTERO_ITEM CSL_CITATION {"citationID":"MZvztsgQ","properties":{"formattedCitation":"\\super 2\\nosupersub{}","plainCitation":"2","noteIndex":0},"citationItems":[{"id":943,"uris":["http://zotero.org/users/6239254/items/HCLG4FYJ"],"itemData":{"id":943,"type":"webpage","abstract":"To be eligible for SSI benefits, a child must be either blind or disabled.","language":"eng","title":"Understanding SSI - SSI for Children","URL":"https://www.ssa.gov/ssi/text-child-ussi.htm","accessed":{"date-parts":[["2022",6,21]]}}}],"schema":"https://github.com/citation-style-language/schema/raw/master/csl-citation.json"} </w:instrText>
      </w:r>
      <w:r w:rsidR="003A1B03" w:rsidRPr="00CD3AC5">
        <w:rPr>
          <w:rFonts w:ascii="Times New Roman" w:hAnsi="Times New Roman" w:cs="Times New Roman"/>
          <w:sz w:val="24"/>
          <w:szCs w:val="24"/>
        </w:rPr>
        <w:fldChar w:fldCharType="separate"/>
      </w:r>
      <w:r w:rsidR="003A1B03" w:rsidRPr="00CD3AC5">
        <w:rPr>
          <w:rFonts w:ascii="Times New Roman" w:hAnsi="Times New Roman" w:cs="Times New Roman"/>
          <w:sz w:val="24"/>
          <w:szCs w:val="28"/>
          <w:vertAlign w:val="superscript"/>
        </w:rPr>
        <w:t>2</w:t>
      </w:r>
      <w:r w:rsidR="003A1B03" w:rsidRPr="00CD3AC5">
        <w:rPr>
          <w:rFonts w:ascii="Times New Roman" w:hAnsi="Times New Roman" w:cs="Times New Roman"/>
          <w:sz w:val="24"/>
          <w:szCs w:val="24"/>
        </w:rPr>
        <w:fldChar w:fldCharType="end"/>
      </w:r>
      <w:r w:rsidR="003A1B03" w:rsidRPr="00CD3AC5">
        <w:rPr>
          <w:rFonts w:ascii="Times New Roman" w:hAnsi="Times New Roman" w:cs="Times New Roman"/>
          <w:sz w:val="24"/>
          <w:szCs w:val="24"/>
        </w:rPr>
        <w:t xml:space="preserve"> </w:t>
      </w:r>
      <w:r w:rsidR="00BB3488" w:rsidRPr="00CD3AC5">
        <w:rPr>
          <w:rFonts w:ascii="Times New Roman" w:hAnsi="Times New Roman" w:cs="Times New Roman"/>
          <w:color w:val="FF0000"/>
          <w:sz w:val="24"/>
          <w:szCs w:val="24"/>
        </w:rPr>
        <w:t xml:space="preserve">(This is almost impossible to define succinctly.) </w:t>
      </w:r>
      <w:r w:rsidR="00942ECE" w:rsidRPr="00CD3AC5">
        <w:rPr>
          <w:rFonts w:ascii="Times New Roman" w:hAnsi="Times New Roman" w:cs="Times New Roman"/>
          <w:sz w:val="24"/>
          <w:szCs w:val="24"/>
        </w:rPr>
        <w:t xml:space="preserve">As of 2022, </w:t>
      </w:r>
      <w:r w:rsidR="005B6EFF" w:rsidRPr="00CD3AC5">
        <w:rPr>
          <w:rFonts w:ascii="Times New Roman" w:hAnsi="Times New Roman" w:cs="Times New Roman"/>
          <w:sz w:val="24"/>
          <w:szCs w:val="24"/>
        </w:rPr>
        <w:t>The maximum federal benefit rate is $841 per month for an individual.</w:t>
      </w:r>
      <w:r w:rsidR="003A1B03" w:rsidRPr="00CD3AC5">
        <w:rPr>
          <w:rFonts w:ascii="Times New Roman" w:hAnsi="Times New Roman" w:cs="Times New Roman"/>
          <w:sz w:val="24"/>
          <w:szCs w:val="24"/>
        </w:rPr>
        <w:fldChar w:fldCharType="begin"/>
      </w:r>
      <w:r w:rsidR="00F50113" w:rsidRPr="00CD3AC5">
        <w:rPr>
          <w:rFonts w:ascii="Times New Roman" w:hAnsi="Times New Roman" w:cs="Times New Roman"/>
          <w:sz w:val="24"/>
          <w:szCs w:val="24"/>
        </w:rPr>
        <w:instrText xml:space="preserve"> ADDIN ZOTERO_ITEM CSL_CITATION {"citationID":"CSUFengx","properties":{"formattedCitation":"\\super 3\\nosupersub{}","plainCitation":"3","noteIndex":0},"citationItems":[{"id":945,"uris":["http://zotero.org/users/6239254/items/NW5Z23SQ"],"itemData":{"id":945,"type":"webpage","abstract":"This page provides information on the maximum Federal benefit which changes yearly.","language":"eng","title":"Understanding SSI - SSI Benefits","URL":"https://www.ssa.gov/ssi/text-benefits-ussi.htm","accessed":{"date-parts":[["2022",6,21]]}}}],"schema":"https://github.com/citation-style-language/schema/raw/master/csl-citation.json"} </w:instrText>
      </w:r>
      <w:r w:rsidR="003A1B03" w:rsidRPr="00CD3AC5">
        <w:rPr>
          <w:rFonts w:ascii="Times New Roman" w:hAnsi="Times New Roman" w:cs="Times New Roman"/>
          <w:sz w:val="24"/>
          <w:szCs w:val="24"/>
        </w:rPr>
        <w:fldChar w:fldCharType="separate"/>
      </w:r>
      <w:r w:rsidR="003A1B03" w:rsidRPr="00CD3AC5">
        <w:rPr>
          <w:rFonts w:ascii="Times New Roman" w:hAnsi="Times New Roman" w:cs="Times New Roman"/>
          <w:sz w:val="24"/>
          <w:szCs w:val="28"/>
          <w:vertAlign w:val="superscript"/>
        </w:rPr>
        <w:t>3</w:t>
      </w:r>
      <w:r w:rsidR="003A1B03" w:rsidRPr="00CD3AC5">
        <w:rPr>
          <w:rFonts w:ascii="Times New Roman" w:hAnsi="Times New Roman" w:cs="Times New Roman"/>
          <w:sz w:val="24"/>
          <w:szCs w:val="24"/>
        </w:rPr>
        <w:fldChar w:fldCharType="end"/>
      </w:r>
      <w:r w:rsidR="005B6EFF" w:rsidRPr="00CD3AC5">
        <w:rPr>
          <w:rFonts w:ascii="Times New Roman" w:hAnsi="Times New Roman" w:cs="Times New Roman"/>
          <w:sz w:val="24"/>
          <w:szCs w:val="24"/>
        </w:rPr>
        <w:t xml:space="preserve"> </w:t>
      </w:r>
      <w:r w:rsidR="00942ECE" w:rsidRPr="00CD3AC5">
        <w:rPr>
          <w:rFonts w:ascii="Times New Roman" w:hAnsi="Times New Roman" w:cs="Times New Roman"/>
          <w:sz w:val="24"/>
          <w:szCs w:val="24"/>
        </w:rPr>
        <w:t>By</w:t>
      </w:r>
      <w:r w:rsidR="005B6EFF" w:rsidRPr="00CD3AC5">
        <w:rPr>
          <w:rFonts w:ascii="Times New Roman" w:hAnsi="Times New Roman" w:cs="Times New Roman"/>
          <w:sz w:val="24"/>
          <w:szCs w:val="24"/>
        </w:rPr>
        <w:t xml:space="preserve"> 2018, 23 s</w:t>
      </w:r>
      <w:r w:rsidR="007F2A96" w:rsidRPr="00CD3AC5">
        <w:rPr>
          <w:rFonts w:ascii="Times New Roman" w:hAnsi="Times New Roman" w:cs="Times New Roman"/>
          <w:sz w:val="24"/>
          <w:szCs w:val="24"/>
        </w:rPr>
        <w:t xml:space="preserve">tates </w:t>
      </w:r>
      <w:r w:rsidR="005B6EFF" w:rsidRPr="00CD3AC5">
        <w:rPr>
          <w:rFonts w:ascii="Times New Roman" w:hAnsi="Times New Roman" w:cs="Times New Roman"/>
          <w:sz w:val="24"/>
          <w:szCs w:val="24"/>
        </w:rPr>
        <w:t>opted</w:t>
      </w:r>
      <w:r w:rsidR="007F2A96" w:rsidRPr="00CD3AC5">
        <w:rPr>
          <w:rFonts w:ascii="Times New Roman" w:hAnsi="Times New Roman" w:cs="Times New Roman"/>
          <w:sz w:val="24"/>
          <w:szCs w:val="24"/>
        </w:rPr>
        <w:t xml:space="preserve"> to supplement these benefits with </w:t>
      </w:r>
      <w:r w:rsidR="005B6EFF" w:rsidRPr="00CD3AC5">
        <w:rPr>
          <w:rFonts w:ascii="Times New Roman" w:hAnsi="Times New Roman" w:cs="Times New Roman"/>
          <w:sz w:val="24"/>
          <w:szCs w:val="24"/>
        </w:rPr>
        <w:t>State Supplementary Payments</w:t>
      </w:r>
      <w:r w:rsidR="007F2A96" w:rsidRPr="00CD3AC5">
        <w:rPr>
          <w:rFonts w:ascii="Times New Roman" w:hAnsi="Times New Roman" w:cs="Times New Roman"/>
          <w:sz w:val="24"/>
          <w:szCs w:val="24"/>
        </w:rPr>
        <w:t xml:space="preserve"> (SSP)</w:t>
      </w:r>
      <w:r w:rsidR="005B6EFF" w:rsidRPr="00CD3AC5">
        <w:rPr>
          <w:rFonts w:ascii="Times New Roman" w:hAnsi="Times New Roman" w:cs="Times New Roman"/>
          <w:sz w:val="24"/>
          <w:szCs w:val="24"/>
        </w:rPr>
        <w:t xml:space="preserve">, with a maximum benefit amount of </w:t>
      </w:r>
      <w:r w:rsidR="00A84BBC" w:rsidRPr="00CD3AC5">
        <w:rPr>
          <w:rFonts w:ascii="Times New Roman" w:hAnsi="Times New Roman" w:cs="Times New Roman"/>
          <w:sz w:val="24"/>
          <w:szCs w:val="24"/>
        </w:rPr>
        <w:t xml:space="preserve">about </w:t>
      </w:r>
      <w:r w:rsidR="005B6EFF" w:rsidRPr="00CD3AC5">
        <w:rPr>
          <w:rFonts w:ascii="Times New Roman" w:hAnsi="Times New Roman" w:cs="Times New Roman"/>
          <w:sz w:val="24"/>
          <w:szCs w:val="24"/>
        </w:rPr>
        <w:t>$60 for children</w:t>
      </w:r>
      <w:r w:rsidR="00A84BBC" w:rsidRPr="00CD3AC5">
        <w:rPr>
          <w:rFonts w:ascii="Times New Roman" w:hAnsi="Times New Roman" w:cs="Times New Roman"/>
          <w:sz w:val="24"/>
          <w:szCs w:val="24"/>
        </w:rPr>
        <w:t>.</w:t>
      </w:r>
      <w:r w:rsidR="003A1B03" w:rsidRPr="00CD3AC5">
        <w:rPr>
          <w:rFonts w:ascii="Times New Roman" w:hAnsi="Times New Roman" w:cs="Times New Roman"/>
          <w:sz w:val="24"/>
          <w:szCs w:val="24"/>
        </w:rPr>
        <w:fldChar w:fldCharType="begin"/>
      </w:r>
      <w:r w:rsidR="00F50113" w:rsidRPr="00CD3AC5">
        <w:rPr>
          <w:rFonts w:ascii="Times New Roman" w:hAnsi="Times New Roman" w:cs="Times New Roman"/>
          <w:sz w:val="24"/>
          <w:szCs w:val="24"/>
        </w:rPr>
        <w:instrText xml:space="preserve"> ADDIN ZOTERO_ITEM CSL_CITATION {"citationID":"1b72Oun4","properties":{"formattedCitation":"\\super 4,5\\nosupersub{}","plainCitation":"4,5","noteIndex":0},"citationItems":[{"id":947,"uris":["http://zotero.org/users/6239254/items/JYF9LBR7"],"itemData":{"id":947,"type":"webpage","title":"State Supplemental Payments for Children with Disabilities","URL":"https://www.lawatlas.org/datasets/supplemental-security-income-for-children-with-disabilities","accessed":{"date-parts":[["2022",6,21]]}}},{"id":936,"uris":["http://zotero.org/users/6239254/items/W26HLKY7"],"itemData":{"id":936,"type":"article-journal","abstract":"CONTEXT: Nearly 1.2 million children with disabilities received federally administered Supplemental Security Income (SSI) payments in 2017. Based on a robust review of research and evaluation evidence and microsimulations, The National Academies of Sciences, Engineering, and Medicine committee identified modifications to SSI (ie, increasing the federal SSI benefit maximum by one-third or two-thirds) as 1 of 10 strategies that could reduce the US child poverty rate, improving child health and well-being on a population level.\nOBJECTIVE: Describing the availability and amount of SSI and State Supplementary Payment (SSP) program benefits to support families of children with disabilities may be a first step toward evaluating The National Academies of Sciences, Engineering, and Medicine-proposed modification to SSI as a potential poverty alleviation and health improvement tool for children with disabilities and their families.\nDESIGN: We used public health law research methods to characterize the laws (statutes and state agency regulations) governing the federal SSI program and SSP programs in the 50 states and District of Columbia from January 1, 1996, through November 1, 2018.\nRESULTS: The number of jurisdictions offering supplementary payments (SSP) was relatively stable between 1996 and 2018. In 2018, 23 US jurisdictions legally mandated that SSP programs were available for children. Among the states with SSP payment amounts in their codified laws, SSP monthly benefit amounts ranged from $8 to $64.35 in 1996 and $3.13 to $60.43 in 2018.\nCONCLUSION: Our initial exploration of SSI-related policies as a tool for improving the economic stability of children with disabilities and their families suggests that current SSPs, in combination with SSI, would not rise to the level of SSI increases proposed by The National Academies of Sciences, Engineering, and Medicine. Understanding more about how SSI and SSP reach children and work in combination with other federal and state income security programs may help identify policies and strategies that better support children with disabilities in low-income households.","container-title":"Journal of public health management and practice: JPHMP","DOI":"10.1097/PHH.0000000000001122","ISSN":"1550-5022","journalAbbreviation":"J Public Health Manag Pract","language":"eng","note":"PMID: 32004222\nPMCID: PMC7268284","page":"S45-S53","source":"PubMed","title":"Trends Over Time and Jurisdiction Variability in Supplemental Security Income and State Supplementary Payment Programs for Children With Disabilities","volume":"26 Suppl 2, Advancing Legal Epidemiology","author":[{"family":"Robinson","given":"Lara R."},{"family":"McCord","given":"Russell F."},{"family":"Cloud","given":"Lindsay K."},{"family":"Kaminski","given":"Jennifer W."},{"family":"Cook","given":"Amy"},{"family":"Amoroso","given":"Jessica"},{"family":"Watts","given":"Maya Hazarika"},{"family":"Kotzky","given":"Kim"},{"family":"Barry","given":"Caroline M."},{"family":"Johnson","given":"Rebecca"},{"family":"Kelleher","given":"Kelly J."}],"issued":{"date-parts":[["2020",4]]}}}],"schema":"https://github.com/citation-style-language/schema/raw/master/csl-citation.json"} </w:instrText>
      </w:r>
      <w:r w:rsidR="003A1B03" w:rsidRPr="00CD3AC5">
        <w:rPr>
          <w:rFonts w:ascii="Times New Roman" w:hAnsi="Times New Roman" w:cs="Times New Roman"/>
          <w:sz w:val="24"/>
          <w:szCs w:val="24"/>
        </w:rPr>
        <w:fldChar w:fldCharType="separate"/>
      </w:r>
      <w:r w:rsidR="003A1B03" w:rsidRPr="00CD3AC5">
        <w:rPr>
          <w:rFonts w:ascii="Times New Roman" w:hAnsi="Times New Roman" w:cs="Times New Roman"/>
          <w:sz w:val="24"/>
          <w:szCs w:val="28"/>
          <w:vertAlign w:val="superscript"/>
        </w:rPr>
        <w:t>4,5</w:t>
      </w:r>
      <w:r w:rsidR="003A1B03" w:rsidRPr="00CD3AC5">
        <w:rPr>
          <w:rFonts w:ascii="Times New Roman" w:hAnsi="Times New Roman" w:cs="Times New Roman"/>
          <w:sz w:val="24"/>
          <w:szCs w:val="24"/>
        </w:rPr>
        <w:fldChar w:fldCharType="end"/>
      </w:r>
      <w:r w:rsidR="007F2A96" w:rsidRPr="00CD3AC5">
        <w:rPr>
          <w:rFonts w:ascii="Times New Roman" w:hAnsi="Times New Roman" w:cs="Times New Roman"/>
          <w:sz w:val="24"/>
          <w:szCs w:val="24"/>
        </w:rPr>
        <w:t xml:space="preserve"> </w:t>
      </w:r>
      <w:r w:rsidR="00942ECE" w:rsidRPr="00CD3AC5">
        <w:rPr>
          <w:rFonts w:ascii="Times New Roman" w:hAnsi="Times New Roman" w:cs="Times New Roman"/>
          <w:sz w:val="24"/>
          <w:szCs w:val="24"/>
        </w:rPr>
        <w:t>J</w:t>
      </w:r>
      <w:r w:rsidR="00E00F0C" w:rsidRPr="00CD3AC5">
        <w:rPr>
          <w:rFonts w:ascii="Times New Roman" w:hAnsi="Times New Roman" w:cs="Times New Roman"/>
          <w:sz w:val="24"/>
          <w:szCs w:val="24"/>
        </w:rPr>
        <w:t xml:space="preserve">ust under 8 million people received SSI payment, </w:t>
      </w:r>
      <w:r w:rsidR="00AA3AA0" w:rsidRPr="00CD3AC5">
        <w:rPr>
          <w:rFonts w:ascii="Times New Roman" w:hAnsi="Times New Roman" w:cs="Times New Roman"/>
          <w:sz w:val="24"/>
          <w:szCs w:val="24"/>
        </w:rPr>
        <w:t>85.7% of which qualify through blind/disabled eligibility criteria</w:t>
      </w:r>
      <w:r w:rsidR="00942ECE" w:rsidRPr="00CD3AC5">
        <w:rPr>
          <w:rFonts w:ascii="Times New Roman" w:hAnsi="Times New Roman" w:cs="Times New Roman"/>
          <w:sz w:val="24"/>
          <w:szCs w:val="24"/>
        </w:rPr>
        <w:t>, in 2020</w:t>
      </w:r>
      <w:r w:rsidR="00AA3AA0" w:rsidRPr="00CD3AC5">
        <w:rPr>
          <w:rFonts w:ascii="Times New Roman" w:hAnsi="Times New Roman" w:cs="Times New Roman"/>
          <w:sz w:val="24"/>
          <w:szCs w:val="24"/>
        </w:rPr>
        <w:t>.</w:t>
      </w:r>
      <w:r w:rsidR="00F44AAC" w:rsidRPr="00CD3AC5">
        <w:rPr>
          <w:rFonts w:ascii="Times New Roman" w:hAnsi="Times New Roman" w:cs="Times New Roman"/>
          <w:sz w:val="24"/>
          <w:szCs w:val="24"/>
        </w:rPr>
        <w:fldChar w:fldCharType="begin"/>
      </w:r>
      <w:r w:rsidR="00F50113" w:rsidRPr="00CD3AC5">
        <w:rPr>
          <w:rFonts w:ascii="Times New Roman" w:hAnsi="Times New Roman" w:cs="Times New Roman"/>
          <w:sz w:val="24"/>
          <w:szCs w:val="24"/>
        </w:rPr>
        <w:instrText xml:space="preserve"> ADDIN ZOTERO_ITEM CSL_CITATION {"citationID":"HyCMumAp","properties":{"formattedCitation":"\\super 6\\nosupersub{}","plainCitation":"6","noteIndex":0},"citationItems":[{"id":949,"uris":["http://zotero.org/users/6239254/items/ETTY5JYE"],"itemData":{"id":949,"type":"webpage","abstract":"Social Security Administration Research, Statistics, and Policy Analysis","language":"en","title":"SSI Annual Statistical Report, 2020","URL":"https://www.ssa.gov/policy/docs/statcomps/ssi_asr/2020/index.html","accessed":{"date-parts":[["2022",6,21]]}}}],"schema":"https://github.com/citation-style-language/schema/raw/master/csl-citation.json"} </w:instrText>
      </w:r>
      <w:r w:rsidR="00F44AAC" w:rsidRPr="00CD3AC5">
        <w:rPr>
          <w:rFonts w:ascii="Times New Roman" w:hAnsi="Times New Roman" w:cs="Times New Roman"/>
          <w:sz w:val="24"/>
          <w:szCs w:val="24"/>
        </w:rPr>
        <w:fldChar w:fldCharType="separate"/>
      </w:r>
      <w:r w:rsidR="00F44AAC" w:rsidRPr="00CD3AC5">
        <w:rPr>
          <w:rFonts w:ascii="Times New Roman" w:hAnsi="Times New Roman" w:cs="Times New Roman"/>
          <w:sz w:val="24"/>
          <w:szCs w:val="28"/>
          <w:vertAlign w:val="superscript"/>
        </w:rPr>
        <w:t>6</w:t>
      </w:r>
      <w:r w:rsidR="00F44AAC" w:rsidRPr="00CD3AC5">
        <w:rPr>
          <w:rFonts w:ascii="Times New Roman" w:hAnsi="Times New Roman" w:cs="Times New Roman"/>
          <w:sz w:val="24"/>
          <w:szCs w:val="24"/>
        </w:rPr>
        <w:fldChar w:fldCharType="end"/>
      </w:r>
      <w:r w:rsidR="00AA3AA0" w:rsidRPr="00CD3AC5">
        <w:rPr>
          <w:rFonts w:ascii="Times New Roman" w:hAnsi="Times New Roman" w:cs="Times New Roman"/>
          <w:sz w:val="24"/>
          <w:szCs w:val="24"/>
        </w:rPr>
        <w:t xml:space="preserve"> </w:t>
      </w:r>
      <w:r w:rsidR="00F44AAC" w:rsidRPr="00CD3AC5">
        <w:rPr>
          <w:rFonts w:ascii="Times New Roman" w:hAnsi="Times New Roman" w:cs="Times New Roman"/>
          <w:sz w:val="24"/>
          <w:szCs w:val="24"/>
        </w:rPr>
        <w:t>Approximately</w:t>
      </w:r>
      <w:r w:rsidR="00A84BBC" w:rsidRPr="00CD3AC5">
        <w:rPr>
          <w:rFonts w:ascii="Times New Roman" w:hAnsi="Times New Roman" w:cs="Times New Roman"/>
          <w:sz w:val="24"/>
          <w:szCs w:val="24"/>
        </w:rPr>
        <w:t xml:space="preserve"> 1.</w:t>
      </w:r>
      <w:r w:rsidR="00DE0521" w:rsidRPr="00CD3AC5">
        <w:rPr>
          <w:rFonts w:ascii="Times New Roman" w:hAnsi="Times New Roman" w:cs="Times New Roman"/>
          <w:sz w:val="24"/>
          <w:szCs w:val="24"/>
        </w:rPr>
        <w:t>1</w:t>
      </w:r>
      <w:r w:rsidR="00A84BBC" w:rsidRPr="00CD3AC5">
        <w:rPr>
          <w:rFonts w:ascii="Times New Roman" w:hAnsi="Times New Roman" w:cs="Times New Roman"/>
          <w:sz w:val="24"/>
          <w:szCs w:val="24"/>
        </w:rPr>
        <w:t xml:space="preserve"> million children (</w:t>
      </w:r>
      <w:r w:rsidR="00DE0521" w:rsidRPr="00CD3AC5">
        <w:rPr>
          <w:rFonts w:ascii="Times New Roman" w:hAnsi="Times New Roman" w:cs="Times New Roman"/>
          <w:sz w:val="24"/>
          <w:szCs w:val="24"/>
        </w:rPr>
        <w:t>nearly</w:t>
      </w:r>
      <w:r w:rsidR="00A84BBC" w:rsidRPr="00CD3AC5">
        <w:rPr>
          <w:rFonts w:ascii="Times New Roman" w:hAnsi="Times New Roman" w:cs="Times New Roman"/>
          <w:sz w:val="24"/>
          <w:szCs w:val="24"/>
        </w:rPr>
        <w:t xml:space="preserve"> 2%) </w:t>
      </w:r>
      <w:r w:rsidR="002E6D7C" w:rsidRPr="00CD3AC5">
        <w:rPr>
          <w:rFonts w:ascii="Times New Roman" w:hAnsi="Times New Roman" w:cs="Times New Roman"/>
          <w:sz w:val="24"/>
          <w:szCs w:val="24"/>
        </w:rPr>
        <w:t>of all children in the United States (US)</w:t>
      </w:r>
      <w:r w:rsidR="00A84BBC" w:rsidRPr="00CD3AC5">
        <w:rPr>
          <w:rFonts w:ascii="Times New Roman" w:hAnsi="Times New Roman" w:cs="Times New Roman"/>
          <w:sz w:val="24"/>
          <w:szCs w:val="24"/>
        </w:rPr>
        <w:t xml:space="preserve"> </w:t>
      </w:r>
      <w:r w:rsidR="002E6D7C" w:rsidRPr="00CD3AC5">
        <w:rPr>
          <w:rFonts w:ascii="Times New Roman" w:hAnsi="Times New Roman" w:cs="Times New Roman"/>
          <w:sz w:val="24"/>
          <w:szCs w:val="24"/>
        </w:rPr>
        <w:t>receive support from the SSI program</w:t>
      </w:r>
      <w:r w:rsidR="00DE0521" w:rsidRPr="00CD3AC5">
        <w:rPr>
          <w:rFonts w:ascii="Times New Roman" w:hAnsi="Times New Roman" w:cs="Times New Roman"/>
          <w:sz w:val="24"/>
          <w:szCs w:val="24"/>
        </w:rPr>
        <w:t xml:space="preserve">, </w:t>
      </w:r>
      <w:r w:rsidR="00E00F0C" w:rsidRPr="00CD3AC5">
        <w:rPr>
          <w:rFonts w:ascii="Times New Roman" w:hAnsi="Times New Roman" w:cs="Times New Roman"/>
          <w:sz w:val="24"/>
          <w:szCs w:val="24"/>
        </w:rPr>
        <w:t xml:space="preserve">67.7% of which </w:t>
      </w:r>
      <w:r w:rsidR="00F44AAC" w:rsidRPr="00CD3AC5">
        <w:rPr>
          <w:rFonts w:ascii="Times New Roman" w:hAnsi="Times New Roman" w:cs="Times New Roman"/>
          <w:sz w:val="24"/>
          <w:szCs w:val="24"/>
        </w:rPr>
        <w:t>were</w:t>
      </w:r>
      <w:r w:rsidR="00E00F0C" w:rsidRPr="00CD3AC5">
        <w:rPr>
          <w:rFonts w:ascii="Times New Roman" w:hAnsi="Times New Roman" w:cs="Times New Roman"/>
          <w:sz w:val="24"/>
          <w:szCs w:val="24"/>
        </w:rPr>
        <w:t xml:space="preserve"> male and </w:t>
      </w:r>
      <w:r w:rsidR="00DE0521" w:rsidRPr="00CD3AC5">
        <w:rPr>
          <w:rFonts w:ascii="Times New Roman" w:hAnsi="Times New Roman" w:cs="Times New Roman"/>
          <w:sz w:val="24"/>
          <w:szCs w:val="24"/>
        </w:rPr>
        <w:t>68</w:t>
      </w:r>
      <w:r w:rsidR="00E00F0C" w:rsidRPr="00CD3AC5">
        <w:rPr>
          <w:rFonts w:ascii="Times New Roman" w:hAnsi="Times New Roman" w:cs="Times New Roman"/>
          <w:sz w:val="24"/>
          <w:szCs w:val="24"/>
        </w:rPr>
        <w:t>.3</w:t>
      </w:r>
      <w:r w:rsidR="00DE0521" w:rsidRPr="00CD3AC5">
        <w:rPr>
          <w:rFonts w:ascii="Times New Roman" w:hAnsi="Times New Roman" w:cs="Times New Roman"/>
          <w:sz w:val="24"/>
          <w:szCs w:val="24"/>
        </w:rPr>
        <w:t>% of which came from single parent households</w:t>
      </w:r>
      <w:r w:rsidR="00F44AAC" w:rsidRPr="00CD3AC5">
        <w:rPr>
          <w:rFonts w:ascii="Times New Roman" w:hAnsi="Times New Roman" w:cs="Times New Roman"/>
          <w:sz w:val="24"/>
          <w:szCs w:val="24"/>
        </w:rPr>
        <w:t xml:space="preserve">, </w:t>
      </w:r>
      <w:r w:rsidR="00E00F0C" w:rsidRPr="00CD3AC5">
        <w:rPr>
          <w:rFonts w:ascii="Times New Roman" w:hAnsi="Times New Roman" w:cs="Times New Roman"/>
          <w:sz w:val="24"/>
          <w:szCs w:val="24"/>
        </w:rPr>
        <w:t>receiving an average federal payment of $669</w:t>
      </w:r>
      <w:r w:rsidR="00F44AAC" w:rsidRPr="00CD3AC5">
        <w:rPr>
          <w:rFonts w:ascii="Times New Roman" w:hAnsi="Times New Roman" w:cs="Times New Roman"/>
          <w:sz w:val="24"/>
          <w:szCs w:val="24"/>
        </w:rPr>
        <w:t>.</w:t>
      </w:r>
      <w:r w:rsidR="00F44AAC" w:rsidRPr="00CD3AC5">
        <w:rPr>
          <w:rFonts w:ascii="Times New Roman" w:hAnsi="Times New Roman" w:cs="Times New Roman"/>
          <w:sz w:val="24"/>
          <w:szCs w:val="24"/>
        </w:rPr>
        <w:fldChar w:fldCharType="begin"/>
      </w:r>
      <w:r w:rsidR="00F50113" w:rsidRPr="00CD3AC5">
        <w:rPr>
          <w:rFonts w:ascii="Times New Roman" w:hAnsi="Times New Roman" w:cs="Times New Roman"/>
          <w:sz w:val="24"/>
          <w:szCs w:val="24"/>
        </w:rPr>
        <w:instrText xml:space="preserve"> ADDIN ZOTERO_ITEM CSL_CITATION {"citationID":"4F5kTHOk","properties":{"formattedCitation":"\\super 6\\nosupersub{}","plainCitation":"6","noteIndex":0},"citationItems":[{"id":949,"uris":["http://zotero.org/users/6239254/items/ETTY5JYE"],"itemData":{"id":949,"type":"webpage","abstract":"Social Security Administration Research, Statistics, and Policy Analysis","language":"en","title":"SSI Annual Statistical Report, 2020","URL":"https://www.ssa.gov/policy/docs/statcomps/ssi_asr/2020/index.html","accessed":{"date-parts":[["2022",6,21]]}}}],"schema":"https://github.com/citation-style-language/schema/raw/master/csl-citation.json"} </w:instrText>
      </w:r>
      <w:r w:rsidR="00F44AAC" w:rsidRPr="00CD3AC5">
        <w:rPr>
          <w:rFonts w:ascii="Times New Roman" w:hAnsi="Times New Roman" w:cs="Times New Roman"/>
          <w:sz w:val="24"/>
          <w:szCs w:val="24"/>
        </w:rPr>
        <w:fldChar w:fldCharType="separate"/>
      </w:r>
      <w:r w:rsidR="00F44AAC" w:rsidRPr="00CD3AC5">
        <w:rPr>
          <w:rFonts w:ascii="Times New Roman" w:hAnsi="Times New Roman" w:cs="Times New Roman"/>
          <w:sz w:val="24"/>
          <w:szCs w:val="28"/>
          <w:vertAlign w:val="superscript"/>
        </w:rPr>
        <w:t>6</w:t>
      </w:r>
      <w:r w:rsidR="00F44AAC" w:rsidRPr="00CD3AC5">
        <w:rPr>
          <w:rFonts w:ascii="Times New Roman" w:hAnsi="Times New Roman" w:cs="Times New Roman"/>
          <w:sz w:val="24"/>
          <w:szCs w:val="24"/>
        </w:rPr>
        <w:fldChar w:fldCharType="end"/>
      </w:r>
      <w:r w:rsidR="00F44AAC" w:rsidRPr="00CD3AC5">
        <w:rPr>
          <w:rFonts w:ascii="Times New Roman" w:hAnsi="Times New Roman" w:cs="Times New Roman"/>
          <w:sz w:val="24"/>
          <w:szCs w:val="24"/>
        </w:rPr>
        <w:t xml:space="preserve"> </w:t>
      </w:r>
      <w:r w:rsidR="007F2A96" w:rsidRPr="00CD3AC5">
        <w:rPr>
          <w:rFonts w:ascii="Times New Roman" w:hAnsi="Times New Roman" w:cs="Times New Roman"/>
          <w:sz w:val="24"/>
          <w:szCs w:val="24"/>
        </w:rPr>
        <w:t xml:space="preserve">The </w:t>
      </w:r>
      <w:r w:rsidR="00A84BBC" w:rsidRPr="00CD3AC5">
        <w:rPr>
          <w:rFonts w:ascii="Times New Roman" w:hAnsi="Times New Roman" w:cs="Times New Roman"/>
          <w:sz w:val="24"/>
          <w:szCs w:val="24"/>
        </w:rPr>
        <w:t>National Academies of Sciences, Engineering, and Medicine (</w:t>
      </w:r>
      <w:r w:rsidR="007F2A96" w:rsidRPr="00CD3AC5">
        <w:rPr>
          <w:rFonts w:ascii="Times New Roman" w:hAnsi="Times New Roman" w:cs="Times New Roman"/>
          <w:sz w:val="24"/>
          <w:szCs w:val="24"/>
        </w:rPr>
        <w:t>NASEM</w:t>
      </w:r>
      <w:r w:rsidR="00A84BBC" w:rsidRPr="00CD3AC5">
        <w:rPr>
          <w:rFonts w:ascii="Times New Roman" w:hAnsi="Times New Roman" w:cs="Times New Roman"/>
          <w:sz w:val="24"/>
          <w:szCs w:val="24"/>
        </w:rPr>
        <w:t>) have</w:t>
      </w:r>
      <w:r w:rsidR="007F2A96" w:rsidRPr="00CD3AC5">
        <w:rPr>
          <w:rFonts w:ascii="Times New Roman" w:hAnsi="Times New Roman" w:cs="Times New Roman"/>
          <w:sz w:val="24"/>
          <w:szCs w:val="24"/>
        </w:rPr>
        <w:t xml:space="preserve"> estimate</w:t>
      </w:r>
      <w:r w:rsidR="00A84BBC" w:rsidRPr="00CD3AC5">
        <w:rPr>
          <w:rFonts w:ascii="Times New Roman" w:hAnsi="Times New Roman" w:cs="Times New Roman"/>
          <w:sz w:val="24"/>
          <w:szCs w:val="24"/>
        </w:rPr>
        <w:t>d</w:t>
      </w:r>
      <w:r w:rsidR="007F2A96" w:rsidRPr="00CD3AC5">
        <w:rPr>
          <w:rFonts w:ascii="Times New Roman" w:hAnsi="Times New Roman" w:cs="Times New Roman"/>
          <w:sz w:val="24"/>
          <w:szCs w:val="24"/>
        </w:rPr>
        <w:t xml:space="preserve"> that child poverty would rise from 13.0 to 14.8% without the SSI program.</w:t>
      </w:r>
      <w:r w:rsidR="00F44AAC" w:rsidRPr="00CD3AC5">
        <w:rPr>
          <w:rFonts w:ascii="Times New Roman" w:hAnsi="Times New Roman" w:cs="Times New Roman"/>
          <w:sz w:val="24"/>
          <w:szCs w:val="24"/>
        </w:rPr>
        <w:fldChar w:fldCharType="begin"/>
      </w:r>
      <w:r w:rsidR="00F44AAC" w:rsidRPr="00CD3AC5">
        <w:rPr>
          <w:rFonts w:ascii="Times New Roman" w:hAnsi="Times New Roman" w:cs="Times New Roman"/>
          <w:sz w:val="24"/>
          <w:szCs w:val="24"/>
        </w:rPr>
        <w:instrText xml:space="preserve"> ADDIN ZOTERO_ITEM CSL_CITATION {"citationID":"LbHw8z6v","properties":{"formattedCitation":"\\super 7\\nosupersub{}","plainCitation":"7","noteIndex":0},"citationItems":[{"id":951,"uris":["http://zotero.org/users/6239254/items/2YERX7Q7"],"itemData":{"id":951,"type":"book","abstract":"Download a PDF of \"A Roadmap to Reducing Child Poverty\" by the National Academies of Sciences, Engineering, and Medicine for free.","ISBN":"978-0-309-48398-8","language":"en","note":"DOI: 10.17226/25246","source":"nap.nationalacademies.org","title":"A Roadmap to Reducing Child Poverty","URL":"https://nap.nationalacademies.org/catalog/25246/a-roadmap-to-reducing-child-poverty","author":[{"family":"National Academies of Sciences","given":"Engineering"}],"accessed":{"date-parts":[["2022",6,25]]},"issued":{"date-parts":[["2019",2,28]]}}}],"schema":"https://github.com/citation-style-language/schema/raw/master/csl-citation.json"} </w:instrText>
      </w:r>
      <w:r w:rsidR="00F44AAC" w:rsidRPr="00CD3AC5">
        <w:rPr>
          <w:rFonts w:ascii="Times New Roman" w:hAnsi="Times New Roman" w:cs="Times New Roman"/>
          <w:sz w:val="24"/>
          <w:szCs w:val="24"/>
        </w:rPr>
        <w:fldChar w:fldCharType="separate"/>
      </w:r>
      <w:r w:rsidR="00F44AAC" w:rsidRPr="00CD3AC5">
        <w:rPr>
          <w:rFonts w:ascii="Times New Roman" w:hAnsi="Times New Roman" w:cs="Times New Roman"/>
          <w:sz w:val="24"/>
          <w:szCs w:val="28"/>
          <w:vertAlign w:val="superscript"/>
        </w:rPr>
        <w:t>7</w:t>
      </w:r>
      <w:r w:rsidR="00F44AAC" w:rsidRPr="00CD3AC5">
        <w:rPr>
          <w:rFonts w:ascii="Times New Roman" w:hAnsi="Times New Roman" w:cs="Times New Roman"/>
          <w:sz w:val="24"/>
          <w:szCs w:val="24"/>
        </w:rPr>
        <w:fldChar w:fldCharType="end"/>
      </w:r>
    </w:p>
    <w:p w14:paraId="1C7F8F40" w14:textId="7B27A583" w:rsidR="004254BA" w:rsidRPr="00CD3AC5" w:rsidRDefault="0076237C" w:rsidP="00315151">
      <w:pPr>
        <w:spacing w:after="0" w:line="360" w:lineRule="auto"/>
        <w:ind w:firstLine="720"/>
        <w:rPr>
          <w:rFonts w:ascii="Times New Roman" w:hAnsi="Times New Roman" w:cs="Times New Roman"/>
          <w:sz w:val="24"/>
          <w:szCs w:val="24"/>
        </w:rPr>
      </w:pPr>
      <w:r w:rsidRPr="00CD3AC5">
        <w:rPr>
          <w:rFonts w:ascii="Times New Roman" w:hAnsi="Times New Roman" w:cs="Times New Roman"/>
          <w:sz w:val="24"/>
          <w:szCs w:val="24"/>
        </w:rPr>
        <w:t>Whe</w:t>
      </w:r>
      <w:r w:rsidR="00A84BBC" w:rsidRPr="00CD3AC5">
        <w:rPr>
          <w:rFonts w:ascii="Times New Roman" w:hAnsi="Times New Roman" w:cs="Times New Roman"/>
          <w:sz w:val="24"/>
          <w:szCs w:val="24"/>
        </w:rPr>
        <w:t>ther the SSI program has reached its full potential</w:t>
      </w:r>
      <w:r w:rsidR="003614D4" w:rsidRPr="00CD3AC5">
        <w:rPr>
          <w:rFonts w:ascii="Times New Roman" w:hAnsi="Times New Roman" w:cs="Times New Roman"/>
          <w:sz w:val="24"/>
          <w:szCs w:val="24"/>
        </w:rPr>
        <w:t xml:space="preserve"> by assisting all children </w:t>
      </w:r>
      <w:del w:id="3" w:author="Danielson, Melissa (CDC/DDNID/NCBDDD/DHDD)" w:date="2022-06-30T13:59:00Z">
        <w:r w:rsidR="003614D4" w:rsidRPr="00CD3AC5" w:rsidDel="00AD413F">
          <w:rPr>
            <w:rFonts w:ascii="Times New Roman" w:hAnsi="Times New Roman" w:cs="Times New Roman"/>
            <w:sz w:val="24"/>
            <w:szCs w:val="24"/>
          </w:rPr>
          <w:delText xml:space="preserve">that </w:delText>
        </w:r>
      </w:del>
      <w:ins w:id="4" w:author="Danielson, Melissa (CDC/DDNID/NCBDDD/DHDD)" w:date="2022-06-30T13:59:00Z">
        <w:r w:rsidR="00AD413F">
          <w:rPr>
            <w:rFonts w:ascii="Times New Roman" w:hAnsi="Times New Roman" w:cs="Times New Roman"/>
            <w:sz w:val="24"/>
            <w:szCs w:val="24"/>
          </w:rPr>
          <w:t>who</w:t>
        </w:r>
        <w:r w:rsidR="00AD413F" w:rsidRPr="00CD3AC5">
          <w:rPr>
            <w:rFonts w:ascii="Times New Roman" w:hAnsi="Times New Roman" w:cs="Times New Roman"/>
            <w:sz w:val="24"/>
            <w:szCs w:val="24"/>
          </w:rPr>
          <w:t xml:space="preserve"> </w:t>
        </w:r>
      </w:ins>
      <w:r w:rsidR="003614D4" w:rsidRPr="00CD3AC5">
        <w:rPr>
          <w:rFonts w:ascii="Times New Roman" w:hAnsi="Times New Roman" w:cs="Times New Roman"/>
          <w:sz w:val="24"/>
          <w:szCs w:val="24"/>
        </w:rPr>
        <w:t>are potentially eligible for its benefits</w:t>
      </w:r>
      <w:r w:rsidRPr="00CD3AC5">
        <w:rPr>
          <w:rFonts w:ascii="Times New Roman" w:hAnsi="Times New Roman" w:cs="Times New Roman"/>
          <w:sz w:val="24"/>
          <w:szCs w:val="24"/>
        </w:rPr>
        <w:t xml:space="preserve"> remains an open question</w:t>
      </w:r>
      <w:r w:rsidR="003614D4" w:rsidRPr="00CD3AC5">
        <w:rPr>
          <w:rFonts w:ascii="Times New Roman" w:hAnsi="Times New Roman" w:cs="Times New Roman"/>
          <w:sz w:val="24"/>
          <w:szCs w:val="24"/>
        </w:rPr>
        <w:t>.</w:t>
      </w:r>
      <w:r w:rsidR="009F37A5" w:rsidRPr="00CD3AC5">
        <w:rPr>
          <w:rFonts w:ascii="Times New Roman" w:hAnsi="Times New Roman" w:cs="Times New Roman"/>
          <w:sz w:val="24"/>
          <w:szCs w:val="24"/>
        </w:rPr>
        <w:t xml:space="preserve"> Only a few specific SSI participation estimates have been published.</w:t>
      </w:r>
      <w:r w:rsidR="003614D4" w:rsidRPr="00CD3AC5">
        <w:rPr>
          <w:rFonts w:ascii="Times New Roman" w:hAnsi="Times New Roman" w:cs="Times New Roman"/>
          <w:sz w:val="24"/>
          <w:szCs w:val="24"/>
        </w:rPr>
        <w:t xml:space="preserve"> </w:t>
      </w:r>
      <w:r w:rsidRPr="00CD3AC5">
        <w:rPr>
          <w:rFonts w:ascii="Times New Roman" w:hAnsi="Times New Roman" w:cs="Times New Roman"/>
          <w:sz w:val="24"/>
          <w:szCs w:val="24"/>
        </w:rPr>
        <w:t xml:space="preserve">Not considering financial eligibility, only </w:t>
      </w:r>
      <w:r w:rsidR="000815A9" w:rsidRPr="00CD3AC5">
        <w:rPr>
          <w:rFonts w:ascii="Times New Roman" w:hAnsi="Times New Roman" w:cs="Times New Roman"/>
          <w:sz w:val="24"/>
          <w:szCs w:val="24"/>
        </w:rPr>
        <w:t>22.</w:t>
      </w:r>
      <w:r w:rsidR="009F37A5" w:rsidRPr="00CD3AC5">
        <w:rPr>
          <w:rFonts w:ascii="Times New Roman" w:hAnsi="Times New Roman" w:cs="Times New Roman"/>
          <w:sz w:val="24"/>
          <w:szCs w:val="24"/>
        </w:rPr>
        <w:t>7</w:t>
      </w:r>
      <w:r w:rsidR="000815A9" w:rsidRPr="00CD3AC5">
        <w:rPr>
          <w:rFonts w:ascii="Times New Roman" w:hAnsi="Times New Roman" w:cs="Times New Roman"/>
          <w:sz w:val="24"/>
          <w:szCs w:val="24"/>
        </w:rPr>
        <w:t xml:space="preserve">% of those with disabilities </w:t>
      </w:r>
      <w:r w:rsidRPr="00CD3AC5">
        <w:rPr>
          <w:rFonts w:ascii="Times New Roman" w:hAnsi="Times New Roman" w:cs="Times New Roman"/>
          <w:sz w:val="24"/>
          <w:szCs w:val="24"/>
        </w:rPr>
        <w:t>in the working age population</w:t>
      </w:r>
      <w:r w:rsidR="00942ECE" w:rsidRPr="00CD3AC5">
        <w:rPr>
          <w:rFonts w:ascii="Times New Roman" w:hAnsi="Times New Roman" w:cs="Times New Roman"/>
          <w:sz w:val="24"/>
          <w:szCs w:val="24"/>
        </w:rPr>
        <w:t xml:space="preserve"> receive SSI</w:t>
      </w:r>
      <w:r w:rsidR="00F44AAC" w:rsidRPr="00CD3AC5">
        <w:rPr>
          <w:rFonts w:ascii="Times New Roman" w:hAnsi="Times New Roman" w:cs="Times New Roman"/>
          <w:sz w:val="24"/>
          <w:szCs w:val="24"/>
        </w:rPr>
        <w:t>.</w:t>
      </w:r>
      <w:r w:rsidR="00F44AAC" w:rsidRPr="00CD3AC5">
        <w:rPr>
          <w:rFonts w:ascii="Times New Roman" w:hAnsi="Times New Roman" w:cs="Times New Roman"/>
          <w:sz w:val="24"/>
          <w:szCs w:val="24"/>
        </w:rPr>
        <w:fldChar w:fldCharType="begin"/>
      </w:r>
      <w:r w:rsidR="00616174" w:rsidRPr="00CD3AC5">
        <w:rPr>
          <w:rFonts w:ascii="Times New Roman" w:hAnsi="Times New Roman" w:cs="Times New Roman"/>
          <w:sz w:val="24"/>
          <w:szCs w:val="24"/>
        </w:rPr>
        <w:instrText xml:space="preserve"> ADDIN ZOTERO_ITEM CSL_CITATION {"citationID":"aAqdBP7v","properties":{"formattedCitation":"\\super 8\\nosupersub{}","plainCitation":"8","noteIndex":0},"citationItems":[{"id":954,"uris":["http://zotero.org/users/6239254/items/CP82BHJP"],"itemData":{"id":954,"type":"article-journal","container-title":"Social Security Bulletin","issue":"2","page":"29-47","title":"Accounting for Geographic Variation in Social Security Disability Prog","volume":"78","author":[{"family":"Gettens","given":"John"},{"family":"Lei","given":"Pei-Pei"},{"family":"Henry","given":"Alex"}]}}],"schema":"https://github.com/citation-style-language/schema/raw/master/csl-citation.json"} </w:instrText>
      </w:r>
      <w:r w:rsidR="00F44AAC" w:rsidRPr="00CD3AC5">
        <w:rPr>
          <w:rFonts w:ascii="Times New Roman" w:hAnsi="Times New Roman" w:cs="Times New Roman"/>
          <w:sz w:val="24"/>
          <w:szCs w:val="24"/>
        </w:rPr>
        <w:fldChar w:fldCharType="separate"/>
      </w:r>
      <w:r w:rsidR="00616174" w:rsidRPr="00CD3AC5">
        <w:rPr>
          <w:rFonts w:ascii="Times New Roman" w:hAnsi="Times New Roman" w:cs="Times New Roman"/>
          <w:sz w:val="24"/>
          <w:szCs w:val="28"/>
          <w:vertAlign w:val="superscript"/>
        </w:rPr>
        <w:t>8</w:t>
      </w:r>
      <w:r w:rsidR="00F44AAC" w:rsidRPr="00CD3AC5">
        <w:rPr>
          <w:rFonts w:ascii="Times New Roman" w:hAnsi="Times New Roman" w:cs="Times New Roman"/>
          <w:sz w:val="24"/>
          <w:szCs w:val="24"/>
        </w:rPr>
        <w:fldChar w:fldCharType="end"/>
      </w:r>
      <w:r w:rsidR="00C44499" w:rsidRPr="00CD3AC5">
        <w:rPr>
          <w:rFonts w:ascii="Times New Roman" w:hAnsi="Times New Roman" w:cs="Times New Roman"/>
          <w:sz w:val="24"/>
          <w:szCs w:val="24"/>
        </w:rPr>
        <w:t xml:space="preserve"> Because the disability eligibility criteria for the working age population </w:t>
      </w:r>
      <w:r w:rsidR="006854BC" w:rsidRPr="00CD3AC5">
        <w:rPr>
          <w:rFonts w:ascii="Times New Roman" w:hAnsi="Times New Roman" w:cs="Times New Roman"/>
          <w:sz w:val="24"/>
          <w:szCs w:val="24"/>
        </w:rPr>
        <w:t xml:space="preserve">includes the ability to perform substantial gainful activity in place of impairment </w:t>
      </w:r>
      <w:r w:rsidR="00942ECE" w:rsidRPr="00CD3AC5">
        <w:rPr>
          <w:rFonts w:ascii="Times New Roman" w:hAnsi="Times New Roman" w:cs="Times New Roman"/>
          <w:sz w:val="24"/>
          <w:szCs w:val="24"/>
        </w:rPr>
        <w:t xml:space="preserve">that severely </w:t>
      </w:r>
      <w:r w:rsidR="006854BC" w:rsidRPr="00CD3AC5">
        <w:rPr>
          <w:rFonts w:ascii="Times New Roman" w:hAnsi="Times New Roman" w:cs="Times New Roman"/>
          <w:sz w:val="24"/>
          <w:szCs w:val="24"/>
        </w:rPr>
        <w:t>limit</w:t>
      </w:r>
      <w:r w:rsidR="00942ECE" w:rsidRPr="00CD3AC5">
        <w:rPr>
          <w:rFonts w:ascii="Times New Roman" w:hAnsi="Times New Roman" w:cs="Times New Roman"/>
          <w:sz w:val="24"/>
          <w:szCs w:val="24"/>
        </w:rPr>
        <w:t>s</w:t>
      </w:r>
      <w:r w:rsidR="006854BC" w:rsidRPr="00CD3AC5">
        <w:rPr>
          <w:rFonts w:ascii="Times New Roman" w:hAnsi="Times New Roman" w:cs="Times New Roman"/>
          <w:sz w:val="24"/>
          <w:szCs w:val="24"/>
        </w:rPr>
        <w:t xml:space="preserve"> functional ability and many newly turned 18-year </w:t>
      </w:r>
      <w:r w:rsidR="007D49C6" w:rsidRPr="00CD3AC5">
        <w:rPr>
          <w:rFonts w:ascii="Times New Roman" w:hAnsi="Times New Roman" w:cs="Times New Roman"/>
          <w:sz w:val="24"/>
          <w:szCs w:val="24"/>
        </w:rPr>
        <w:t>old</w:t>
      </w:r>
      <w:r w:rsidR="006854BC" w:rsidRPr="00CD3AC5">
        <w:rPr>
          <w:rFonts w:ascii="Times New Roman" w:hAnsi="Times New Roman" w:cs="Times New Roman"/>
          <w:sz w:val="24"/>
          <w:szCs w:val="24"/>
        </w:rPr>
        <w:t xml:space="preserve"> were ineligible for SSI previously because their parental income was too high, it is difficult to assess how well this 22.7% translates to the child population.</w:t>
      </w:r>
      <w:r w:rsidR="00F44AAC" w:rsidRPr="00CD3AC5">
        <w:rPr>
          <w:rFonts w:ascii="Times New Roman" w:hAnsi="Times New Roman" w:cs="Times New Roman"/>
          <w:sz w:val="24"/>
          <w:szCs w:val="24"/>
        </w:rPr>
        <w:fldChar w:fldCharType="begin"/>
      </w:r>
      <w:r w:rsidR="00F84864" w:rsidRPr="00CD3AC5">
        <w:rPr>
          <w:rFonts w:ascii="Times New Roman" w:hAnsi="Times New Roman" w:cs="Times New Roman"/>
          <w:sz w:val="24"/>
          <w:szCs w:val="24"/>
        </w:rPr>
        <w:instrText xml:space="preserve"> ADDIN ZOTERO_ITEM CSL_CITATION {"citationID":"8st0DWuO","properties":{"formattedCitation":"\\super 2,9\\nosupersub{}","plainCitation":"2,9","noteIndex":0},"citationItems":[{"id":943,"uris":["http://zotero.org/users/6239254/items/HCLG4FYJ"],"itemData":{"id":943,"type":"webpage","abstract":"To be eligible for SSI benefits, a child must be either blind or disabled.","language":"eng","title":"Understanding SSI - SSI for Children","URL":"https://www.ssa.gov/ssi/text-child-ussi.htm","accessed":{"date-parts":[["2022",6,21]]}}},{"id":1015,"uris":["http://zotero.org/users/6239254/items/NXDKJASQ"],"itemData":{"id":1015,"type":"article-journal","abstract":"In determining Supplemental Security Income (SSI) eligibility and payment levels for child applicants and recipients, the Social Security Administration attributes part of parental income to the child using a process called deeming. Parental-income deeming ends at age 18, relaxing a key SSI eligibility criterion for youths at that point.  Using Social Security administrative records, this article presents data on the number and characteristics of youths who apply for SSI shortly before and after they turn 18. The author finds that the number of applications spikes at age 18 and that 18-year-old applicants are more likely than 17-year-olds to be allowed into the program. The author also compares the relative likelihood of subsequent employment for allowed and denied youth applicants.","container-title":"Social Security Bulletin","issue":"3","language":"en","page":"35-53","source":"Social Science Research Network","title":"Supplemental Security Income Program Entry at Age 18 and Entrants’ Subsequent Earnings","volume":"75","author":[{"family":"Hemmeter","given":"Jeffrey"}],"issued":{"date-parts":[["2015",8,3]]}}}],"schema":"https://github.com/citation-style-language/schema/raw/master/csl-citation.json"} </w:instrText>
      </w:r>
      <w:r w:rsidR="00F44AAC" w:rsidRPr="00CD3AC5">
        <w:rPr>
          <w:rFonts w:ascii="Times New Roman" w:hAnsi="Times New Roman" w:cs="Times New Roman"/>
          <w:sz w:val="24"/>
          <w:szCs w:val="24"/>
        </w:rPr>
        <w:fldChar w:fldCharType="separate"/>
      </w:r>
      <w:r w:rsidR="00F84864" w:rsidRPr="00CD3AC5">
        <w:rPr>
          <w:rFonts w:ascii="Times New Roman" w:hAnsi="Times New Roman" w:cs="Times New Roman"/>
          <w:sz w:val="24"/>
          <w:szCs w:val="28"/>
          <w:vertAlign w:val="superscript"/>
        </w:rPr>
        <w:t>2,9</w:t>
      </w:r>
      <w:r w:rsidR="00F44AAC" w:rsidRPr="00CD3AC5">
        <w:rPr>
          <w:rFonts w:ascii="Times New Roman" w:hAnsi="Times New Roman" w:cs="Times New Roman"/>
          <w:sz w:val="24"/>
          <w:szCs w:val="24"/>
        </w:rPr>
        <w:fldChar w:fldCharType="end"/>
      </w:r>
      <w:r w:rsidR="00F44AAC" w:rsidRPr="00CD3AC5">
        <w:rPr>
          <w:rFonts w:ascii="Times New Roman" w:hAnsi="Times New Roman" w:cs="Times New Roman"/>
          <w:sz w:val="24"/>
          <w:szCs w:val="24"/>
        </w:rPr>
        <w:t xml:space="preserve"> </w:t>
      </w:r>
      <w:r w:rsidR="006854BC" w:rsidRPr="00CD3AC5">
        <w:rPr>
          <w:rFonts w:ascii="Times New Roman" w:hAnsi="Times New Roman" w:cs="Times New Roman"/>
          <w:sz w:val="24"/>
          <w:szCs w:val="24"/>
        </w:rPr>
        <w:t>F</w:t>
      </w:r>
      <w:r w:rsidR="001317A0" w:rsidRPr="00CD3AC5">
        <w:rPr>
          <w:rFonts w:ascii="Times New Roman" w:hAnsi="Times New Roman" w:cs="Times New Roman"/>
          <w:sz w:val="24"/>
          <w:szCs w:val="24"/>
        </w:rPr>
        <w:t xml:space="preserve">or </w:t>
      </w:r>
      <w:r w:rsidR="009F37A5" w:rsidRPr="00CD3AC5">
        <w:rPr>
          <w:rFonts w:ascii="Times New Roman" w:hAnsi="Times New Roman" w:cs="Times New Roman"/>
          <w:sz w:val="24"/>
          <w:szCs w:val="24"/>
        </w:rPr>
        <w:t>financially eligible children with attention deficit hyperactivity disorder, the most common mental health diagnosis for SSI determinations and recipients</w:t>
      </w:r>
      <w:r w:rsidR="001317A0" w:rsidRPr="00CD3AC5">
        <w:rPr>
          <w:rFonts w:ascii="Times New Roman" w:hAnsi="Times New Roman" w:cs="Times New Roman"/>
          <w:sz w:val="24"/>
          <w:szCs w:val="24"/>
        </w:rPr>
        <w:t>, only 15.2% receive SSI</w:t>
      </w:r>
      <w:r w:rsidR="006030F1" w:rsidRPr="00CD3AC5">
        <w:rPr>
          <w:rFonts w:ascii="Times New Roman" w:hAnsi="Times New Roman" w:cs="Times New Roman"/>
          <w:sz w:val="24"/>
          <w:szCs w:val="24"/>
        </w:rPr>
        <w:t>.</w:t>
      </w:r>
      <w:r w:rsidR="006030F1" w:rsidRPr="00CD3AC5">
        <w:rPr>
          <w:rFonts w:ascii="Times New Roman" w:hAnsi="Times New Roman" w:cs="Times New Roman"/>
          <w:sz w:val="24"/>
          <w:szCs w:val="24"/>
        </w:rPr>
        <w:fldChar w:fldCharType="begin"/>
      </w:r>
      <w:r w:rsidR="006030F1" w:rsidRPr="00CD3AC5">
        <w:rPr>
          <w:rFonts w:ascii="Times New Roman" w:hAnsi="Times New Roman" w:cs="Times New Roman"/>
          <w:sz w:val="24"/>
          <w:szCs w:val="24"/>
        </w:rPr>
        <w:instrText xml:space="preserve"> ADDIN ZOTERO_ITEM CSL_CITATION {"citationID":"Kdg1Ox6L","properties":{"formattedCitation":"\\super 10\\nosupersub{}","plainCitation":"10","noteIndex":0},"citationItems":[{"id":957,"uris":["http://zotero.org/users/6239254/items/4QKCYD6K"],"itemData":{"id":957,"type":"book","abstract":"Download a PDF of \"Mental Disorders and Disabilities Among Low-Income Children\" by the National Academies of Sciences, Engineering, and Medicine for free.","ISBN":"978-0-309-37685-3","language":"en","note":"DOI: 10.17226/21780","source":"nap.nationalacademies.org","title":"Mental Disorders and Disabilities Among Low-Income Children","URL":"https://nap.nationalacademies.org/catalog/21780/mental-disorders-and-disabilities-among-low-income-children","author":[{"family":"National Academies of Sciences","given":"Engineering"}],"accessed":{"date-parts":[["2022",6,25]]},"issued":{"date-parts":[["2015",9,9]]}}}],"schema":"https://github.com/citation-style-language/schema/raw/master/csl-citation.json"} </w:instrText>
      </w:r>
      <w:r w:rsidR="006030F1" w:rsidRPr="00CD3AC5">
        <w:rPr>
          <w:rFonts w:ascii="Times New Roman" w:hAnsi="Times New Roman" w:cs="Times New Roman"/>
          <w:sz w:val="24"/>
          <w:szCs w:val="24"/>
        </w:rPr>
        <w:fldChar w:fldCharType="separate"/>
      </w:r>
      <w:r w:rsidR="006030F1" w:rsidRPr="00CD3AC5">
        <w:rPr>
          <w:rFonts w:ascii="Times New Roman" w:hAnsi="Times New Roman" w:cs="Times New Roman"/>
          <w:sz w:val="24"/>
          <w:szCs w:val="28"/>
          <w:vertAlign w:val="superscript"/>
        </w:rPr>
        <w:t>10</w:t>
      </w:r>
      <w:r w:rsidR="006030F1" w:rsidRPr="00CD3AC5">
        <w:rPr>
          <w:rFonts w:ascii="Times New Roman" w:hAnsi="Times New Roman" w:cs="Times New Roman"/>
          <w:sz w:val="24"/>
          <w:szCs w:val="24"/>
        </w:rPr>
        <w:fldChar w:fldCharType="end"/>
      </w:r>
      <w:r w:rsidR="004254BA" w:rsidRPr="00CD3AC5">
        <w:rPr>
          <w:rFonts w:ascii="Times New Roman" w:hAnsi="Times New Roman" w:cs="Times New Roman"/>
          <w:sz w:val="24"/>
          <w:szCs w:val="24"/>
        </w:rPr>
        <w:t xml:space="preserve"> </w:t>
      </w:r>
      <w:r w:rsidR="00C44499" w:rsidRPr="00CD3AC5">
        <w:rPr>
          <w:rFonts w:ascii="Times New Roman" w:hAnsi="Times New Roman" w:cs="Times New Roman"/>
          <w:sz w:val="24"/>
          <w:szCs w:val="24"/>
        </w:rPr>
        <w:t xml:space="preserve">Because </w:t>
      </w:r>
      <w:r w:rsidR="00D72F25" w:rsidRPr="00CD3AC5">
        <w:rPr>
          <w:rFonts w:ascii="Times New Roman" w:hAnsi="Times New Roman" w:cs="Times New Roman"/>
          <w:sz w:val="24"/>
          <w:szCs w:val="24"/>
        </w:rPr>
        <w:t>developmental disorders make up no more than 20% of diagnoses for child SSI recipients, this 15.2% estimate can only serve as a</w:t>
      </w:r>
      <w:r w:rsidR="006854BC" w:rsidRPr="00CD3AC5">
        <w:rPr>
          <w:rFonts w:ascii="Times New Roman" w:hAnsi="Times New Roman" w:cs="Times New Roman"/>
          <w:sz w:val="24"/>
          <w:szCs w:val="24"/>
        </w:rPr>
        <w:t xml:space="preserve"> rough</w:t>
      </w:r>
      <w:r w:rsidR="00D72F25" w:rsidRPr="00CD3AC5">
        <w:rPr>
          <w:rFonts w:ascii="Times New Roman" w:hAnsi="Times New Roman" w:cs="Times New Roman"/>
          <w:sz w:val="24"/>
          <w:szCs w:val="24"/>
        </w:rPr>
        <w:t xml:space="preserve"> </w:t>
      </w:r>
      <w:r w:rsidR="006854BC" w:rsidRPr="00CD3AC5">
        <w:rPr>
          <w:rFonts w:ascii="Times New Roman" w:hAnsi="Times New Roman" w:cs="Times New Roman"/>
          <w:sz w:val="24"/>
          <w:szCs w:val="24"/>
        </w:rPr>
        <w:t>basis</w:t>
      </w:r>
      <w:r w:rsidR="00D72F25" w:rsidRPr="00CD3AC5">
        <w:rPr>
          <w:rFonts w:ascii="Times New Roman" w:hAnsi="Times New Roman" w:cs="Times New Roman"/>
          <w:sz w:val="24"/>
          <w:szCs w:val="24"/>
        </w:rPr>
        <w:t xml:space="preserve"> for the whole child population.</w:t>
      </w:r>
      <w:r w:rsidR="006030F1" w:rsidRPr="00CD3AC5">
        <w:rPr>
          <w:rFonts w:ascii="Times New Roman" w:hAnsi="Times New Roman" w:cs="Times New Roman"/>
          <w:sz w:val="24"/>
          <w:szCs w:val="24"/>
        </w:rPr>
        <w:fldChar w:fldCharType="begin"/>
      </w:r>
      <w:r w:rsidR="00F50113" w:rsidRPr="00CD3AC5">
        <w:rPr>
          <w:rFonts w:ascii="Times New Roman" w:hAnsi="Times New Roman" w:cs="Times New Roman"/>
          <w:sz w:val="24"/>
          <w:szCs w:val="24"/>
        </w:rPr>
        <w:instrText xml:space="preserve"> ADDIN ZOTERO_ITEM CSL_CITATION {"citationID":"3Ca4iREq","properties":{"formattedCitation":"\\super 6\\nosupersub{}","plainCitation":"6","noteIndex":0},"citationItems":[{"id":949,"uris":["http://zotero.org/users/6239254/items/ETTY5JYE"],"itemData":{"id":949,"type":"webpage","abstract":"Social Security Administration Research, Statistics, and Policy Analysis","language":"en","title":"SSI Annual Statistical Report, 2020","URL":"https://www.ssa.gov/policy/docs/statcomps/ssi_asr/2020/index.html","accessed":{"date-parts":[["2022",6,21]]}}}],"schema":"https://github.com/citation-style-language/schema/raw/master/csl-citation.json"} </w:instrText>
      </w:r>
      <w:r w:rsidR="006030F1" w:rsidRPr="00CD3AC5">
        <w:rPr>
          <w:rFonts w:ascii="Times New Roman" w:hAnsi="Times New Roman" w:cs="Times New Roman"/>
          <w:sz w:val="24"/>
          <w:szCs w:val="24"/>
        </w:rPr>
        <w:fldChar w:fldCharType="separate"/>
      </w:r>
      <w:r w:rsidR="006030F1" w:rsidRPr="00CD3AC5">
        <w:rPr>
          <w:rFonts w:ascii="Times New Roman" w:hAnsi="Times New Roman" w:cs="Times New Roman"/>
          <w:sz w:val="24"/>
          <w:szCs w:val="28"/>
          <w:vertAlign w:val="superscript"/>
        </w:rPr>
        <w:t>6</w:t>
      </w:r>
      <w:r w:rsidR="006030F1" w:rsidRPr="00CD3AC5">
        <w:rPr>
          <w:rFonts w:ascii="Times New Roman" w:hAnsi="Times New Roman" w:cs="Times New Roman"/>
          <w:sz w:val="24"/>
          <w:szCs w:val="24"/>
        </w:rPr>
        <w:fldChar w:fldCharType="end"/>
      </w:r>
    </w:p>
    <w:p w14:paraId="73B16433" w14:textId="7A8C6C7D" w:rsidR="00D92AC0" w:rsidRPr="00CD3AC5" w:rsidRDefault="009F37A5" w:rsidP="00315151">
      <w:pPr>
        <w:spacing w:after="0" w:line="360" w:lineRule="auto"/>
        <w:ind w:firstLine="720"/>
        <w:rPr>
          <w:rFonts w:ascii="Times New Roman" w:hAnsi="Times New Roman" w:cs="Times New Roman"/>
          <w:sz w:val="24"/>
          <w:szCs w:val="24"/>
        </w:rPr>
      </w:pPr>
      <w:r w:rsidRPr="00CD3AC5">
        <w:rPr>
          <w:rFonts w:ascii="Times New Roman" w:hAnsi="Times New Roman" w:cs="Times New Roman"/>
          <w:sz w:val="24"/>
          <w:szCs w:val="24"/>
        </w:rPr>
        <w:t xml:space="preserve"> </w:t>
      </w:r>
      <w:r w:rsidR="00942ECE" w:rsidRPr="00CD3AC5">
        <w:rPr>
          <w:rFonts w:ascii="Times New Roman" w:hAnsi="Times New Roman" w:cs="Times New Roman"/>
          <w:sz w:val="24"/>
          <w:szCs w:val="24"/>
        </w:rPr>
        <w:t>In</w:t>
      </w:r>
      <w:r w:rsidR="007F2A96" w:rsidRPr="00CD3AC5">
        <w:rPr>
          <w:rFonts w:ascii="Times New Roman" w:hAnsi="Times New Roman" w:cs="Times New Roman"/>
          <w:sz w:val="24"/>
          <w:szCs w:val="24"/>
        </w:rPr>
        <w:t xml:space="preserve"> 202</w:t>
      </w:r>
      <w:r w:rsidR="00C20E31" w:rsidRPr="00CD3AC5">
        <w:rPr>
          <w:rFonts w:ascii="Times New Roman" w:hAnsi="Times New Roman" w:cs="Times New Roman"/>
          <w:sz w:val="24"/>
          <w:szCs w:val="24"/>
        </w:rPr>
        <w:t>0</w:t>
      </w:r>
      <w:r w:rsidR="007F2A96" w:rsidRPr="00CD3AC5">
        <w:rPr>
          <w:rFonts w:ascii="Times New Roman" w:hAnsi="Times New Roman" w:cs="Times New Roman"/>
          <w:sz w:val="24"/>
          <w:szCs w:val="24"/>
        </w:rPr>
        <w:t>, 63</w:t>
      </w:r>
      <w:r w:rsidR="006030F1" w:rsidRPr="00CD3AC5">
        <w:rPr>
          <w:rFonts w:ascii="Times New Roman" w:hAnsi="Times New Roman" w:cs="Times New Roman"/>
          <w:sz w:val="24"/>
          <w:szCs w:val="24"/>
        </w:rPr>
        <w:t>.8</w:t>
      </w:r>
      <w:r w:rsidR="007F2A96" w:rsidRPr="00CD3AC5">
        <w:rPr>
          <w:rFonts w:ascii="Times New Roman" w:hAnsi="Times New Roman" w:cs="Times New Roman"/>
          <w:sz w:val="24"/>
          <w:szCs w:val="24"/>
        </w:rPr>
        <w:t xml:space="preserve">% of the </w:t>
      </w:r>
      <w:r w:rsidR="003614D4" w:rsidRPr="00CD3AC5">
        <w:rPr>
          <w:rFonts w:ascii="Times New Roman" w:hAnsi="Times New Roman" w:cs="Times New Roman"/>
          <w:sz w:val="24"/>
          <w:szCs w:val="24"/>
        </w:rPr>
        <w:t>27.4 million</w:t>
      </w:r>
      <w:r w:rsidR="007F2A96" w:rsidRPr="00CD3AC5">
        <w:rPr>
          <w:rFonts w:ascii="Times New Roman" w:hAnsi="Times New Roman" w:cs="Times New Roman"/>
          <w:sz w:val="24"/>
          <w:szCs w:val="24"/>
        </w:rPr>
        <w:t xml:space="preserve"> uninsured </w:t>
      </w:r>
      <w:r w:rsidR="003614D4" w:rsidRPr="00CD3AC5">
        <w:rPr>
          <w:rFonts w:ascii="Times New Roman" w:hAnsi="Times New Roman" w:cs="Times New Roman"/>
          <w:sz w:val="24"/>
          <w:szCs w:val="24"/>
        </w:rPr>
        <w:t xml:space="preserve">in US </w:t>
      </w:r>
      <w:del w:id="5" w:author="Danielson, Melissa (CDC/DDNID/NCBDDD/DHDD)" w:date="2022-06-30T15:03:00Z">
        <w:r w:rsidR="00942ECE" w:rsidRPr="00CD3AC5" w:rsidDel="001F32A0">
          <w:rPr>
            <w:rFonts w:ascii="Times New Roman" w:hAnsi="Times New Roman" w:cs="Times New Roman"/>
            <w:sz w:val="24"/>
            <w:szCs w:val="24"/>
          </w:rPr>
          <w:delText xml:space="preserve">that </w:delText>
        </w:r>
      </w:del>
      <w:ins w:id="6" w:author="Danielson, Melissa (CDC/DDNID/NCBDDD/DHDD)" w:date="2022-06-30T15:03:00Z">
        <w:r w:rsidR="001F32A0">
          <w:rPr>
            <w:rFonts w:ascii="Times New Roman" w:hAnsi="Times New Roman" w:cs="Times New Roman"/>
            <w:sz w:val="24"/>
            <w:szCs w:val="24"/>
          </w:rPr>
          <w:t>who</w:t>
        </w:r>
        <w:r w:rsidR="001F32A0" w:rsidRPr="00CD3AC5">
          <w:rPr>
            <w:rFonts w:ascii="Times New Roman" w:hAnsi="Times New Roman" w:cs="Times New Roman"/>
            <w:sz w:val="24"/>
            <w:szCs w:val="24"/>
          </w:rPr>
          <w:t xml:space="preserve"> </w:t>
        </w:r>
      </w:ins>
      <w:r w:rsidR="00942ECE" w:rsidRPr="00CD3AC5">
        <w:rPr>
          <w:rFonts w:ascii="Times New Roman" w:hAnsi="Times New Roman" w:cs="Times New Roman"/>
          <w:sz w:val="24"/>
          <w:szCs w:val="24"/>
        </w:rPr>
        <w:t>were</w:t>
      </w:r>
      <w:r w:rsidR="000F4621" w:rsidRPr="00CD3AC5">
        <w:rPr>
          <w:rFonts w:ascii="Times New Roman" w:hAnsi="Times New Roman" w:cs="Times New Roman"/>
          <w:sz w:val="24"/>
          <w:szCs w:val="24"/>
        </w:rPr>
        <w:t xml:space="preserve"> eligible for Medicaid</w:t>
      </w:r>
      <w:r w:rsidR="003614D4" w:rsidRPr="00CD3AC5">
        <w:rPr>
          <w:rFonts w:ascii="Times New Roman" w:hAnsi="Times New Roman" w:cs="Times New Roman"/>
          <w:sz w:val="24"/>
          <w:szCs w:val="24"/>
        </w:rPr>
        <w:t>, the Children’s Health Insurance Program</w:t>
      </w:r>
      <w:r w:rsidR="00C20E31" w:rsidRPr="00CD3AC5">
        <w:rPr>
          <w:rFonts w:ascii="Times New Roman" w:hAnsi="Times New Roman" w:cs="Times New Roman"/>
          <w:sz w:val="24"/>
          <w:szCs w:val="24"/>
        </w:rPr>
        <w:t>,</w:t>
      </w:r>
      <w:r w:rsidR="000F4621" w:rsidRPr="00CD3AC5">
        <w:rPr>
          <w:rFonts w:ascii="Times New Roman" w:hAnsi="Times New Roman" w:cs="Times New Roman"/>
          <w:sz w:val="24"/>
          <w:szCs w:val="24"/>
        </w:rPr>
        <w:t xml:space="preserve"> or </w:t>
      </w:r>
      <w:r w:rsidR="00C20E31" w:rsidRPr="00CD3AC5">
        <w:rPr>
          <w:rFonts w:ascii="Times New Roman" w:hAnsi="Times New Roman" w:cs="Times New Roman"/>
          <w:sz w:val="24"/>
          <w:szCs w:val="24"/>
        </w:rPr>
        <w:t xml:space="preserve">Affordable Care Act </w:t>
      </w:r>
      <w:r w:rsidR="000F4621" w:rsidRPr="00CD3AC5">
        <w:rPr>
          <w:rFonts w:ascii="Times New Roman" w:hAnsi="Times New Roman" w:cs="Times New Roman"/>
          <w:sz w:val="24"/>
          <w:szCs w:val="24"/>
        </w:rPr>
        <w:t xml:space="preserve">subsidies </w:t>
      </w:r>
      <w:r w:rsidR="007F2A96" w:rsidRPr="00CD3AC5">
        <w:rPr>
          <w:rFonts w:ascii="Times New Roman" w:hAnsi="Times New Roman" w:cs="Times New Roman"/>
          <w:sz w:val="24"/>
          <w:szCs w:val="24"/>
        </w:rPr>
        <w:t>d</w:t>
      </w:r>
      <w:r w:rsidR="00C20E31" w:rsidRPr="00CD3AC5">
        <w:rPr>
          <w:rFonts w:ascii="Times New Roman" w:hAnsi="Times New Roman" w:cs="Times New Roman"/>
          <w:sz w:val="24"/>
          <w:szCs w:val="24"/>
        </w:rPr>
        <w:t>id</w:t>
      </w:r>
      <w:r w:rsidR="007F2A96" w:rsidRPr="00CD3AC5">
        <w:rPr>
          <w:rFonts w:ascii="Times New Roman" w:hAnsi="Times New Roman" w:cs="Times New Roman"/>
          <w:sz w:val="24"/>
          <w:szCs w:val="24"/>
        </w:rPr>
        <w:t xml:space="preserve"> not</w:t>
      </w:r>
      <w:r w:rsidR="000F4621" w:rsidRPr="00CD3AC5">
        <w:rPr>
          <w:rFonts w:ascii="Times New Roman" w:hAnsi="Times New Roman" w:cs="Times New Roman"/>
          <w:sz w:val="24"/>
          <w:szCs w:val="24"/>
        </w:rPr>
        <w:t xml:space="preserve"> sign up</w:t>
      </w:r>
      <w:r w:rsidR="00C20E31" w:rsidRPr="00CD3AC5">
        <w:rPr>
          <w:rFonts w:ascii="Times New Roman" w:hAnsi="Times New Roman" w:cs="Times New Roman"/>
          <w:sz w:val="24"/>
          <w:szCs w:val="24"/>
        </w:rPr>
        <w:t>, with lack of awareness of programs, uncertainty about eligibility, and administrative hurdles</w:t>
      </w:r>
      <w:r w:rsidR="00687B7E" w:rsidRPr="00CD3AC5">
        <w:rPr>
          <w:rFonts w:ascii="Times New Roman" w:hAnsi="Times New Roman" w:cs="Times New Roman"/>
          <w:sz w:val="24"/>
          <w:szCs w:val="24"/>
        </w:rPr>
        <w:t xml:space="preserve"> cited as reasons for not enrolling</w:t>
      </w:r>
      <w:r w:rsidR="000F4621" w:rsidRPr="00CD3AC5">
        <w:rPr>
          <w:rFonts w:ascii="Times New Roman" w:hAnsi="Times New Roman" w:cs="Times New Roman"/>
          <w:sz w:val="24"/>
          <w:szCs w:val="24"/>
        </w:rPr>
        <w:t>.</w:t>
      </w:r>
      <w:r w:rsidR="006030F1" w:rsidRPr="00CD3AC5">
        <w:rPr>
          <w:rFonts w:ascii="Times New Roman" w:hAnsi="Times New Roman" w:cs="Times New Roman"/>
          <w:sz w:val="24"/>
          <w:szCs w:val="24"/>
        </w:rPr>
        <w:fldChar w:fldCharType="begin"/>
      </w:r>
      <w:r w:rsidR="00F84864" w:rsidRPr="00CD3AC5">
        <w:rPr>
          <w:rFonts w:ascii="Times New Roman" w:hAnsi="Times New Roman" w:cs="Times New Roman"/>
          <w:sz w:val="24"/>
          <w:szCs w:val="24"/>
        </w:rPr>
        <w:instrText xml:space="preserve"> ADDIN ZOTERO_ITEM CSL_CITATION {"citationID":"8z72PAxq","properties":{"formattedCitation":"\\super 11\\nosupersub{}","plainCitation":"11","noteIndex":0},"citationItems":[{"id":959,"uris":["http://zotero.org/users/6239254/items/CHJ3UAI4"],"itemData":{"id":959,"type":"post-weblog","abstract":"This issue brief examines the characteristics of the remaining uninsured population who are eligible for Medicaid or CHIP.","container-title":"KFF","language":"en-US","title":"A Closer Look at the Remaining Uninsured Population Eligible for Medicaid and CHIP","URL":"https://www.kff.org/uninsured/issue-brief/a-closer-look-at-the-remaining-uninsured-population-eligible-for-medicaid-and-chip/","author":[{"family":"Damico","given":"Anthony"}],"accessed":{"date-parts":[["2022",6,21]]},"issued":{"date-parts":[["2021",11,18]]}}}],"schema":"https://github.com/citation-style-language/schema/raw/master/csl-citation.json"} </w:instrText>
      </w:r>
      <w:r w:rsidR="006030F1" w:rsidRPr="00CD3AC5">
        <w:rPr>
          <w:rFonts w:ascii="Times New Roman" w:hAnsi="Times New Roman" w:cs="Times New Roman"/>
          <w:sz w:val="24"/>
          <w:szCs w:val="24"/>
        </w:rPr>
        <w:fldChar w:fldCharType="separate"/>
      </w:r>
      <w:r w:rsidR="006030F1" w:rsidRPr="00CD3AC5">
        <w:rPr>
          <w:rFonts w:ascii="Times New Roman" w:hAnsi="Times New Roman" w:cs="Times New Roman"/>
          <w:sz w:val="24"/>
          <w:szCs w:val="28"/>
          <w:vertAlign w:val="superscript"/>
        </w:rPr>
        <w:t>11</w:t>
      </w:r>
      <w:r w:rsidR="006030F1" w:rsidRPr="00CD3AC5">
        <w:rPr>
          <w:rFonts w:ascii="Times New Roman" w:hAnsi="Times New Roman" w:cs="Times New Roman"/>
          <w:sz w:val="24"/>
          <w:szCs w:val="24"/>
        </w:rPr>
        <w:fldChar w:fldCharType="end"/>
      </w:r>
      <w:r w:rsidR="006030F1" w:rsidRPr="00CD3AC5">
        <w:rPr>
          <w:rFonts w:ascii="Times New Roman" w:hAnsi="Times New Roman" w:cs="Times New Roman"/>
          <w:sz w:val="24"/>
          <w:szCs w:val="24"/>
        </w:rPr>
        <w:t xml:space="preserve"> </w:t>
      </w:r>
      <w:r w:rsidR="00C20E31" w:rsidRPr="00CD3AC5">
        <w:rPr>
          <w:rFonts w:ascii="Times New Roman" w:hAnsi="Times New Roman" w:cs="Times New Roman"/>
          <w:sz w:val="24"/>
          <w:szCs w:val="24"/>
        </w:rPr>
        <w:t>Similar concerns exists for the SSI program.</w:t>
      </w:r>
      <w:r w:rsidR="00E376CD" w:rsidRPr="00CD3AC5">
        <w:rPr>
          <w:rFonts w:ascii="Times New Roman" w:hAnsi="Times New Roman" w:cs="Times New Roman"/>
          <w:sz w:val="24"/>
          <w:szCs w:val="24"/>
        </w:rPr>
        <w:fldChar w:fldCharType="begin"/>
      </w:r>
      <w:r w:rsidR="00E376CD" w:rsidRPr="00CD3AC5">
        <w:rPr>
          <w:rFonts w:ascii="Times New Roman" w:hAnsi="Times New Roman" w:cs="Times New Roman"/>
          <w:sz w:val="24"/>
          <w:szCs w:val="24"/>
        </w:rPr>
        <w:instrText xml:space="preserve"> ADDIN ZOTERO_ITEM CSL_CITATION {"citationID":"WAHAKudU","properties":{"formattedCitation":"\\super 12\\nosupersub{}","plainCitation":"12","noteIndex":0},"citationItems":[{"id":1010,"uris":["http://zotero.org/users/6239254/items/KPX5Y368"],"itemData":{"id":1010,"type":"article-journal","abstract":"We study the effect of application costs on the targeting of disability programs. We identify these effects using the closings of Social Security Administration field offices, which provide assistance with filing disability applications. Closings lead to a persistent 16 percent decline in the number of disability recipients in surrounding areas, with the largest effects for applicants with moderately severe conditions and low education levels. Disability applications fall by only 10 percent, implying that the closings reduce targeting efficiency based on current eligibility standards. Increased congestion at neighboring offices appears more important as a channel than higher travel or information costs.","container-title":"American Economic Journal: Economic Policy","DOI":"10.1257/pol.20180076","ISSN":"1945-7731","issue":"4","language":"en","page":"213-248","source":"www.aeaweb.org","title":"Who Is Screened Out? Application Costs and the Targeting of Disability Programs","title-short":"Who Is Screened Out?","volume":"11","author":[{"family":"Deshpande","given":"Manasi"},{"family":"Li","given":"Yue"}],"issued":{"date-parts":[["2019",11]]}}}],"schema":"https://github.com/citation-style-language/schema/raw/master/csl-citation.json"} </w:instrText>
      </w:r>
      <w:r w:rsidR="00E376CD" w:rsidRPr="00CD3AC5">
        <w:rPr>
          <w:rFonts w:ascii="Times New Roman" w:hAnsi="Times New Roman" w:cs="Times New Roman"/>
          <w:sz w:val="24"/>
          <w:szCs w:val="24"/>
        </w:rPr>
        <w:fldChar w:fldCharType="separate"/>
      </w:r>
      <w:r w:rsidR="00E376CD" w:rsidRPr="00CD3AC5">
        <w:rPr>
          <w:rFonts w:ascii="Times New Roman" w:hAnsi="Times New Roman" w:cs="Times New Roman"/>
          <w:sz w:val="24"/>
          <w:szCs w:val="28"/>
          <w:vertAlign w:val="superscript"/>
        </w:rPr>
        <w:t>12</w:t>
      </w:r>
      <w:r w:rsidR="00E376CD" w:rsidRPr="00CD3AC5">
        <w:rPr>
          <w:rFonts w:ascii="Times New Roman" w:hAnsi="Times New Roman" w:cs="Times New Roman"/>
          <w:sz w:val="24"/>
          <w:szCs w:val="24"/>
        </w:rPr>
        <w:fldChar w:fldCharType="end"/>
      </w:r>
      <w:r w:rsidR="004254BA" w:rsidRPr="00CD3AC5">
        <w:rPr>
          <w:rFonts w:ascii="Times New Roman" w:hAnsi="Times New Roman" w:cs="Times New Roman"/>
          <w:sz w:val="24"/>
          <w:szCs w:val="24"/>
        </w:rPr>
        <w:t xml:space="preserve"> S</w:t>
      </w:r>
      <w:r w:rsidR="006F3F4C" w:rsidRPr="00CD3AC5">
        <w:rPr>
          <w:rFonts w:ascii="Times New Roman" w:hAnsi="Times New Roman" w:cs="Times New Roman"/>
          <w:sz w:val="24"/>
          <w:szCs w:val="24"/>
        </w:rPr>
        <w:t xml:space="preserve">ince most SSI recipients are categorically eligible for Medicaid, the two programs are </w:t>
      </w:r>
      <w:r w:rsidR="001317A0" w:rsidRPr="00CD3AC5">
        <w:rPr>
          <w:rFonts w:ascii="Times New Roman" w:hAnsi="Times New Roman" w:cs="Times New Roman"/>
          <w:sz w:val="24"/>
          <w:szCs w:val="24"/>
        </w:rPr>
        <w:t xml:space="preserve">inevitably </w:t>
      </w:r>
      <w:r w:rsidR="006F3F4C" w:rsidRPr="00CD3AC5">
        <w:rPr>
          <w:rFonts w:ascii="Times New Roman" w:hAnsi="Times New Roman" w:cs="Times New Roman"/>
          <w:sz w:val="24"/>
          <w:szCs w:val="24"/>
        </w:rPr>
        <w:t>intertwined.</w:t>
      </w:r>
      <w:r w:rsidR="009819F8" w:rsidRPr="00CD3AC5">
        <w:rPr>
          <w:rFonts w:ascii="Times New Roman" w:hAnsi="Times New Roman" w:cs="Times New Roman"/>
          <w:sz w:val="24"/>
          <w:szCs w:val="24"/>
        </w:rPr>
        <w:fldChar w:fldCharType="begin"/>
      </w:r>
      <w:r w:rsidR="00E376CD" w:rsidRPr="00CD3AC5">
        <w:rPr>
          <w:rFonts w:ascii="Times New Roman" w:hAnsi="Times New Roman" w:cs="Times New Roman"/>
          <w:sz w:val="24"/>
          <w:szCs w:val="24"/>
        </w:rPr>
        <w:instrText xml:space="preserve"> ADDIN ZOTERO_ITEM CSL_CITATION {"citationID":"PAjlMWyF","properties":{"formattedCitation":"\\super 13\\nosupersub{}","plainCitation":"13","noteIndex":0},"citationItems":[{"id":1004,"uris":["http://zotero.org/users/6239254/items/BE2FLMZT"],"itemData":{"id":1004,"type":"article-journal","abstract":"This study explores the interplay between two important public programs for vulnerable children: Medicaid and the Supplemental Security Income (SSI) program. Children's public health insurance eligibility increased dramatically during the late 1990s with the launch of the Children's Health Insurance Program along with concurrent Medicaid expansions. We use a measure of simulated eligibility as an exogenous source of variation in Medicaid generosity to identify the effects of the eligibility expansions on SSI outcomes. Though increases in eligibility for public health insurance did not affect contemporaneous youth SSI applications or awards on average, expansions in coverage significantly decreased both applications and awards in states where SSI recipients did not automatically receive Medicaid. We attribute the difference in findings to the higher transactions costs associated with entering Medicaid via SSI in such states. In the long-term, increased public insurance eligibility during childhood reduces young adult SSI applications to some extent, consistent with recent findings that Medicaid coverage in youth improves adult health and economic outcomes.","container-title":"Journal of Health Economics","DOI":"10.1016/j.jhealeco.2019.02.003","ISSN":"1879-1646","journalAbbreviation":"J Health Econ","language":"eng","note":"PMID: 30822747","page":"80-92","source":"PubMed","title":"Contemporaneous and long-term effects of children's public health insurance expansions on Supplemental Security Income participation","volume":"64","author":[{"family":"Levere","given":"Michael"},{"family":"Orzol","given":"Sean"},{"family":"Leininger","given":"Lindsey"},{"family":"Early","given":"Nancy"}],"issued":{"date-parts":[["2019",3]]}}}],"schema":"https://github.com/citation-style-language/schema/raw/master/csl-citation.json"} </w:instrText>
      </w:r>
      <w:r w:rsidR="009819F8" w:rsidRPr="00CD3AC5">
        <w:rPr>
          <w:rFonts w:ascii="Times New Roman" w:hAnsi="Times New Roman" w:cs="Times New Roman"/>
          <w:sz w:val="24"/>
          <w:szCs w:val="24"/>
        </w:rPr>
        <w:fldChar w:fldCharType="separate"/>
      </w:r>
      <w:r w:rsidR="00E376CD" w:rsidRPr="00CD3AC5">
        <w:rPr>
          <w:rFonts w:ascii="Times New Roman" w:hAnsi="Times New Roman" w:cs="Times New Roman"/>
          <w:sz w:val="24"/>
          <w:szCs w:val="28"/>
          <w:vertAlign w:val="superscript"/>
        </w:rPr>
        <w:t>13</w:t>
      </w:r>
      <w:r w:rsidR="009819F8" w:rsidRPr="00CD3AC5">
        <w:rPr>
          <w:rFonts w:ascii="Times New Roman" w:hAnsi="Times New Roman" w:cs="Times New Roman"/>
          <w:sz w:val="24"/>
          <w:szCs w:val="24"/>
        </w:rPr>
        <w:fldChar w:fldCharType="end"/>
      </w:r>
      <w:r w:rsidR="00687B7E" w:rsidRPr="00CD3AC5">
        <w:rPr>
          <w:rFonts w:ascii="Times New Roman" w:hAnsi="Times New Roman" w:cs="Times New Roman"/>
          <w:sz w:val="24"/>
          <w:szCs w:val="24"/>
        </w:rPr>
        <w:t xml:space="preserve"> </w:t>
      </w:r>
      <w:r w:rsidR="006F3F4C" w:rsidRPr="00CD3AC5">
        <w:rPr>
          <w:rFonts w:ascii="Times New Roman" w:hAnsi="Times New Roman" w:cs="Times New Roman"/>
          <w:sz w:val="24"/>
          <w:szCs w:val="24"/>
        </w:rPr>
        <w:t xml:space="preserve">The </w:t>
      </w:r>
      <w:r w:rsidR="004F5D89" w:rsidRPr="00CD3AC5">
        <w:rPr>
          <w:rFonts w:ascii="Times New Roman" w:hAnsi="Times New Roman" w:cs="Times New Roman"/>
          <w:sz w:val="24"/>
          <w:szCs w:val="24"/>
        </w:rPr>
        <w:t>16</w:t>
      </w:r>
      <w:r w:rsidR="006F3F4C" w:rsidRPr="00CD3AC5">
        <w:rPr>
          <w:rFonts w:ascii="Times New Roman" w:hAnsi="Times New Roman" w:cs="Times New Roman"/>
          <w:sz w:val="24"/>
          <w:szCs w:val="24"/>
        </w:rPr>
        <w:t xml:space="preserve"> </w:t>
      </w:r>
      <w:r w:rsidR="001376CE" w:rsidRPr="00CD3AC5">
        <w:rPr>
          <w:rFonts w:ascii="Times New Roman" w:hAnsi="Times New Roman" w:cs="Times New Roman"/>
          <w:sz w:val="24"/>
          <w:szCs w:val="24"/>
        </w:rPr>
        <w:t xml:space="preserve">and </w:t>
      </w:r>
      <w:r w:rsidR="004254BA" w:rsidRPr="00CD3AC5">
        <w:rPr>
          <w:rFonts w:ascii="Times New Roman" w:hAnsi="Times New Roman" w:cs="Times New Roman"/>
          <w:sz w:val="24"/>
          <w:szCs w:val="24"/>
        </w:rPr>
        <w:t>17</w:t>
      </w:r>
      <w:r w:rsidR="001376CE" w:rsidRPr="00CD3AC5">
        <w:rPr>
          <w:rFonts w:ascii="Times New Roman" w:hAnsi="Times New Roman" w:cs="Times New Roman"/>
          <w:sz w:val="24"/>
          <w:szCs w:val="24"/>
        </w:rPr>
        <w:t xml:space="preserve"> </w:t>
      </w:r>
      <w:r w:rsidR="006F3F4C" w:rsidRPr="00CD3AC5">
        <w:rPr>
          <w:rFonts w:ascii="Times New Roman" w:hAnsi="Times New Roman" w:cs="Times New Roman"/>
          <w:sz w:val="24"/>
          <w:szCs w:val="24"/>
        </w:rPr>
        <w:t>states that opt</w:t>
      </w:r>
      <w:r w:rsidR="001376CE" w:rsidRPr="00CD3AC5">
        <w:rPr>
          <w:rFonts w:ascii="Times New Roman" w:hAnsi="Times New Roman" w:cs="Times New Roman"/>
          <w:sz w:val="24"/>
          <w:szCs w:val="24"/>
        </w:rPr>
        <w:t>ed</w:t>
      </w:r>
      <w:r w:rsidR="006F3F4C" w:rsidRPr="00CD3AC5">
        <w:rPr>
          <w:rFonts w:ascii="Times New Roman" w:hAnsi="Times New Roman" w:cs="Times New Roman"/>
          <w:sz w:val="24"/>
          <w:szCs w:val="24"/>
        </w:rPr>
        <w:t xml:space="preserve"> to use more restrictive eligibility criteria for Medicaid than their SSI program</w:t>
      </w:r>
      <w:r w:rsidR="001376CE" w:rsidRPr="00CD3AC5">
        <w:rPr>
          <w:rFonts w:ascii="Times New Roman" w:hAnsi="Times New Roman" w:cs="Times New Roman"/>
          <w:sz w:val="24"/>
          <w:szCs w:val="24"/>
        </w:rPr>
        <w:t xml:space="preserve"> and </w:t>
      </w:r>
      <w:r w:rsidR="004254BA" w:rsidRPr="00CD3AC5">
        <w:rPr>
          <w:rFonts w:ascii="Times New Roman" w:hAnsi="Times New Roman" w:cs="Times New Roman"/>
          <w:sz w:val="24"/>
          <w:szCs w:val="24"/>
        </w:rPr>
        <w:t>had not expanded</w:t>
      </w:r>
      <w:r w:rsidR="001376CE" w:rsidRPr="00CD3AC5">
        <w:rPr>
          <w:rFonts w:ascii="Times New Roman" w:hAnsi="Times New Roman" w:cs="Times New Roman"/>
          <w:sz w:val="24"/>
          <w:szCs w:val="24"/>
        </w:rPr>
        <w:t xml:space="preserve"> </w:t>
      </w:r>
      <w:r w:rsidR="001376CE" w:rsidRPr="00CD3AC5">
        <w:rPr>
          <w:rFonts w:ascii="Times New Roman" w:hAnsi="Times New Roman" w:cs="Times New Roman"/>
          <w:sz w:val="24"/>
          <w:szCs w:val="24"/>
        </w:rPr>
        <w:lastRenderedPageBreak/>
        <w:t>Medicaid eligibility by 2019, respectively,</w:t>
      </w:r>
      <w:r w:rsidR="006F3F4C" w:rsidRPr="00CD3AC5">
        <w:rPr>
          <w:rFonts w:ascii="Times New Roman" w:hAnsi="Times New Roman" w:cs="Times New Roman"/>
          <w:sz w:val="24"/>
          <w:szCs w:val="24"/>
        </w:rPr>
        <w:t xml:space="preserve"> may see this effect reflected in their child SSI participation rates.</w:t>
      </w:r>
      <w:r w:rsidR="006030F1" w:rsidRPr="00CD3AC5">
        <w:rPr>
          <w:rFonts w:ascii="Times New Roman" w:hAnsi="Times New Roman" w:cs="Times New Roman"/>
          <w:sz w:val="24"/>
          <w:szCs w:val="24"/>
        </w:rPr>
        <w:fldChar w:fldCharType="begin"/>
      </w:r>
      <w:r w:rsidR="00F84864" w:rsidRPr="00CD3AC5">
        <w:rPr>
          <w:rFonts w:ascii="Times New Roman" w:hAnsi="Times New Roman" w:cs="Times New Roman"/>
          <w:sz w:val="24"/>
          <w:szCs w:val="24"/>
        </w:rPr>
        <w:instrText xml:space="preserve"> ADDIN ZOTERO_ITEM CSL_CITATION {"citationID":"a2TGeCnJ","properties":{"formattedCitation":"\\super 14,15\\nosupersub{}","plainCitation":"14,15","noteIndex":0},"citationItems":[{"id":963,"uris":["http://zotero.org/users/6239254/items/AXVXUK8J"],"itemData":{"id":963,"type":"webpage","title":"III. The Supplemental Security Income Program","URL":"https://www.ssa.gov/OACT/ssir/SSI19/III_ProgramDescription.html#98370","accessed":{"date-parts":[["2022",6,21]]}}},{"id":965,"uris":["http://zotero.org/users/6239254/items/S85QPY9F"],"itemData":{"id":965,"type":"post-weblog","abstract":"This page displays an interactive map of the current status of state decisions on the Affordable Care Act’s Medicaid expansion. Additional Medicaid expansion resources are listed (with links)…","container-title":"KFF","language":"en-US","title":"Status of State Medicaid Expansion Decisions: Interactive Map","title-short":"Status of State Medicaid Expansion Decisions","URL":"https://www.kff.org/medicaid/issue-brief/status-of-state-medicaid-expansion-decisions-interactive-map/","author":[{"literal":"2022"}],"accessed":{"date-parts":[["2022",6,21]]},"issued":{"date-parts":[["2022",6,15]]}}}],"schema":"https://github.com/citation-style-language/schema/raw/master/csl-citation.json"} </w:instrText>
      </w:r>
      <w:r w:rsidR="006030F1" w:rsidRPr="00CD3AC5">
        <w:rPr>
          <w:rFonts w:ascii="Times New Roman" w:hAnsi="Times New Roman" w:cs="Times New Roman"/>
          <w:sz w:val="24"/>
          <w:szCs w:val="24"/>
        </w:rPr>
        <w:fldChar w:fldCharType="separate"/>
      </w:r>
      <w:r w:rsidR="00E376CD" w:rsidRPr="00CD3AC5">
        <w:rPr>
          <w:rFonts w:ascii="Times New Roman" w:hAnsi="Times New Roman" w:cs="Times New Roman"/>
          <w:sz w:val="24"/>
          <w:szCs w:val="28"/>
          <w:vertAlign w:val="superscript"/>
        </w:rPr>
        <w:t>14,15</w:t>
      </w:r>
      <w:r w:rsidR="006030F1" w:rsidRPr="00CD3AC5">
        <w:rPr>
          <w:rFonts w:ascii="Times New Roman" w:hAnsi="Times New Roman" w:cs="Times New Roman"/>
          <w:sz w:val="24"/>
          <w:szCs w:val="24"/>
        </w:rPr>
        <w:fldChar w:fldCharType="end"/>
      </w:r>
      <w:r w:rsidR="006030F1" w:rsidRPr="00CD3AC5">
        <w:rPr>
          <w:rFonts w:ascii="Times New Roman" w:hAnsi="Times New Roman" w:cs="Times New Roman"/>
          <w:sz w:val="24"/>
          <w:szCs w:val="24"/>
        </w:rPr>
        <w:t xml:space="preserve"> </w:t>
      </w:r>
      <w:r w:rsidR="00240E3F" w:rsidRPr="00CD3AC5">
        <w:rPr>
          <w:rFonts w:ascii="Times New Roman" w:hAnsi="Times New Roman" w:cs="Times New Roman"/>
          <w:sz w:val="24"/>
          <w:szCs w:val="24"/>
        </w:rPr>
        <w:t>Beyond these potential policy impacts, e</w:t>
      </w:r>
      <w:r w:rsidR="00D10CCF" w:rsidRPr="00CD3AC5">
        <w:rPr>
          <w:rFonts w:ascii="Times New Roman" w:hAnsi="Times New Roman" w:cs="Times New Roman"/>
          <w:sz w:val="24"/>
          <w:szCs w:val="24"/>
        </w:rPr>
        <w:t xml:space="preserve">vidence of </w:t>
      </w:r>
      <w:r w:rsidR="00240E3F" w:rsidRPr="00CD3AC5">
        <w:rPr>
          <w:rFonts w:ascii="Times New Roman" w:hAnsi="Times New Roman" w:cs="Times New Roman"/>
          <w:sz w:val="24"/>
          <w:szCs w:val="24"/>
        </w:rPr>
        <w:t>general</w:t>
      </w:r>
      <w:r w:rsidR="00D10CCF" w:rsidRPr="00CD3AC5">
        <w:rPr>
          <w:rFonts w:ascii="Times New Roman" w:hAnsi="Times New Roman" w:cs="Times New Roman"/>
          <w:sz w:val="24"/>
          <w:szCs w:val="24"/>
        </w:rPr>
        <w:t xml:space="preserve"> geographic variation in SSI participation</w:t>
      </w:r>
      <w:r w:rsidR="00240E3F" w:rsidRPr="00CD3AC5">
        <w:rPr>
          <w:rFonts w:ascii="Times New Roman" w:hAnsi="Times New Roman" w:cs="Times New Roman"/>
          <w:sz w:val="24"/>
          <w:szCs w:val="24"/>
        </w:rPr>
        <w:t xml:space="preserve"> has been shown to exist</w:t>
      </w:r>
      <w:r w:rsidR="00D10CCF" w:rsidRPr="00CD3AC5">
        <w:rPr>
          <w:rFonts w:ascii="Times New Roman" w:hAnsi="Times New Roman" w:cs="Times New Roman"/>
          <w:sz w:val="24"/>
          <w:szCs w:val="24"/>
        </w:rPr>
        <w:t>.</w:t>
      </w:r>
      <w:r w:rsidR="00A233CC" w:rsidRPr="00CD3AC5">
        <w:rPr>
          <w:rFonts w:ascii="Times New Roman" w:hAnsi="Times New Roman" w:cs="Times New Roman"/>
          <w:sz w:val="24"/>
          <w:szCs w:val="24"/>
        </w:rPr>
        <w:fldChar w:fldCharType="begin"/>
      </w:r>
      <w:r w:rsidR="00346EFA" w:rsidRPr="00CD3AC5">
        <w:rPr>
          <w:rFonts w:ascii="Times New Roman" w:hAnsi="Times New Roman" w:cs="Times New Roman"/>
          <w:sz w:val="24"/>
          <w:szCs w:val="24"/>
        </w:rPr>
        <w:instrText xml:space="preserve"> ADDIN ZOTERO_ITEM CSL_CITATION {"citationID":"nNrVgwe6","properties":{"formattedCitation":"\\super 8,10,16\\uc0\\u8211{}18\\nosupersub{}","plainCitation":"8,10,16–18","noteIndex":0},"citationItems":[{"id":954,"uris":["http://zotero.org/users/6239254/items/CP82BHJP"],"itemData":{"id":954,"type":"article-journal","container-title":"Social Security Bulletin","issue":"2","page":"29-47","title":"Accounting for Geographic Variation in Social Security Disability Prog","volume":"78","author":[{"family":"Gettens","given":"John"},{"family":"Lei","given":"Pei-Pei"},{"family":"Henry","given":"Alex"}]}},{"id":957,"uris":["http://zotero.org/users/6239254/items/4QKCYD6K"],"itemData":{"id":957,"type":"book","abstract":"Download a PDF of \"Mental Disorders and Disabilities Among Low-Income Children\" by the National Academies of Sciences, Engineering, and Medicine for free.","ISBN":"978-0-309-37685-3","language":"en","note":"DOI: 10.17226/21780","source":"nap.nationalacademies.org","title":"Mental Disorders and Disabilities Among Low-Income Children","URL":"https://nap.nationalacademies.org/catalog/21780/mental-disorders-and-disabilities-among-low-income-children","author":[{"family":"National Academies of Sciences","given":"Engineering"}],"accessed":{"date-parts":[["2022",6,25]]},"issued":{"date-parts":[["2015",9,9]]}}},{"id":998,"uris":["http://zotero.org/users/6239254/items/XX2QVMFZ"],"itemData":{"id":998,"type":"article-journal","container-title":"Journal of Disability Policy Studies","DOI":"10.1177/1044207317714746","issue":"3","title":"Child Participation in Supplemental Security Income: Cross- and Within-State Determinants of Caseload Growth","volume":"28","author":[{"family":"Schmidt","given":"Lucie"},{"family":"Sevak","given":"Purvi"}],"accessed":{"date-parts":[["2022",6,21]]},"issued":{"date-parts":[["2017",6,28]]}}},{"id":996,"uris":["http://zotero.org/users/6239254/items/M5CDNCJP"],"itemData":{"id":996,"type":"report","abstract":"The Supplemental Security Income (SSI) program, a federal income support program administered by the Social Security Administration (SSA), which includes children under age 18 with disabilities in low-income households, has grown in recent years.","collection-title":"Mathematica Policy Research Reports","language":"en","note":"container-title: Mathematica Policy Research Reports","number":"4e80b206b0664d938e35325220c9bfd4","publisher":"Mathematica Policy Research","source":"ideas.repec.org","title":"The Child SSI Program and the Changing Safety Net","URL":"https://ideas.repec.org/p/mpr/mprres/4e80b206b0664d938e35325220c9bfd4.html","author":[{"family":"Wittenburg","given":"David"},{"family":"Tambornino","given":"John"},{"family":"Brown","given":"Elizabeth"},{"family":"Rowe","given":"Gretchen"},{"family":"DeCamillis","given":"Mason"},{"family":"Crouse","given":"Gilbert"}],"accessed":{"date-parts":[["2022",6,21]]},"issued":{"date-parts":[["2015",4,14]]}}},{"id":967,"uris":["http://zotero.org/users/6239254/items/73NLUKRI"],"itemData":{"id":967,"type":"article-journal","abstract":"OBJECTIVE: The study examined state variation in rates of Supplemental Security Income (SSI) determinations, allowances, and receipt of benefits for ten selected child mental disabilities in 2013.\nMETHODS: SSI administrative and U.S. Census Bureau data collected by a multidisciplinary consensus committee convened by the National Academies of Science, Engineering, and Medicine in 2015 were examined.\nRESULTS: Less than 1% of children in 2013 were recipients of SSI for mental disabilities. Determination rates ranged from 1,441 to 251 per 100,000 low-income children, an almost sixfold difference. Allowance rates varied from 16% to 78%, a fivefold difference. Receipt of benefits ranged from .7% to 5.3%, a sevenfold difference.\nCONCLUSIONS: Large unexplained discrepancies across states were found in review and receipt of SSI benefits for low-income children with mental disabilities. Inequities that cannot be explained by disability severity or financial need violate the ethos of equitable access to federally entitled services.","container-title":"Psychiatric Services (Washington, D.C.)","DOI":"10.1176/appi.ps.201600118","ISSN":"1557-9700","issue":"2","journalAbbreviation":"Psychiatr Serv","language":"eng","note":"PMID: 27691374\nPMCID: PMC5538568","page":"195-198","source":"PubMed","title":"State-to-State Variation in SSI Enrollment for Children With Mental Disabilities: An Administrative and Ethical Challenge","title-short":"State-to-State Variation in SSI Enrollment for Children With Mental Disabilities","volume":"68","author":[{"family":"Hoagwood","given":"Kimberly E."},{"family":"Zima","given":"Bonnie T."},{"family":"Buka","given":"Stephen L."},{"family":"Houtrow","given":"Amy"},{"family":"Kelleher","given":"Kelly J."}],"issued":{"date-parts":[["2017",2,1]]}}}],"schema":"https://github.com/citation-style-language/schema/raw/master/csl-citation.json"} </w:instrText>
      </w:r>
      <w:r w:rsidR="00A233CC" w:rsidRPr="00CD3AC5">
        <w:rPr>
          <w:rFonts w:ascii="Times New Roman" w:hAnsi="Times New Roman" w:cs="Times New Roman"/>
          <w:sz w:val="24"/>
          <w:szCs w:val="24"/>
        </w:rPr>
        <w:fldChar w:fldCharType="separate"/>
      </w:r>
      <w:r w:rsidR="00F043AE" w:rsidRPr="00CD3AC5">
        <w:rPr>
          <w:rFonts w:ascii="Times New Roman" w:hAnsi="Times New Roman" w:cs="Times New Roman"/>
          <w:sz w:val="24"/>
          <w:szCs w:val="28"/>
          <w:vertAlign w:val="superscript"/>
        </w:rPr>
        <w:t>8,10,16–18</w:t>
      </w:r>
      <w:r w:rsidR="00A233CC" w:rsidRPr="00CD3AC5">
        <w:rPr>
          <w:rFonts w:ascii="Times New Roman" w:hAnsi="Times New Roman" w:cs="Times New Roman"/>
          <w:sz w:val="24"/>
          <w:szCs w:val="24"/>
        </w:rPr>
        <w:fldChar w:fldCharType="end"/>
      </w:r>
      <w:r w:rsidR="00D10EE5" w:rsidRPr="00CD3AC5">
        <w:rPr>
          <w:rFonts w:ascii="Times New Roman" w:hAnsi="Times New Roman" w:cs="Times New Roman"/>
          <w:color w:val="ED7D31" w:themeColor="accent2"/>
          <w:sz w:val="24"/>
          <w:szCs w:val="24"/>
        </w:rPr>
        <w:t xml:space="preserve"> </w:t>
      </w:r>
    </w:p>
    <w:p w14:paraId="5A6B2A1B" w14:textId="28BB46C3" w:rsidR="003614D4" w:rsidRPr="00CD3AC5" w:rsidRDefault="004254BA" w:rsidP="00315151">
      <w:pPr>
        <w:spacing w:after="0" w:line="360" w:lineRule="auto"/>
        <w:ind w:firstLine="720"/>
        <w:rPr>
          <w:rFonts w:ascii="Times New Roman" w:hAnsi="Times New Roman" w:cs="Times New Roman"/>
          <w:sz w:val="24"/>
          <w:szCs w:val="24"/>
        </w:rPr>
      </w:pPr>
      <w:r w:rsidRPr="00CD3AC5">
        <w:rPr>
          <w:rFonts w:ascii="Times New Roman" w:hAnsi="Times New Roman" w:cs="Times New Roman"/>
          <w:sz w:val="24"/>
          <w:szCs w:val="24"/>
        </w:rPr>
        <w:t xml:space="preserve">The primary purpose </w:t>
      </w:r>
      <w:r w:rsidR="00D72F25" w:rsidRPr="00CD3AC5">
        <w:rPr>
          <w:rFonts w:ascii="Times New Roman" w:hAnsi="Times New Roman" w:cs="Times New Roman"/>
          <w:sz w:val="24"/>
          <w:szCs w:val="24"/>
        </w:rPr>
        <w:t>of this study is to</w:t>
      </w:r>
      <w:r w:rsidRPr="00CD3AC5">
        <w:rPr>
          <w:rFonts w:ascii="Times New Roman" w:hAnsi="Times New Roman" w:cs="Times New Roman"/>
          <w:sz w:val="24"/>
          <w:szCs w:val="24"/>
        </w:rPr>
        <w:t xml:space="preserve"> </w:t>
      </w:r>
      <w:r w:rsidR="00C85C86" w:rsidRPr="00CD3AC5">
        <w:rPr>
          <w:rFonts w:ascii="Times New Roman" w:hAnsi="Times New Roman" w:cs="Times New Roman"/>
          <w:sz w:val="24"/>
          <w:szCs w:val="24"/>
        </w:rPr>
        <w:t xml:space="preserve">develop </w:t>
      </w:r>
      <w:del w:id="7" w:author="Danielson, Melissa (CDC/DDNID/NCBDDD/DHDD)" w:date="2022-06-30T15:09:00Z">
        <w:r w:rsidR="00D72F25" w:rsidRPr="00CD3AC5" w:rsidDel="001F32A0">
          <w:rPr>
            <w:rFonts w:ascii="Times New Roman" w:hAnsi="Times New Roman" w:cs="Times New Roman"/>
            <w:sz w:val="24"/>
            <w:szCs w:val="24"/>
          </w:rPr>
          <w:delText xml:space="preserve">base </w:delText>
        </w:r>
      </w:del>
      <w:r w:rsidR="008D2AA8" w:rsidRPr="00CD3AC5">
        <w:rPr>
          <w:rFonts w:ascii="Times New Roman" w:hAnsi="Times New Roman" w:cs="Times New Roman"/>
          <w:sz w:val="24"/>
          <w:szCs w:val="24"/>
        </w:rPr>
        <w:t xml:space="preserve">national and state </w:t>
      </w:r>
      <w:r w:rsidR="00D72F25" w:rsidRPr="00CD3AC5">
        <w:rPr>
          <w:rFonts w:ascii="Times New Roman" w:hAnsi="Times New Roman" w:cs="Times New Roman"/>
          <w:sz w:val="24"/>
          <w:szCs w:val="24"/>
        </w:rPr>
        <w:t>estimate</w:t>
      </w:r>
      <w:r w:rsidR="00C85C86" w:rsidRPr="00CD3AC5">
        <w:rPr>
          <w:rFonts w:ascii="Times New Roman" w:hAnsi="Times New Roman" w:cs="Times New Roman"/>
          <w:sz w:val="24"/>
          <w:szCs w:val="24"/>
        </w:rPr>
        <w:t xml:space="preserve">s of </w:t>
      </w:r>
      <w:r w:rsidRPr="00CD3AC5">
        <w:rPr>
          <w:rFonts w:ascii="Times New Roman" w:hAnsi="Times New Roman" w:cs="Times New Roman"/>
          <w:sz w:val="24"/>
          <w:szCs w:val="24"/>
        </w:rPr>
        <w:t>child SSI participation rate</w:t>
      </w:r>
      <w:r w:rsidR="00456983" w:rsidRPr="00CD3AC5">
        <w:rPr>
          <w:rFonts w:ascii="Times New Roman" w:hAnsi="Times New Roman" w:cs="Times New Roman"/>
          <w:sz w:val="24"/>
          <w:szCs w:val="24"/>
        </w:rPr>
        <w:t xml:space="preserve"> among those who are program eligible</w:t>
      </w:r>
      <w:r w:rsidRPr="00CD3AC5">
        <w:rPr>
          <w:rFonts w:ascii="Times New Roman" w:hAnsi="Times New Roman" w:cs="Times New Roman"/>
          <w:sz w:val="24"/>
          <w:szCs w:val="24"/>
        </w:rPr>
        <w:t xml:space="preserve">. </w:t>
      </w:r>
      <w:r w:rsidR="005D5150" w:rsidRPr="00CD3AC5">
        <w:rPr>
          <w:rFonts w:ascii="Times New Roman" w:hAnsi="Times New Roman" w:cs="Times New Roman"/>
          <w:sz w:val="24"/>
          <w:szCs w:val="24"/>
        </w:rPr>
        <w:t xml:space="preserve">Estimates of </w:t>
      </w:r>
      <w:r w:rsidR="008D2AA8" w:rsidRPr="00CD3AC5">
        <w:rPr>
          <w:rFonts w:ascii="Times New Roman" w:hAnsi="Times New Roman" w:cs="Times New Roman"/>
          <w:sz w:val="24"/>
          <w:szCs w:val="24"/>
        </w:rPr>
        <w:t>child</w:t>
      </w:r>
      <w:r w:rsidR="005D5150" w:rsidRPr="00CD3AC5">
        <w:rPr>
          <w:rFonts w:ascii="Times New Roman" w:hAnsi="Times New Roman" w:cs="Times New Roman"/>
          <w:sz w:val="24"/>
          <w:szCs w:val="24"/>
        </w:rPr>
        <w:t xml:space="preserve"> SSI </w:t>
      </w:r>
      <w:r w:rsidR="00C85C86" w:rsidRPr="00CD3AC5">
        <w:rPr>
          <w:rFonts w:ascii="Times New Roman" w:hAnsi="Times New Roman" w:cs="Times New Roman"/>
          <w:sz w:val="24"/>
          <w:szCs w:val="24"/>
        </w:rPr>
        <w:t>participation</w:t>
      </w:r>
      <w:r w:rsidR="005D5150" w:rsidRPr="00CD3AC5">
        <w:rPr>
          <w:rFonts w:ascii="Times New Roman" w:hAnsi="Times New Roman" w:cs="Times New Roman"/>
          <w:sz w:val="24"/>
          <w:szCs w:val="24"/>
        </w:rPr>
        <w:t xml:space="preserve"> could inform federal and state efforts to reach more eligible families, provide </w:t>
      </w:r>
      <w:r w:rsidR="008D2AA8" w:rsidRPr="00CD3AC5">
        <w:rPr>
          <w:rFonts w:ascii="Times New Roman" w:hAnsi="Times New Roman" w:cs="Times New Roman"/>
          <w:sz w:val="24"/>
          <w:szCs w:val="24"/>
        </w:rPr>
        <w:t>a basis</w:t>
      </w:r>
      <w:r w:rsidR="005D5150" w:rsidRPr="00CD3AC5">
        <w:rPr>
          <w:rFonts w:ascii="Times New Roman" w:hAnsi="Times New Roman" w:cs="Times New Roman"/>
          <w:sz w:val="24"/>
          <w:szCs w:val="24"/>
        </w:rPr>
        <w:t xml:space="preserve"> on which to monitor effects of those efforts, and provide the </w:t>
      </w:r>
      <w:r w:rsidR="008D2AA8" w:rsidRPr="00CD3AC5">
        <w:rPr>
          <w:rFonts w:ascii="Times New Roman" w:hAnsi="Times New Roman" w:cs="Times New Roman"/>
          <w:sz w:val="24"/>
          <w:szCs w:val="24"/>
        </w:rPr>
        <w:t>foundation</w:t>
      </w:r>
      <w:r w:rsidR="005D5150" w:rsidRPr="00CD3AC5">
        <w:rPr>
          <w:rFonts w:ascii="Times New Roman" w:hAnsi="Times New Roman" w:cs="Times New Roman"/>
          <w:sz w:val="24"/>
          <w:szCs w:val="24"/>
        </w:rPr>
        <w:t xml:space="preserve"> for estimating true potential population level impact of fed</w:t>
      </w:r>
      <w:r w:rsidR="00C85C86" w:rsidRPr="00CD3AC5">
        <w:rPr>
          <w:rFonts w:ascii="Times New Roman" w:hAnsi="Times New Roman" w:cs="Times New Roman"/>
          <w:sz w:val="24"/>
          <w:szCs w:val="24"/>
        </w:rPr>
        <w:t>eral</w:t>
      </w:r>
      <w:r w:rsidR="005D5150" w:rsidRPr="00CD3AC5">
        <w:rPr>
          <w:rFonts w:ascii="Times New Roman" w:hAnsi="Times New Roman" w:cs="Times New Roman"/>
          <w:sz w:val="24"/>
          <w:szCs w:val="24"/>
        </w:rPr>
        <w:t xml:space="preserve"> and state policies if SSI program reach were maximized. </w:t>
      </w:r>
      <w:r w:rsidR="00D72F25" w:rsidRPr="00CD3AC5">
        <w:rPr>
          <w:rFonts w:ascii="Times New Roman" w:hAnsi="Times New Roman" w:cs="Times New Roman"/>
          <w:sz w:val="24"/>
          <w:szCs w:val="24"/>
        </w:rPr>
        <w:t xml:space="preserve">A secondary aim is to describe the distribution of uncertainty of </w:t>
      </w:r>
      <w:r w:rsidR="0076237C" w:rsidRPr="00CD3AC5">
        <w:rPr>
          <w:rFonts w:ascii="Times New Roman" w:hAnsi="Times New Roman" w:cs="Times New Roman"/>
          <w:sz w:val="24"/>
          <w:szCs w:val="24"/>
        </w:rPr>
        <w:t>our</w:t>
      </w:r>
      <w:r w:rsidR="00D72F25" w:rsidRPr="00CD3AC5">
        <w:rPr>
          <w:rFonts w:ascii="Times New Roman" w:hAnsi="Times New Roman" w:cs="Times New Roman"/>
          <w:sz w:val="24"/>
          <w:szCs w:val="24"/>
        </w:rPr>
        <w:t xml:space="preserve"> child SSI participation rate estimates</w:t>
      </w:r>
      <w:r w:rsidR="0076237C" w:rsidRPr="00CD3AC5">
        <w:rPr>
          <w:rFonts w:ascii="Times New Roman" w:hAnsi="Times New Roman" w:cs="Times New Roman"/>
          <w:sz w:val="24"/>
          <w:szCs w:val="24"/>
        </w:rPr>
        <w:t xml:space="preserve"> to provide context for future research studies</w:t>
      </w:r>
      <w:r w:rsidR="008D2AA8" w:rsidRPr="00CD3AC5">
        <w:rPr>
          <w:rFonts w:ascii="Times New Roman" w:hAnsi="Times New Roman" w:cs="Times New Roman"/>
          <w:sz w:val="24"/>
          <w:szCs w:val="24"/>
        </w:rPr>
        <w:t xml:space="preserve"> that may use our estimates</w:t>
      </w:r>
      <w:r w:rsidR="00D72F25" w:rsidRPr="00CD3AC5">
        <w:rPr>
          <w:rFonts w:ascii="Times New Roman" w:hAnsi="Times New Roman" w:cs="Times New Roman"/>
          <w:sz w:val="24"/>
          <w:szCs w:val="24"/>
        </w:rPr>
        <w:t>.</w:t>
      </w:r>
      <w:r w:rsidR="005D5150" w:rsidRPr="00CD3AC5">
        <w:rPr>
          <w:rFonts w:ascii="Times New Roman" w:hAnsi="Times New Roman" w:cs="Times New Roman"/>
          <w:sz w:val="24"/>
          <w:szCs w:val="24"/>
        </w:rPr>
        <w:t xml:space="preserve"> </w:t>
      </w:r>
      <w:r w:rsidR="003614D4" w:rsidRPr="00CD3AC5">
        <w:rPr>
          <w:rFonts w:ascii="Times New Roman" w:hAnsi="Times New Roman" w:cs="Times New Roman"/>
          <w:sz w:val="24"/>
          <w:szCs w:val="24"/>
        </w:rPr>
        <w:t xml:space="preserve"> </w:t>
      </w:r>
    </w:p>
    <w:p w14:paraId="3241AAE7" w14:textId="77777777" w:rsidR="007A6400" w:rsidRPr="00CD3AC5" w:rsidRDefault="007A6400" w:rsidP="00315151">
      <w:pPr>
        <w:spacing w:after="0" w:line="360" w:lineRule="auto"/>
        <w:rPr>
          <w:rFonts w:ascii="Times New Roman" w:hAnsi="Times New Roman" w:cs="Times New Roman"/>
          <w:sz w:val="24"/>
          <w:szCs w:val="24"/>
        </w:rPr>
      </w:pPr>
    </w:p>
    <w:p w14:paraId="27CCF547" w14:textId="78BEA5D0" w:rsidR="00D04409" w:rsidRPr="00CD3AC5" w:rsidRDefault="00D04409" w:rsidP="00315151">
      <w:pPr>
        <w:spacing w:after="0" w:line="360" w:lineRule="auto"/>
        <w:rPr>
          <w:rFonts w:ascii="Times New Roman" w:hAnsi="Times New Roman" w:cs="Times New Roman"/>
          <w:b/>
          <w:bCs/>
          <w:sz w:val="24"/>
          <w:szCs w:val="24"/>
        </w:rPr>
      </w:pPr>
      <w:r w:rsidRPr="00CD3AC5">
        <w:rPr>
          <w:rFonts w:ascii="Times New Roman" w:hAnsi="Times New Roman" w:cs="Times New Roman"/>
          <w:b/>
          <w:bCs/>
          <w:sz w:val="24"/>
          <w:szCs w:val="24"/>
        </w:rPr>
        <w:t>METHODS</w:t>
      </w:r>
    </w:p>
    <w:p w14:paraId="43BA39A1" w14:textId="0F2B581C" w:rsidR="009417F6" w:rsidRPr="00CD3AC5" w:rsidRDefault="009417F6" w:rsidP="00315151">
      <w:pPr>
        <w:spacing w:after="0" w:line="360" w:lineRule="auto"/>
        <w:rPr>
          <w:rFonts w:ascii="Times New Roman" w:hAnsi="Times New Roman" w:cs="Times New Roman"/>
          <w:sz w:val="24"/>
          <w:szCs w:val="24"/>
        </w:rPr>
      </w:pPr>
      <w:r w:rsidRPr="00CD3AC5">
        <w:rPr>
          <w:rFonts w:ascii="Times New Roman" w:hAnsi="Times New Roman" w:cs="Times New Roman"/>
          <w:sz w:val="24"/>
          <w:szCs w:val="24"/>
        </w:rPr>
        <w:t>To understand child SSI participation at the state</w:t>
      </w:r>
      <w:r w:rsidR="008D2AA8" w:rsidRPr="00CD3AC5">
        <w:rPr>
          <w:rFonts w:ascii="Times New Roman" w:hAnsi="Times New Roman" w:cs="Times New Roman"/>
          <w:sz w:val="24"/>
          <w:szCs w:val="24"/>
        </w:rPr>
        <w:t xml:space="preserve"> </w:t>
      </w:r>
      <w:r w:rsidRPr="00CD3AC5">
        <w:rPr>
          <w:rFonts w:ascii="Times New Roman" w:hAnsi="Times New Roman" w:cs="Times New Roman"/>
          <w:sz w:val="24"/>
          <w:szCs w:val="24"/>
        </w:rPr>
        <w:t>level, we gather</w:t>
      </w:r>
      <w:ins w:id="8" w:author="Danielson, Melissa (CDC/DDNID/NCBDDD/DHDD)" w:date="2022-06-30T15:10:00Z">
        <w:r w:rsidR="001F32A0">
          <w:rPr>
            <w:rFonts w:ascii="Times New Roman" w:hAnsi="Times New Roman" w:cs="Times New Roman"/>
            <w:sz w:val="24"/>
            <w:szCs w:val="24"/>
          </w:rPr>
          <w:t>ed</w:t>
        </w:r>
      </w:ins>
      <w:r w:rsidRPr="00CD3AC5">
        <w:rPr>
          <w:rFonts w:ascii="Times New Roman" w:hAnsi="Times New Roman" w:cs="Times New Roman"/>
          <w:sz w:val="24"/>
          <w:szCs w:val="24"/>
        </w:rPr>
        <w:t xml:space="preserve"> information on the number of children who received SSI in each state and the number of children who were potentially eligible via both financial and disability criteria.</w:t>
      </w:r>
      <w:r w:rsidR="005520B4" w:rsidRPr="00CD3AC5">
        <w:rPr>
          <w:rFonts w:ascii="Times New Roman" w:hAnsi="Times New Roman" w:cs="Times New Roman"/>
          <w:sz w:val="24"/>
          <w:szCs w:val="24"/>
        </w:rPr>
        <w:t xml:space="preserve"> W</w:t>
      </w:r>
      <w:r w:rsidRPr="00CD3AC5">
        <w:rPr>
          <w:rFonts w:ascii="Times New Roman" w:hAnsi="Times New Roman" w:cs="Times New Roman"/>
          <w:sz w:val="24"/>
          <w:szCs w:val="24"/>
        </w:rPr>
        <w:t xml:space="preserve">e </w:t>
      </w:r>
      <w:r w:rsidR="005520B4" w:rsidRPr="00CD3AC5">
        <w:rPr>
          <w:rFonts w:ascii="Times New Roman" w:hAnsi="Times New Roman" w:cs="Times New Roman"/>
          <w:sz w:val="24"/>
          <w:szCs w:val="24"/>
        </w:rPr>
        <w:t>assume</w:t>
      </w:r>
      <w:ins w:id="9" w:author="Danielson, Melissa (CDC/DDNID/NCBDDD/DHDD)" w:date="2022-06-30T15:10:00Z">
        <w:r w:rsidR="001F32A0">
          <w:rPr>
            <w:rFonts w:ascii="Times New Roman" w:hAnsi="Times New Roman" w:cs="Times New Roman"/>
            <w:sz w:val="24"/>
            <w:szCs w:val="24"/>
          </w:rPr>
          <w:t>d</w:t>
        </w:r>
      </w:ins>
      <w:r w:rsidR="005520B4" w:rsidRPr="00CD3AC5">
        <w:rPr>
          <w:rFonts w:ascii="Times New Roman" w:hAnsi="Times New Roman" w:cs="Times New Roman"/>
          <w:sz w:val="24"/>
          <w:szCs w:val="24"/>
        </w:rPr>
        <w:t xml:space="preserve"> that families with incomes below</w:t>
      </w:r>
      <w:r w:rsidRPr="00CD3AC5">
        <w:rPr>
          <w:rFonts w:ascii="Times New Roman" w:hAnsi="Times New Roman" w:cs="Times New Roman"/>
          <w:sz w:val="24"/>
          <w:szCs w:val="24"/>
        </w:rPr>
        <w:t xml:space="preserve"> 200% of the </w:t>
      </w:r>
      <w:ins w:id="10" w:author="Danielson, Melissa (CDC/DDNID/NCBDDD/DHDD)" w:date="2022-06-30T15:10:00Z">
        <w:r w:rsidR="001F32A0">
          <w:rPr>
            <w:rFonts w:ascii="Times New Roman" w:hAnsi="Times New Roman" w:cs="Times New Roman"/>
            <w:sz w:val="24"/>
            <w:szCs w:val="24"/>
          </w:rPr>
          <w:t>federal poverty level (</w:t>
        </w:r>
      </w:ins>
      <w:r w:rsidRPr="00CD3AC5">
        <w:rPr>
          <w:rFonts w:ascii="Times New Roman" w:hAnsi="Times New Roman" w:cs="Times New Roman"/>
          <w:sz w:val="24"/>
          <w:szCs w:val="24"/>
        </w:rPr>
        <w:t>FPL</w:t>
      </w:r>
      <w:ins w:id="11" w:author="Danielson, Melissa (CDC/DDNID/NCBDDD/DHDD)" w:date="2022-06-30T15:10:00Z">
        <w:r w:rsidR="001F32A0">
          <w:rPr>
            <w:rFonts w:ascii="Times New Roman" w:hAnsi="Times New Roman" w:cs="Times New Roman"/>
            <w:sz w:val="24"/>
            <w:szCs w:val="24"/>
          </w:rPr>
          <w:t>)</w:t>
        </w:r>
      </w:ins>
      <w:r w:rsidR="005520B4" w:rsidRPr="00CD3AC5">
        <w:rPr>
          <w:rFonts w:ascii="Times New Roman" w:hAnsi="Times New Roman" w:cs="Times New Roman"/>
          <w:sz w:val="24"/>
          <w:szCs w:val="24"/>
        </w:rPr>
        <w:t xml:space="preserve"> are financially eligible for SSI, which is a proxy for financial eligibility that has been used in previous relevant literature.</w:t>
      </w:r>
      <w:r w:rsidR="009254F2" w:rsidRPr="00CD3AC5">
        <w:rPr>
          <w:rFonts w:ascii="Times New Roman" w:hAnsi="Times New Roman" w:cs="Times New Roman"/>
          <w:sz w:val="24"/>
          <w:szCs w:val="24"/>
        </w:rPr>
        <w:fldChar w:fldCharType="begin"/>
      </w:r>
      <w:r w:rsidR="00346EFA" w:rsidRPr="00CD3AC5">
        <w:rPr>
          <w:rFonts w:ascii="Times New Roman" w:hAnsi="Times New Roman" w:cs="Times New Roman"/>
          <w:sz w:val="24"/>
          <w:szCs w:val="24"/>
        </w:rPr>
        <w:instrText xml:space="preserve"> ADDIN ZOTERO_ITEM CSL_CITATION {"citationID":"YRiVB5Q5","properties":{"formattedCitation":"\\super 10,17,18\\nosupersub{}","plainCitation":"10,17,18","noteIndex":0},"citationItems":[{"id":957,"uris":["http://zotero.org/users/6239254/items/4QKCYD6K"],"itemData":{"id":957,"type":"book","abstract":"Download a PDF of \"Mental Disorders and Disabilities Among Low-Income Children\" by the National Academies of Sciences, Engineering, and Medicine for free.","ISBN":"978-0-309-37685-3","language":"en","note":"DOI: 10.17226/21780","source":"nap.nationalacademies.org","title":"Mental Disorders and Disabilities Among Low-Income Children","URL":"https://nap.nationalacademies.org/catalog/21780/mental-disorders-and-disabilities-among-low-income-children","author":[{"family":"National Academies of Sciences","given":"Engineering"}],"accessed":{"date-parts":[["2022",6,25]]},"issued":{"date-parts":[["2015",9,9]]}}},{"id":967,"uris":["http://zotero.org/users/6239254/items/73NLUKRI"],"itemData":{"id":967,"type":"article-journal","abstract":"OBJECTIVE: The study examined state variation in rates of Supplemental Security Income (SSI) determinations, allowances, and receipt of benefits for ten selected child mental disabilities in 2013.\nMETHODS: SSI administrative and U.S. Census Bureau data collected by a multidisciplinary consensus committee convened by the National Academies of Science, Engineering, and Medicine in 2015 were examined.\nRESULTS: Less than 1% of children in 2013 were recipients of SSI for mental disabilities. Determination rates ranged from 1,441 to 251 per 100,000 low-income children, an almost sixfold difference. Allowance rates varied from 16% to 78%, a fivefold difference. Receipt of benefits ranged from .7% to 5.3%, a sevenfold difference.\nCONCLUSIONS: Large unexplained discrepancies across states were found in review and receipt of SSI benefits for low-income children with mental disabilities. Inequities that cannot be explained by disability severity or financial need violate the ethos of equitable access to federally entitled services.","container-title":"Psychiatric Services (Washington, D.C.)","DOI":"10.1176/appi.ps.201600118","ISSN":"1557-9700","issue":"2","journalAbbreviation":"Psychiatr Serv","language":"eng","note":"PMID: 27691374\nPMCID: PMC5538568","page":"195-198","source":"PubMed","title":"State-to-State Variation in SSI Enrollment for Children With Mental Disabilities: An Administrative and Ethical Challenge","title-short":"State-to-State Variation in SSI Enrollment for Children With Mental Disabilities","volume":"68","author":[{"family":"Hoagwood","given":"Kimberly E."},{"family":"Zima","given":"Bonnie T."},{"family":"Buka","given":"Stephen L."},{"family":"Houtrow","given":"Amy"},{"family":"Kelleher","given":"Kelly J."}],"issued":{"date-parts":[["2017",2,1]]}}},{"id":996,"uris":["http://zotero.org/users/6239254/items/M5CDNCJP"],"itemData":{"id":996,"type":"report","abstract":"The Supplemental Security Income (SSI) program, a federal income support program administered by the Social Security Administration (SSA), which includes children under age 18 with disabilities in low-income households, has grown in recent years.","collection-title":"Mathematica Policy Research Reports","language":"en","note":"container-title: Mathematica Policy Research Reports","number":"4e80b206b0664d938e35325220c9bfd4","publisher":"Mathematica Policy Research","source":"ideas.repec.org","title":"The Child SSI Program and the Changing Safety Net","URL":"https://ideas.repec.org/p/mpr/mprres/4e80b206b0664d938e35325220c9bfd4.html","author":[{"family":"Wittenburg","given":"David"},{"family":"Tambornino","given":"John"},{"family":"Brown","given":"Elizabeth"},{"family":"Rowe","given":"Gretchen"},{"family":"DeCamillis","given":"Mason"},{"family":"Crouse","given":"Gilbert"}],"accessed":{"date-parts":[["2022",6,21]]},"issued":{"date-parts":[["2015",4,14]]}}}],"schema":"https://github.com/citation-style-language/schema/raw/master/csl-citation.json"} </w:instrText>
      </w:r>
      <w:r w:rsidR="009254F2" w:rsidRPr="00CD3AC5">
        <w:rPr>
          <w:rFonts w:ascii="Times New Roman" w:hAnsi="Times New Roman" w:cs="Times New Roman"/>
          <w:sz w:val="24"/>
          <w:szCs w:val="24"/>
        </w:rPr>
        <w:fldChar w:fldCharType="separate"/>
      </w:r>
      <w:r w:rsidR="00E376CD" w:rsidRPr="00CD3AC5">
        <w:rPr>
          <w:rFonts w:ascii="Times New Roman" w:hAnsi="Times New Roman" w:cs="Times New Roman"/>
          <w:sz w:val="24"/>
          <w:szCs w:val="28"/>
          <w:vertAlign w:val="superscript"/>
        </w:rPr>
        <w:t>10,17,18</w:t>
      </w:r>
      <w:r w:rsidR="009254F2" w:rsidRPr="00CD3AC5">
        <w:rPr>
          <w:rFonts w:ascii="Times New Roman" w:hAnsi="Times New Roman" w:cs="Times New Roman"/>
          <w:sz w:val="24"/>
          <w:szCs w:val="24"/>
        </w:rPr>
        <w:fldChar w:fldCharType="end"/>
      </w:r>
      <w:r w:rsidR="009254F2" w:rsidRPr="00CD3AC5">
        <w:rPr>
          <w:rFonts w:ascii="Times New Roman" w:hAnsi="Times New Roman" w:cs="Times New Roman"/>
          <w:sz w:val="24"/>
          <w:szCs w:val="24"/>
        </w:rPr>
        <w:t xml:space="preserve"> </w:t>
      </w:r>
      <w:r w:rsidR="00ED65C5" w:rsidRPr="00CD3AC5">
        <w:rPr>
          <w:rFonts w:ascii="Times New Roman" w:hAnsi="Times New Roman" w:cs="Times New Roman"/>
          <w:sz w:val="24"/>
          <w:szCs w:val="24"/>
        </w:rPr>
        <w:t xml:space="preserve">As of 2013, the family income of 77.9% of child </w:t>
      </w:r>
      <w:ins w:id="12" w:author="Danielson, Melissa (CDC/DDNID/NCBDDD/DHDD)" w:date="2022-06-30T15:11:00Z">
        <w:r w:rsidR="001F32A0">
          <w:rPr>
            <w:rFonts w:ascii="Times New Roman" w:hAnsi="Times New Roman" w:cs="Times New Roman"/>
            <w:sz w:val="24"/>
            <w:szCs w:val="24"/>
          </w:rPr>
          <w:t xml:space="preserve">SSI </w:t>
        </w:r>
      </w:ins>
      <w:r w:rsidR="00ED65C5" w:rsidRPr="00CD3AC5">
        <w:rPr>
          <w:rFonts w:ascii="Times New Roman" w:hAnsi="Times New Roman" w:cs="Times New Roman"/>
          <w:sz w:val="24"/>
          <w:szCs w:val="24"/>
        </w:rPr>
        <w:t>recipients was less than 200% of the FPL.</w:t>
      </w:r>
      <w:r w:rsidR="009254F2" w:rsidRPr="00CD3AC5">
        <w:rPr>
          <w:rFonts w:ascii="Times New Roman" w:hAnsi="Times New Roman" w:cs="Times New Roman"/>
          <w:sz w:val="24"/>
          <w:szCs w:val="24"/>
        </w:rPr>
        <w:fldChar w:fldCharType="begin"/>
      </w:r>
      <w:r w:rsidR="00346EFA" w:rsidRPr="00CD3AC5">
        <w:rPr>
          <w:rFonts w:ascii="Times New Roman" w:hAnsi="Times New Roman" w:cs="Times New Roman"/>
          <w:sz w:val="24"/>
          <w:szCs w:val="24"/>
        </w:rPr>
        <w:instrText xml:space="preserve"> ADDIN ZOTERO_ITEM CSL_CITATION {"citationID":"3zR2kCJq","properties":{"formattedCitation":"\\super 19\\nosupersub{}","plainCitation":"19","noteIndex":0},"citationItems":[{"id":970,"uris":["http://zotero.org/users/6239254/items/G4YHCZK8"],"itemData":{"id":970,"type":"webpage","abstract":"Social Security Administration Research, Statistics, and Policy Analysis","container-title":"Social Security Administration Research, Statistics, and Policy Analysis","language":"en","title":"Characteristics of Noninstitutionalized DI and SSI Program Participants, 2013 Update","URL":"https://www.ssa.gov/policy/docs/rsnotes/rsn2015-02.html","author":[{"family":"Bailey","given":"Michelle"},{"family":"Hemmeter","given":"Jeffrey"}],"accessed":{"date-parts":[["2022",6,21]]}}}],"schema":"https://github.com/citation-style-language/schema/raw/master/csl-citation.json"} </w:instrText>
      </w:r>
      <w:r w:rsidR="009254F2" w:rsidRPr="00CD3AC5">
        <w:rPr>
          <w:rFonts w:ascii="Times New Roman" w:hAnsi="Times New Roman" w:cs="Times New Roman"/>
          <w:sz w:val="24"/>
          <w:szCs w:val="24"/>
        </w:rPr>
        <w:fldChar w:fldCharType="separate"/>
      </w:r>
      <w:r w:rsidR="00E376CD" w:rsidRPr="00CD3AC5">
        <w:rPr>
          <w:rFonts w:ascii="Times New Roman" w:hAnsi="Times New Roman" w:cs="Times New Roman"/>
          <w:sz w:val="24"/>
          <w:szCs w:val="28"/>
          <w:vertAlign w:val="superscript"/>
        </w:rPr>
        <w:t>19</w:t>
      </w:r>
      <w:r w:rsidR="009254F2" w:rsidRPr="00CD3AC5">
        <w:rPr>
          <w:rFonts w:ascii="Times New Roman" w:hAnsi="Times New Roman" w:cs="Times New Roman"/>
          <w:sz w:val="24"/>
          <w:szCs w:val="24"/>
        </w:rPr>
        <w:fldChar w:fldCharType="end"/>
      </w:r>
      <w:r w:rsidR="009254F2" w:rsidRPr="00CD3AC5">
        <w:rPr>
          <w:rFonts w:ascii="Times New Roman" w:hAnsi="Times New Roman" w:cs="Times New Roman"/>
          <w:sz w:val="24"/>
          <w:szCs w:val="24"/>
        </w:rPr>
        <w:t xml:space="preserve"> </w:t>
      </w:r>
      <w:r w:rsidR="00082648" w:rsidRPr="00CD3AC5">
        <w:rPr>
          <w:rFonts w:ascii="Times New Roman" w:hAnsi="Times New Roman" w:cs="Times New Roman"/>
          <w:sz w:val="24"/>
          <w:szCs w:val="24"/>
        </w:rPr>
        <w:t xml:space="preserve">Assuming no unearned family income, the income eligibility threshold for SSI has been estimated to be in the </w:t>
      </w:r>
      <w:commentRangeStart w:id="13"/>
      <w:r w:rsidR="00082648" w:rsidRPr="00CD3AC5">
        <w:rPr>
          <w:rFonts w:ascii="Times New Roman" w:hAnsi="Times New Roman" w:cs="Times New Roman"/>
          <w:sz w:val="24"/>
          <w:szCs w:val="24"/>
        </w:rPr>
        <w:t>range of 177 to 235% of FPL</w:t>
      </w:r>
      <w:commentRangeEnd w:id="13"/>
      <w:r w:rsidR="001F32A0">
        <w:rPr>
          <w:rStyle w:val="CommentReference"/>
        </w:rPr>
        <w:commentReference w:id="13"/>
      </w:r>
      <w:r w:rsidR="00082648" w:rsidRPr="00CD3AC5">
        <w:rPr>
          <w:rFonts w:ascii="Times New Roman" w:hAnsi="Times New Roman" w:cs="Times New Roman"/>
          <w:sz w:val="24"/>
          <w:szCs w:val="24"/>
        </w:rPr>
        <w:t xml:space="preserve">. </w:t>
      </w:r>
      <w:r w:rsidR="005520B4" w:rsidRPr="00CD3AC5">
        <w:rPr>
          <w:rFonts w:ascii="Times New Roman" w:hAnsi="Times New Roman" w:cs="Times New Roman"/>
          <w:sz w:val="24"/>
          <w:szCs w:val="24"/>
        </w:rPr>
        <w:t xml:space="preserve">As for the SSI disability eligibility criteria, </w:t>
      </w:r>
      <w:r w:rsidR="00211F92" w:rsidRPr="00CD3AC5">
        <w:rPr>
          <w:rFonts w:ascii="Times New Roman" w:hAnsi="Times New Roman" w:cs="Times New Roman"/>
          <w:sz w:val="24"/>
          <w:szCs w:val="24"/>
        </w:rPr>
        <w:t xml:space="preserve">children must meet rigorous medical eligibility criteria based on a physician’s assessment </w:t>
      </w:r>
      <w:r w:rsidR="007A459B" w:rsidRPr="00CD3AC5">
        <w:rPr>
          <w:rFonts w:ascii="Times New Roman" w:hAnsi="Times New Roman" w:cs="Times New Roman"/>
          <w:sz w:val="24"/>
          <w:szCs w:val="24"/>
        </w:rPr>
        <w:t xml:space="preserve">to qualify, but </w:t>
      </w:r>
      <w:r w:rsidR="005520B4" w:rsidRPr="00CD3AC5">
        <w:rPr>
          <w:rFonts w:ascii="Times New Roman" w:hAnsi="Times New Roman" w:cs="Times New Roman"/>
          <w:sz w:val="24"/>
          <w:szCs w:val="24"/>
        </w:rPr>
        <w:t xml:space="preserve">it is not well </w:t>
      </w:r>
      <w:r w:rsidR="002D6C6F" w:rsidRPr="00CD3AC5">
        <w:rPr>
          <w:rFonts w:ascii="Times New Roman" w:hAnsi="Times New Roman" w:cs="Times New Roman"/>
          <w:sz w:val="24"/>
          <w:szCs w:val="24"/>
        </w:rPr>
        <w:t>established</w:t>
      </w:r>
      <w:r w:rsidR="005520B4" w:rsidRPr="00CD3AC5">
        <w:rPr>
          <w:rFonts w:ascii="Times New Roman" w:hAnsi="Times New Roman" w:cs="Times New Roman"/>
          <w:sz w:val="24"/>
          <w:szCs w:val="24"/>
        </w:rPr>
        <w:t xml:space="preserve"> how well public survey</w:t>
      </w:r>
      <w:r w:rsidR="00E40226" w:rsidRPr="00CD3AC5">
        <w:rPr>
          <w:rFonts w:ascii="Times New Roman" w:hAnsi="Times New Roman" w:cs="Times New Roman"/>
          <w:sz w:val="24"/>
          <w:szCs w:val="24"/>
        </w:rPr>
        <w:t xml:space="preserve"> questionnaires</w:t>
      </w:r>
      <w:r w:rsidR="005520B4" w:rsidRPr="00CD3AC5">
        <w:rPr>
          <w:rFonts w:ascii="Times New Roman" w:hAnsi="Times New Roman" w:cs="Times New Roman"/>
          <w:sz w:val="24"/>
          <w:szCs w:val="24"/>
        </w:rPr>
        <w:t xml:space="preserve"> </w:t>
      </w:r>
      <w:r w:rsidR="00E40226" w:rsidRPr="00CD3AC5">
        <w:rPr>
          <w:rFonts w:ascii="Times New Roman" w:hAnsi="Times New Roman" w:cs="Times New Roman"/>
          <w:sz w:val="24"/>
          <w:szCs w:val="24"/>
        </w:rPr>
        <w:t>on disability align with the person-level questionnaire that SSI departments use.</w:t>
      </w:r>
      <w:r w:rsidR="009254F2" w:rsidRPr="00CD3AC5">
        <w:rPr>
          <w:rFonts w:ascii="Times New Roman" w:hAnsi="Times New Roman" w:cs="Times New Roman"/>
          <w:sz w:val="24"/>
          <w:szCs w:val="24"/>
        </w:rPr>
        <w:fldChar w:fldCharType="begin"/>
      </w:r>
      <w:r w:rsidR="00E251F8" w:rsidRPr="00CD3AC5">
        <w:rPr>
          <w:rFonts w:ascii="Times New Roman" w:hAnsi="Times New Roman" w:cs="Times New Roman"/>
          <w:sz w:val="24"/>
          <w:szCs w:val="24"/>
        </w:rPr>
        <w:instrText xml:space="preserve"> ADDIN ZOTERO_ITEM CSL_CITATION {"citationID":"gpuQpuR5","properties":{"formattedCitation":"\\super 20,21\\nosupersub{}","plainCitation":"20,21","noteIndex":0},"citationItems":[{"id":972,"uris":["http://zotero.org/users/6239254/items/NJX2AU73"],"itemData":{"id":972,"type":"webpage","abstract":"Supplemental Security Income is the only source of federal income support targeted to families caring for children with disabilities, and it reaches only the lowest-income and most severely impaired children.","container-title":"Center on Budget and Policy Priorities","language":"en","title":"SSI: A Lifeline for Children with Disabilities","title-short":"SSI","URL":"https://www.cbpp.org/research/social-security/ssi-a-lifeline-for-children-with-disabilities","author":[{"family":"Romig","given":"Kathleen"}],"accessed":{"date-parts":[["2022",6,21]]},"issued":{"date-parts":[["2017",5,11]]}}},{"id":1000,"uris":["http://zotero.org/users/6239254/items/7XLZ4QPU"],"itemData":{"id":1000,"type":"chapter","container-title":"Economics of Means-Tested Transfer Programs in the United States, Volume 2","page":"1-58","publisher":"University of Chicago Press","source":"National Bureau of Economic Research","title":"The Supplemental Security Income Program","URL":"https://www.nber.org/books-and-chapters/economics-means-tested-transfer-programs-united-states-volume-2/supplemental-security-income-program","author":[{"family":"Duggan","given":"Mark"},{"family":"Kearney","given":"Melissa S."},{"family":"Rennane","given":"Stephanie"}],"accessed":{"date-parts":[["2022",6,26]]},"issued":{"date-parts":[["2015",10]]}}}],"schema":"https://github.com/citation-style-language/schema/raw/master/csl-citation.json"} </w:instrText>
      </w:r>
      <w:r w:rsidR="009254F2" w:rsidRPr="00CD3AC5">
        <w:rPr>
          <w:rFonts w:ascii="Times New Roman" w:hAnsi="Times New Roman" w:cs="Times New Roman"/>
          <w:sz w:val="24"/>
          <w:szCs w:val="24"/>
        </w:rPr>
        <w:fldChar w:fldCharType="separate"/>
      </w:r>
      <w:r w:rsidR="00E376CD" w:rsidRPr="00CD3AC5">
        <w:rPr>
          <w:rFonts w:ascii="Times New Roman" w:hAnsi="Times New Roman" w:cs="Times New Roman"/>
          <w:sz w:val="24"/>
          <w:szCs w:val="28"/>
          <w:vertAlign w:val="superscript"/>
        </w:rPr>
        <w:t>20,21</w:t>
      </w:r>
      <w:r w:rsidR="009254F2" w:rsidRPr="00CD3AC5">
        <w:rPr>
          <w:rFonts w:ascii="Times New Roman" w:hAnsi="Times New Roman" w:cs="Times New Roman"/>
          <w:sz w:val="24"/>
          <w:szCs w:val="24"/>
        </w:rPr>
        <w:fldChar w:fldCharType="end"/>
      </w:r>
      <w:r w:rsidR="008E04B1" w:rsidRPr="00CD3AC5">
        <w:rPr>
          <w:rFonts w:ascii="Times New Roman" w:hAnsi="Times New Roman" w:cs="Times New Roman"/>
          <w:sz w:val="24"/>
          <w:szCs w:val="24"/>
        </w:rPr>
        <w:t xml:space="preserve"> </w:t>
      </w:r>
      <w:r w:rsidR="00ED65C5" w:rsidRPr="00CD3AC5">
        <w:rPr>
          <w:rFonts w:ascii="Times New Roman" w:hAnsi="Times New Roman" w:cs="Times New Roman"/>
          <w:sz w:val="24"/>
          <w:szCs w:val="24"/>
        </w:rPr>
        <w:t>Given that about 80% of the 165,000 of medical denials for children applying for SSI every year are due to lack of severe enough functional limitations, the definition of disability prevalence is vital.</w:t>
      </w:r>
      <w:r w:rsidR="001F57B7" w:rsidRPr="00CD3AC5">
        <w:rPr>
          <w:rFonts w:ascii="Times New Roman" w:hAnsi="Times New Roman" w:cs="Times New Roman"/>
          <w:sz w:val="24"/>
          <w:szCs w:val="24"/>
        </w:rPr>
        <w:fldChar w:fldCharType="begin"/>
      </w:r>
      <w:r w:rsidR="00F50113" w:rsidRPr="00CD3AC5">
        <w:rPr>
          <w:rFonts w:ascii="Times New Roman" w:hAnsi="Times New Roman" w:cs="Times New Roman"/>
          <w:sz w:val="24"/>
          <w:szCs w:val="24"/>
        </w:rPr>
        <w:instrText xml:space="preserve"> ADDIN ZOTERO_ITEM CSL_CITATION {"citationID":"DYWZ1oZi","properties":{"formattedCitation":"\\super 6\\nosupersub{}","plainCitation":"6","noteIndex":0},"citationItems":[{"id":949,"uris":["http://zotero.org/users/6239254/items/ETTY5JYE"],"itemData":{"id":949,"type":"webpage","abstract":"Social Security Administration Research, Statistics, and Policy Analysis","language":"en","title":"SSI Annual Statistical Report, 2020","URL":"https://www.ssa.gov/policy/docs/statcomps/ssi_asr/2020/index.html","accessed":{"date-parts":[["2022",6,21]]}}}],"schema":"https://github.com/citation-style-language/schema/raw/master/csl-citation.json"} </w:instrText>
      </w:r>
      <w:r w:rsidR="001F57B7" w:rsidRPr="00CD3AC5">
        <w:rPr>
          <w:rFonts w:ascii="Times New Roman" w:hAnsi="Times New Roman" w:cs="Times New Roman"/>
          <w:sz w:val="24"/>
          <w:szCs w:val="24"/>
        </w:rPr>
        <w:fldChar w:fldCharType="separate"/>
      </w:r>
      <w:r w:rsidR="001F57B7" w:rsidRPr="00CD3AC5">
        <w:rPr>
          <w:rFonts w:ascii="Times New Roman" w:hAnsi="Times New Roman" w:cs="Times New Roman"/>
          <w:sz w:val="24"/>
          <w:szCs w:val="28"/>
          <w:vertAlign w:val="superscript"/>
        </w:rPr>
        <w:t>6</w:t>
      </w:r>
      <w:r w:rsidR="001F57B7" w:rsidRPr="00CD3AC5">
        <w:rPr>
          <w:rFonts w:ascii="Times New Roman" w:hAnsi="Times New Roman" w:cs="Times New Roman"/>
          <w:sz w:val="24"/>
          <w:szCs w:val="24"/>
        </w:rPr>
        <w:fldChar w:fldCharType="end"/>
      </w:r>
      <w:r w:rsidR="001F57B7" w:rsidRPr="00CD3AC5">
        <w:rPr>
          <w:rFonts w:ascii="Times New Roman" w:hAnsi="Times New Roman" w:cs="Times New Roman"/>
          <w:sz w:val="24"/>
          <w:szCs w:val="24"/>
        </w:rPr>
        <w:t xml:space="preserve"> </w:t>
      </w:r>
      <w:r w:rsidR="002D6C6F" w:rsidRPr="00CD3AC5">
        <w:rPr>
          <w:rFonts w:ascii="Times New Roman" w:hAnsi="Times New Roman" w:cs="Times New Roman"/>
          <w:sz w:val="24"/>
          <w:szCs w:val="24"/>
        </w:rPr>
        <w:t>The six-question sequence used by</w:t>
      </w:r>
      <w:r w:rsidR="00E40226" w:rsidRPr="00CD3AC5">
        <w:rPr>
          <w:rFonts w:ascii="Times New Roman" w:hAnsi="Times New Roman" w:cs="Times New Roman"/>
          <w:sz w:val="24"/>
          <w:szCs w:val="24"/>
        </w:rPr>
        <w:t xml:space="preserve"> US Census Bureau’s American Community Survey (ACS) </w:t>
      </w:r>
      <w:r w:rsidR="002D6C6F" w:rsidRPr="00CD3AC5">
        <w:rPr>
          <w:rFonts w:ascii="Times New Roman" w:hAnsi="Times New Roman" w:cs="Times New Roman"/>
          <w:sz w:val="24"/>
          <w:szCs w:val="24"/>
        </w:rPr>
        <w:t>captures about 63% of the US working</w:t>
      </w:r>
      <w:ins w:id="14" w:author="Danielson, Melissa (CDC/DDNID/NCBDDD/DHDD)" w:date="2022-06-30T15:14:00Z">
        <w:r w:rsidR="00CC14EE">
          <w:rPr>
            <w:rFonts w:ascii="Times New Roman" w:hAnsi="Times New Roman" w:cs="Times New Roman"/>
            <w:sz w:val="24"/>
            <w:szCs w:val="24"/>
          </w:rPr>
          <w:t>-age</w:t>
        </w:r>
      </w:ins>
      <w:r w:rsidR="002D6C6F" w:rsidRPr="00CD3AC5">
        <w:rPr>
          <w:rFonts w:ascii="Times New Roman" w:hAnsi="Times New Roman" w:cs="Times New Roman"/>
          <w:sz w:val="24"/>
          <w:szCs w:val="24"/>
        </w:rPr>
        <w:t xml:space="preserve"> population that received SSI.</w:t>
      </w:r>
      <w:r w:rsidR="001F57B7" w:rsidRPr="00CD3AC5">
        <w:rPr>
          <w:rFonts w:ascii="Times New Roman" w:hAnsi="Times New Roman" w:cs="Times New Roman"/>
          <w:sz w:val="24"/>
          <w:szCs w:val="24"/>
        </w:rPr>
        <w:fldChar w:fldCharType="begin"/>
      </w:r>
      <w:r w:rsidR="00CD018A" w:rsidRPr="00CD3AC5">
        <w:rPr>
          <w:rFonts w:ascii="Times New Roman" w:hAnsi="Times New Roman" w:cs="Times New Roman"/>
          <w:sz w:val="24"/>
          <w:szCs w:val="24"/>
        </w:rPr>
        <w:instrText xml:space="preserve"> ADDIN ZOTERO_ITEM CSL_CITATION {"citationID":"EutEnTnT","properties":{"formattedCitation":"\\super 22\\nosupersub{}","plainCitation":"22","noteIndex":0},"citationItems":[{"id":974,"uris":["http://zotero.org/users/6239254/items/XQSYUZ8S"],"itemData":{"id":974,"type":"article-journal","DOI":"10.1177/1044207312446226","issue":"4","title":"Capturing the Elusive Working-Age Population With Disabilities: Reconciling Conflicting Social Success Estimates From the Current Population Survey and American Community Survey","URL":"https://journals.sagepub.com/doi/abs/10.1177/1044207312446226","volume":"24","author":[{"family":"Burkhauser","given":"Richard V."},{"family":"Houtenville","given":"Andrew J."},{"family":"Tennant","given":"Jennifer R."}],"accessed":{"date-parts":[["2022",6,21]]},"issued":{"date-parts":[["2014",6,5]]}}}],"schema":"https://github.com/citation-style-language/schema/raw/master/csl-citation.json"} </w:instrText>
      </w:r>
      <w:r w:rsidR="001F57B7" w:rsidRPr="00CD3AC5">
        <w:rPr>
          <w:rFonts w:ascii="Times New Roman" w:hAnsi="Times New Roman" w:cs="Times New Roman"/>
          <w:sz w:val="24"/>
          <w:szCs w:val="24"/>
        </w:rPr>
        <w:fldChar w:fldCharType="separate"/>
      </w:r>
      <w:r w:rsidR="00E376CD" w:rsidRPr="00CD3AC5">
        <w:rPr>
          <w:rFonts w:ascii="Times New Roman" w:hAnsi="Times New Roman" w:cs="Times New Roman"/>
          <w:sz w:val="24"/>
          <w:szCs w:val="28"/>
          <w:vertAlign w:val="superscript"/>
        </w:rPr>
        <w:t>22</w:t>
      </w:r>
      <w:r w:rsidR="001F57B7" w:rsidRPr="00CD3AC5">
        <w:rPr>
          <w:rFonts w:ascii="Times New Roman" w:hAnsi="Times New Roman" w:cs="Times New Roman"/>
          <w:sz w:val="24"/>
          <w:szCs w:val="24"/>
        </w:rPr>
        <w:fldChar w:fldCharType="end"/>
      </w:r>
      <w:r w:rsidR="002D6C6F" w:rsidRPr="00CD3AC5">
        <w:rPr>
          <w:rFonts w:ascii="Times New Roman" w:hAnsi="Times New Roman" w:cs="Times New Roman"/>
          <w:sz w:val="24"/>
          <w:szCs w:val="24"/>
        </w:rPr>
        <w:t xml:space="preserve"> </w:t>
      </w:r>
      <w:r w:rsidR="008E04B1" w:rsidRPr="00CD3AC5">
        <w:rPr>
          <w:rFonts w:ascii="Times New Roman" w:hAnsi="Times New Roman" w:cs="Times New Roman"/>
          <w:sz w:val="24"/>
          <w:szCs w:val="24"/>
        </w:rPr>
        <w:t xml:space="preserve">Although the child and working populations are </w:t>
      </w:r>
      <w:r w:rsidR="008D2AA8" w:rsidRPr="00CD3AC5">
        <w:rPr>
          <w:rFonts w:ascii="Times New Roman" w:hAnsi="Times New Roman" w:cs="Times New Roman"/>
          <w:sz w:val="24"/>
          <w:szCs w:val="24"/>
        </w:rPr>
        <w:t>distinct</w:t>
      </w:r>
      <w:r w:rsidR="008E04B1" w:rsidRPr="00CD3AC5">
        <w:rPr>
          <w:rFonts w:ascii="Times New Roman" w:hAnsi="Times New Roman" w:cs="Times New Roman"/>
          <w:sz w:val="24"/>
          <w:szCs w:val="24"/>
        </w:rPr>
        <w:t>, it is reasonable to assume that the</w:t>
      </w:r>
      <w:r w:rsidR="002D6C6F" w:rsidRPr="00CD3AC5">
        <w:rPr>
          <w:rFonts w:ascii="Times New Roman" w:hAnsi="Times New Roman" w:cs="Times New Roman"/>
          <w:sz w:val="24"/>
          <w:szCs w:val="24"/>
        </w:rPr>
        <w:t xml:space="preserve"> ACS may provide a lower bound on the true </w:t>
      </w:r>
      <w:r w:rsidR="008E04B1" w:rsidRPr="00CD3AC5">
        <w:rPr>
          <w:rFonts w:ascii="Times New Roman" w:hAnsi="Times New Roman" w:cs="Times New Roman"/>
          <w:sz w:val="24"/>
          <w:szCs w:val="24"/>
        </w:rPr>
        <w:t>disability prevalence of children who are financially eligible for SSI. A separate public source</w:t>
      </w:r>
      <w:r w:rsidR="00A011B7" w:rsidRPr="00CD3AC5">
        <w:rPr>
          <w:rFonts w:ascii="Times New Roman" w:hAnsi="Times New Roman" w:cs="Times New Roman"/>
          <w:sz w:val="24"/>
          <w:szCs w:val="24"/>
        </w:rPr>
        <w:t xml:space="preserve">, the National Survey of Children’s Health (NSCH) </w:t>
      </w:r>
      <w:r w:rsidR="00D800D8" w:rsidRPr="00CD3AC5">
        <w:rPr>
          <w:rFonts w:ascii="Times New Roman" w:hAnsi="Times New Roman" w:cs="Times New Roman"/>
          <w:sz w:val="24"/>
          <w:szCs w:val="24"/>
        </w:rPr>
        <w:t xml:space="preserve">includes </w:t>
      </w:r>
      <w:r w:rsidR="00D6496C" w:rsidRPr="00CD3AC5">
        <w:rPr>
          <w:rFonts w:ascii="Times New Roman" w:hAnsi="Times New Roman" w:cs="Times New Roman"/>
          <w:sz w:val="24"/>
          <w:szCs w:val="24"/>
        </w:rPr>
        <w:t xml:space="preserve">multiple </w:t>
      </w:r>
      <w:r w:rsidR="00D800D8" w:rsidRPr="00CD3AC5">
        <w:rPr>
          <w:rFonts w:ascii="Times New Roman" w:hAnsi="Times New Roman" w:cs="Times New Roman"/>
          <w:sz w:val="24"/>
          <w:szCs w:val="24"/>
        </w:rPr>
        <w:t>screener question</w:t>
      </w:r>
      <w:r w:rsidR="00D6496C" w:rsidRPr="00CD3AC5">
        <w:rPr>
          <w:rFonts w:ascii="Times New Roman" w:hAnsi="Times New Roman" w:cs="Times New Roman"/>
          <w:sz w:val="24"/>
          <w:szCs w:val="24"/>
        </w:rPr>
        <w:t>s</w:t>
      </w:r>
      <w:r w:rsidR="00D800D8" w:rsidRPr="00CD3AC5">
        <w:rPr>
          <w:rFonts w:ascii="Times New Roman" w:hAnsi="Times New Roman" w:cs="Times New Roman"/>
          <w:sz w:val="24"/>
          <w:szCs w:val="24"/>
        </w:rPr>
        <w:t xml:space="preserve"> on the level of special health </w:t>
      </w:r>
      <w:ins w:id="15" w:author="Danielson, Melissa (CDC/DDNID/NCBDDD/DHDD)" w:date="2022-06-30T15:15:00Z">
        <w:r w:rsidR="00CC14EE">
          <w:rPr>
            <w:rFonts w:ascii="Times New Roman" w:hAnsi="Times New Roman" w:cs="Times New Roman"/>
            <w:sz w:val="24"/>
            <w:szCs w:val="24"/>
          </w:rPr>
          <w:t xml:space="preserve">care </w:t>
        </w:r>
      </w:ins>
      <w:r w:rsidR="00D800D8" w:rsidRPr="00CD3AC5">
        <w:rPr>
          <w:rFonts w:ascii="Times New Roman" w:hAnsi="Times New Roman" w:cs="Times New Roman"/>
          <w:sz w:val="24"/>
          <w:szCs w:val="24"/>
        </w:rPr>
        <w:t xml:space="preserve">needs </w:t>
      </w:r>
      <w:del w:id="16" w:author="Danielson, Melissa (CDC/DDNID/NCBDDD/DHDD)" w:date="2022-06-30T15:15:00Z">
        <w:r w:rsidR="00D800D8" w:rsidRPr="00CD3AC5" w:rsidDel="00CC14EE">
          <w:rPr>
            <w:rFonts w:ascii="Times New Roman" w:hAnsi="Times New Roman" w:cs="Times New Roman"/>
            <w:sz w:val="24"/>
            <w:szCs w:val="24"/>
          </w:rPr>
          <w:delText>care</w:delText>
        </w:r>
      </w:del>
      <w:r w:rsidR="00DC3A99" w:rsidRPr="00CD3AC5">
        <w:rPr>
          <w:rFonts w:ascii="Times New Roman" w:hAnsi="Times New Roman" w:cs="Times New Roman"/>
          <w:sz w:val="24"/>
          <w:szCs w:val="24"/>
        </w:rPr>
        <w:t xml:space="preserve"> for a child</w:t>
      </w:r>
      <w:r w:rsidR="00D6496C" w:rsidRPr="00CD3AC5">
        <w:rPr>
          <w:rFonts w:ascii="Times New Roman" w:hAnsi="Times New Roman" w:cs="Times New Roman"/>
          <w:sz w:val="24"/>
          <w:szCs w:val="24"/>
        </w:rPr>
        <w:t xml:space="preserve">. These screener questions on special health care needs </w:t>
      </w:r>
      <w:r w:rsidR="00D133FB" w:rsidRPr="00CD3AC5">
        <w:rPr>
          <w:rFonts w:ascii="Times New Roman" w:hAnsi="Times New Roman" w:cs="Times New Roman"/>
          <w:sz w:val="24"/>
          <w:szCs w:val="24"/>
        </w:rPr>
        <w:t>ask about functional limitations,</w:t>
      </w:r>
      <w:r w:rsidR="00D6496C" w:rsidRPr="00CD3AC5">
        <w:rPr>
          <w:rFonts w:ascii="Times New Roman" w:hAnsi="Times New Roman" w:cs="Times New Roman"/>
          <w:sz w:val="24"/>
          <w:szCs w:val="24"/>
        </w:rPr>
        <w:t xml:space="preserve"> similar</w:t>
      </w:r>
      <w:r w:rsidR="00D133FB" w:rsidRPr="00CD3AC5">
        <w:rPr>
          <w:rFonts w:ascii="Times New Roman" w:hAnsi="Times New Roman" w:cs="Times New Roman"/>
          <w:sz w:val="24"/>
          <w:szCs w:val="24"/>
        </w:rPr>
        <w:t>ly to the ACS,</w:t>
      </w:r>
      <w:r w:rsidR="00D6496C" w:rsidRPr="00CD3AC5">
        <w:rPr>
          <w:rFonts w:ascii="Times New Roman" w:hAnsi="Times New Roman" w:cs="Times New Roman"/>
          <w:sz w:val="24"/>
          <w:szCs w:val="24"/>
        </w:rPr>
        <w:t xml:space="preserve"> but a</w:t>
      </w:r>
      <w:r w:rsidR="00DC3A99" w:rsidRPr="00CD3AC5">
        <w:rPr>
          <w:rFonts w:ascii="Times New Roman" w:hAnsi="Times New Roman" w:cs="Times New Roman"/>
          <w:sz w:val="24"/>
          <w:szCs w:val="24"/>
        </w:rPr>
        <w:t>lso include questions about</w:t>
      </w:r>
      <w:r w:rsidR="00D133FB" w:rsidRPr="00CD3AC5">
        <w:rPr>
          <w:rFonts w:ascii="Times New Roman" w:hAnsi="Times New Roman" w:cs="Times New Roman"/>
          <w:sz w:val="24"/>
          <w:szCs w:val="24"/>
        </w:rPr>
        <w:t xml:space="preserve"> use of</w:t>
      </w:r>
      <w:r w:rsidR="00DC3A99" w:rsidRPr="00CD3AC5">
        <w:rPr>
          <w:rFonts w:ascii="Times New Roman" w:hAnsi="Times New Roman" w:cs="Times New Roman"/>
          <w:sz w:val="24"/>
          <w:szCs w:val="24"/>
        </w:rPr>
        <w:t xml:space="preserve"> </w:t>
      </w:r>
      <w:r w:rsidR="00D133FB" w:rsidRPr="00CD3AC5">
        <w:rPr>
          <w:rFonts w:ascii="Times New Roman" w:hAnsi="Times New Roman" w:cs="Times New Roman"/>
          <w:sz w:val="24"/>
          <w:szCs w:val="24"/>
        </w:rPr>
        <w:t xml:space="preserve">specialized services and </w:t>
      </w:r>
      <w:r w:rsidR="00DC3A99" w:rsidRPr="00CD3AC5">
        <w:rPr>
          <w:rFonts w:ascii="Times New Roman" w:hAnsi="Times New Roman" w:cs="Times New Roman"/>
          <w:sz w:val="24"/>
          <w:szCs w:val="24"/>
        </w:rPr>
        <w:t>prescription medication</w:t>
      </w:r>
      <w:r w:rsidR="00D133FB" w:rsidRPr="00CD3AC5">
        <w:rPr>
          <w:rFonts w:ascii="Times New Roman" w:hAnsi="Times New Roman" w:cs="Times New Roman"/>
          <w:sz w:val="24"/>
          <w:szCs w:val="24"/>
        </w:rPr>
        <w:t>s to manage chronic conditions</w:t>
      </w:r>
      <w:r w:rsidR="00D6496C" w:rsidRPr="00CD3AC5">
        <w:rPr>
          <w:rFonts w:ascii="Times New Roman" w:hAnsi="Times New Roman" w:cs="Times New Roman"/>
          <w:sz w:val="24"/>
          <w:szCs w:val="24"/>
        </w:rPr>
        <w:t>.</w:t>
      </w:r>
      <w:r w:rsidR="00D133FB" w:rsidRPr="00CD3AC5">
        <w:rPr>
          <w:rFonts w:ascii="Times New Roman" w:hAnsi="Times New Roman" w:cs="Times New Roman"/>
          <w:sz w:val="24"/>
          <w:szCs w:val="24"/>
        </w:rPr>
        <w:fldChar w:fldCharType="begin"/>
      </w:r>
      <w:r w:rsidR="00CD018A" w:rsidRPr="00CD3AC5">
        <w:rPr>
          <w:rFonts w:ascii="Times New Roman" w:hAnsi="Times New Roman" w:cs="Times New Roman"/>
          <w:sz w:val="24"/>
          <w:szCs w:val="24"/>
        </w:rPr>
        <w:instrText xml:space="preserve"> ADDIN ZOTERO_ITEM CSL_CITATION {"citationID":"VRNLB4I6","properties":{"formattedCitation":"\\super 23\\nosupersub{}","plainCitation":"23","noteIndex":0},"citationItems":[{"id":976,"uris":["http://zotero.org/users/6239254/items/2EYTIGE9"],"itemData":{"id":976,"type":"webpage","title":"NSCH Interactive Data Query (2016 – present) - Data Resource Center for Child and Adolescent Health","URL":"https://www.childhealthdata.org/browse/survey","accessed":{"date-parts":[["2022",6,21]]}}}],"schema":"https://github.com/citation-style-language/schema/raw/master/csl-citation.json"} </w:instrText>
      </w:r>
      <w:r w:rsidR="00D133FB" w:rsidRPr="00CD3AC5">
        <w:rPr>
          <w:rFonts w:ascii="Times New Roman" w:hAnsi="Times New Roman" w:cs="Times New Roman"/>
          <w:sz w:val="24"/>
          <w:szCs w:val="24"/>
        </w:rPr>
        <w:fldChar w:fldCharType="separate"/>
      </w:r>
      <w:r w:rsidR="00E376CD" w:rsidRPr="00CD3AC5">
        <w:rPr>
          <w:rFonts w:ascii="Times New Roman" w:hAnsi="Times New Roman" w:cs="Times New Roman"/>
          <w:sz w:val="24"/>
          <w:szCs w:val="28"/>
          <w:vertAlign w:val="superscript"/>
        </w:rPr>
        <w:t>23</w:t>
      </w:r>
      <w:r w:rsidR="00D133FB" w:rsidRPr="00CD3AC5">
        <w:rPr>
          <w:rFonts w:ascii="Times New Roman" w:hAnsi="Times New Roman" w:cs="Times New Roman"/>
          <w:sz w:val="24"/>
          <w:szCs w:val="24"/>
        </w:rPr>
        <w:fldChar w:fldCharType="end"/>
      </w:r>
      <w:r w:rsidR="00D6496C" w:rsidRPr="00CD3AC5">
        <w:rPr>
          <w:rFonts w:ascii="Times New Roman" w:hAnsi="Times New Roman" w:cs="Times New Roman"/>
          <w:color w:val="FF0000"/>
          <w:sz w:val="24"/>
          <w:szCs w:val="24"/>
        </w:rPr>
        <w:t xml:space="preserve"> </w:t>
      </w:r>
      <w:r w:rsidR="00D6496C" w:rsidRPr="00CD3AC5">
        <w:rPr>
          <w:rFonts w:ascii="Times New Roman" w:hAnsi="Times New Roman" w:cs="Times New Roman"/>
          <w:sz w:val="24"/>
          <w:szCs w:val="24"/>
        </w:rPr>
        <w:t xml:space="preserve">Thus, the prevalence of </w:t>
      </w:r>
      <w:r w:rsidR="00D133FB" w:rsidRPr="00CD3AC5">
        <w:rPr>
          <w:rFonts w:ascii="Times New Roman" w:hAnsi="Times New Roman" w:cs="Times New Roman"/>
          <w:sz w:val="24"/>
          <w:szCs w:val="24"/>
        </w:rPr>
        <w:t xml:space="preserve">financially eligible </w:t>
      </w:r>
      <w:r w:rsidR="00D6496C" w:rsidRPr="00CD3AC5">
        <w:rPr>
          <w:rFonts w:ascii="Times New Roman" w:hAnsi="Times New Roman" w:cs="Times New Roman"/>
          <w:sz w:val="24"/>
          <w:szCs w:val="24"/>
        </w:rPr>
        <w:t xml:space="preserve">children </w:t>
      </w:r>
      <w:del w:id="17" w:author="Danielson, Melissa (CDC/DDNID/NCBDDD/DHDD)" w:date="2022-06-30T15:15:00Z">
        <w:r w:rsidR="00D6496C" w:rsidRPr="00CD3AC5" w:rsidDel="00CC14EE">
          <w:rPr>
            <w:rFonts w:ascii="Times New Roman" w:hAnsi="Times New Roman" w:cs="Times New Roman"/>
            <w:sz w:val="24"/>
            <w:szCs w:val="24"/>
          </w:rPr>
          <w:lastRenderedPageBreak/>
          <w:delText xml:space="preserve">needing </w:delText>
        </w:r>
      </w:del>
      <w:ins w:id="18" w:author="Danielson, Melissa (CDC/DDNID/NCBDDD/DHDD)" w:date="2022-06-30T15:15:00Z">
        <w:r w:rsidR="00CC14EE">
          <w:rPr>
            <w:rFonts w:ascii="Times New Roman" w:hAnsi="Times New Roman" w:cs="Times New Roman"/>
            <w:sz w:val="24"/>
            <w:szCs w:val="24"/>
          </w:rPr>
          <w:t>with</w:t>
        </w:r>
        <w:r w:rsidR="00CC14EE" w:rsidRPr="00CD3AC5">
          <w:rPr>
            <w:rFonts w:ascii="Times New Roman" w:hAnsi="Times New Roman" w:cs="Times New Roman"/>
            <w:sz w:val="24"/>
            <w:szCs w:val="24"/>
          </w:rPr>
          <w:t xml:space="preserve"> </w:t>
        </w:r>
      </w:ins>
      <w:r w:rsidR="00D6496C" w:rsidRPr="00CD3AC5">
        <w:rPr>
          <w:rFonts w:ascii="Times New Roman" w:hAnsi="Times New Roman" w:cs="Times New Roman"/>
          <w:sz w:val="24"/>
          <w:szCs w:val="24"/>
        </w:rPr>
        <w:t xml:space="preserve">special health care needs indicated by </w:t>
      </w:r>
      <w:r w:rsidR="00D133FB" w:rsidRPr="00CD3AC5">
        <w:rPr>
          <w:rFonts w:ascii="Times New Roman" w:hAnsi="Times New Roman" w:cs="Times New Roman"/>
          <w:sz w:val="24"/>
          <w:szCs w:val="24"/>
        </w:rPr>
        <w:t>the NSCH</w:t>
      </w:r>
      <w:r w:rsidR="00D6496C" w:rsidRPr="00CD3AC5">
        <w:rPr>
          <w:rFonts w:ascii="Times New Roman" w:hAnsi="Times New Roman" w:cs="Times New Roman"/>
          <w:sz w:val="24"/>
          <w:szCs w:val="24"/>
        </w:rPr>
        <w:t xml:space="preserve"> can be used as an upper bound on the </w:t>
      </w:r>
      <w:r w:rsidR="00D133FB" w:rsidRPr="00CD3AC5">
        <w:rPr>
          <w:rFonts w:ascii="Times New Roman" w:hAnsi="Times New Roman" w:cs="Times New Roman"/>
          <w:sz w:val="24"/>
          <w:szCs w:val="24"/>
        </w:rPr>
        <w:t xml:space="preserve">true </w:t>
      </w:r>
      <w:r w:rsidR="00D6496C" w:rsidRPr="00CD3AC5">
        <w:rPr>
          <w:rFonts w:ascii="Times New Roman" w:hAnsi="Times New Roman" w:cs="Times New Roman"/>
          <w:sz w:val="24"/>
          <w:szCs w:val="24"/>
        </w:rPr>
        <w:t xml:space="preserve">prevalence of children with disability who are financially eligible for </w:t>
      </w:r>
      <w:commentRangeStart w:id="19"/>
      <w:commentRangeStart w:id="20"/>
      <w:r w:rsidR="00D6496C" w:rsidRPr="00CD3AC5">
        <w:rPr>
          <w:rFonts w:ascii="Times New Roman" w:hAnsi="Times New Roman" w:cs="Times New Roman"/>
          <w:sz w:val="24"/>
          <w:szCs w:val="24"/>
        </w:rPr>
        <w:t>SSI</w:t>
      </w:r>
      <w:commentRangeEnd w:id="19"/>
      <w:r w:rsidR="00B134AE">
        <w:rPr>
          <w:rStyle w:val="CommentReference"/>
        </w:rPr>
        <w:commentReference w:id="19"/>
      </w:r>
      <w:commentRangeEnd w:id="20"/>
      <w:r w:rsidR="00C53269">
        <w:rPr>
          <w:rStyle w:val="CommentReference"/>
        </w:rPr>
        <w:commentReference w:id="20"/>
      </w:r>
      <w:r w:rsidR="00D6496C" w:rsidRPr="00CD3AC5">
        <w:rPr>
          <w:rFonts w:ascii="Times New Roman" w:hAnsi="Times New Roman" w:cs="Times New Roman"/>
          <w:sz w:val="24"/>
          <w:szCs w:val="24"/>
        </w:rPr>
        <w:t>.</w:t>
      </w:r>
    </w:p>
    <w:p w14:paraId="152B932F" w14:textId="25786AFB" w:rsidR="009417F6" w:rsidRPr="00CD3AC5" w:rsidRDefault="009417F6" w:rsidP="00315151">
      <w:pPr>
        <w:spacing w:after="0" w:line="360" w:lineRule="auto"/>
        <w:rPr>
          <w:rFonts w:ascii="Times New Roman" w:hAnsi="Times New Roman" w:cs="Times New Roman"/>
          <w:sz w:val="24"/>
          <w:szCs w:val="24"/>
        </w:rPr>
      </w:pPr>
    </w:p>
    <w:p w14:paraId="17ACE325" w14:textId="00D71C75" w:rsidR="005520B4" w:rsidRPr="00CD3AC5" w:rsidRDefault="005520B4" w:rsidP="00315151">
      <w:pPr>
        <w:spacing w:after="0" w:line="360" w:lineRule="auto"/>
        <w:rPr>
          <w:rFonts w:ascii="Times New Roman" w:hAnsi="Times New Roman" w:cs="Times New Roman"/>
          <w:i/>
          <w:iCs/>
          <w:sz w:val="24"/>
          <w:szCs w:val="24"/>
        </w:rPr>
      </w:pPr>
      <w:r w:rsidRPr="00CD3AC5">
        <w:rPr>
          <w:rFonts w:ascii="Times New Roman" w:hAnsi="Times New Roman" w:cs="Times New Roman"/>
          <w:i/>
          <w:iCs/>
          <w:sz w:val="24"/>
          <w:szCs w:val="24"/>
        </w:rPr>
        <w:t>Child Disability Prevalence Estimation</w:t>
      </w:r>
    </w:p>
    <w:p w14:paraId="74BE39BE" w14:textId="0AE1D625" w:rsidR="00814A92" w:rsidRPr="00CD3AC5" w:rsidRDefault="00790CC5" w:rsidP="00315151">
      <w:pPr>
        <w:spacing w:after="0" w:line="360" w:lineRule="auto"/>
        <w:rPr>
          <w:rFonts w:ascii="Times New Roman" w:hAnsi="Times New Roman" w:cs="Times New Roman"/>
          <w:sz w:val="24"/>
          <w:szCs w:val="24"/>
        </w:rPr>
      </w:pPr>
      <w:r w:rsidRPr="00CD3AC5">
        <w:rPr>
          <w:rFonts w:ascii="Times New Roman" w:hAnsi="Times New Roman" w:cs="Times New Roman"/>
          <w:sz w:val="24"/>
          <w:szCs w:val="24"/>
        </w:rPr>
        <w:t xml:space="preserve">For </w:t>
      </w:r>
      <w:r w:rsidR="00B00057" w:rsidRPr="00CD3AC5">
        <w:rPr>
          <w:rFonts w:ascii="Times New Roman" w:hAnsi="Times New Roman" w:cs="Times New Roman"/>
          <w:sz w:val="24"/>
          <w:szCs w:val="24"/>
        </w:rPr>
        <w:t>the ACS disability prevalences</w:t>
      </w:r>
      <w:r w:rsidR="003B60F2" w:rsidRPr="00CD3AC5">
        <w:rPr>
          <w:rFonts w:ascii="Times New Roman" w:hAnsi="Times New Roman" w:cs="Times New Roman"/>
          <w:sz w:val="24"/>
          <w:szCs w:val="24"/>
        </w:rPr>
        <w:t xml:space="preserve">, </w:t>
      </w:r>
      <w:commentRangeStart w:id="21"/>
      <w:r w:rsidR="00814A92" w:rsidRPr="00CD3AC5">
        <w:rPr>
          <w:rFonts w:ascii="Times New Roman" w:hAnsi="Times New Roman" w:cs="Times New Roman"/>
          <w:sz w:val="24"/>
          <w:szCs w:val="24"/>
        </w:rPr>
        <w:t>we extract</w:t>
      </w:r>
      <w:r w:rsidR="003B60F2" w:rsidRPr="00CD3AC5">
        <w:rPr>
          <w:rFonts w:ascii="Times New Roman" w:hAnsi="Times New Roman" w:cs="Times New Roman"/>
          <w:sz w:val="24"/>
          <w:szCs w:val="24"/>
        </w:rPr>
        <w:t xml:space="preserve"> </w:t>
      </w:r>
      <w:r w:rsidR="00814A92" w:rsidRPr="00CD3AC5">
        <w:rPr>
          <w:rFonts w:ascii="Times New Roman" w:hAnsi="Times New Roman" w:cs="Times New Roman"/>
          <w:sz w:val="24"/>
          <w:szCs w:val="24"/>
        </w:rPr>
        <w:t xml:space="preserve">the </w:t>
      </w:r>
      <w:r w:rsidR="003B60F2" w:rsidRPr="00CD3AC5">
        <w:rPr>
          <w:rFonts w:ascii="Times New Roman" w:hAnsi="Times New Roman" w:cs="Times New Roman"/>
          <w:sz w:val="24"/>
          <w:szCs w:val="24"/>
        </w:rPr>
        <w:t>variables</w:t>
      </w:r>
      <w:r w:rsidR="00B00057" w:rsidRPr="00CD3AC5">
        <w:rPr>
          <w:rFonts w:ascii="Times New Roman" w:hAnsi="Times New Roman" w:cs="Times New Roman"/>
          <w:sz w:val="24"/>
          <w:szCs w:val="24"/>
        </w:rPr>
        <w:t xml:space="preserve"> (B18131_xxx)</w:t>
      </w:r>
      <w:r w:rsidR="003B60F2" w:rsidRPr="00CD3AC5">
        <w:rPr>
          <w:rFonts w:ascii="Times New Roman" w:hAnsi="Times New Roman" w:cs="Times New Roman"/>
          <w:sz w:val="24"/>
          <w:szCs w:val="24"/>
        </w:rPr>
        <w:t xml:space="preserve"> </w:t>
      </w:r>
      <w:r w:rsidR="001B57DD" w:rsidRPr="00CD3AC5">
        <w:rPr>
          <w:rFonts w:ascii="Times New Roman" w:hAnsi="Times New Roman" w:cs="Times New Roman"/>
          <w:sz w:val="24"/>
          <w:szCs w:val="24"/>
        </w:rPr>
        <w:t xml:space="preserve">that correspond to the number of children with and without disability with ratios of less than 0.50, between 0.5 and 0.99, between 1.00 and 1.49, and between 1.50 and 1.99. </w:t>
      </w:r>
      <w:r w:rsidR="003B60F2" w:rsidRPr="00CD3AC5">
        <w:rPr>
          <w:rFonts w:ascii="Times New Roman" w:hAnsi="Times New Roman" w:cs="Times New Roman"/>
          <w:sz w:val="24"/>
          <w:szCs w:val="24"/>
        </w:rPr>
        <w:t xml:space="preserve">from the </w:t>
      </w:r>
      <w:r w:rsidR="00B00057" w:rsidRPr="00CD3AC5">
        <w:rPr>
          <w:rFonts w:ascii="Times New Roman" w:hAnsi="Times New Roman" w:cs="Times New Roman"/>
          <w:sz w:val="24"/>
          <w:szCs w:val="24"/>
        </w:rPr>
        <w:t>“A</w:t>
      </w:r>
      <w:r w:rsidR="003B60F2" w:rsidRPr="00CD3AC5">
        <w:rPr>
          <w:rFonts w:ascii="Times New Roman" w:hAnsi="Times New Roman" w:cs="Times New Roman"/>
          <w:sz w:val="24"/>
          <w:szCs w:val="24"/>
        </w:rPr>
        <w:t>ge by</w:t>
      </w:r>
      <w:r w:rsidR="00B00057" w:rsidRPr="00CD3AC5">
        <w:rPr>
          <w:rFonts w:ascii="Times New Roman" w:hAnsi="Times New Roman" w:cs="Times New Roman"/>
          <w:sz w:val="24"/>
          <w:szCs w:val="24"/>
        </w:rPr>
        <w:t xml:space="preserve"> Ratio of Income to Poverty Level in the Past 12 Months by Disability Status and Type” concept</w:t>
      </w:r>
      <w:r w:rsidR="003B60F2" w:rsidRPr="00CD3AC5">
        <w:rPr>
          <w:rFonts w:ascii="Times New Roman" w:hAnsi="Times New Roman" w:cs="Times New Roman"/>
          <w:sz w:val="24"/>
          <w:szCs w:val="24"/>
        </w:rPr>
        <w:t xml:space="preserve"> </w:t>
      </w:r>
      <w:r w:rsidR="001B57DD" w:rsidRPr="00CD3AC5">
        <w:rPr>
          <w:rFonts w:ascii="Times New Roman" w:hAnsi="Times New Roman" w:cs="Times New Roman"/>
          <w:sz w:val="24"/>
          <w:szCs w:val="24"/>
        </w:rPr>
        <w:t xml:space="preserve">for each state in </w:t>
      </w:r>
      <w:r w:rsidR="00814A92" w:rsidRPr="00CD3AC5">
        <w:rPr>
          <w:rFonts w:ascii="Times New Roman" w:hAnsi="Times New Roman" w:cs="Times New Roman"/>
          <w:sz w:val="24"/>
          <w:szCs w:val="24"/>
        </w:rPr>
        <w:t xml:space="preserve">the </w:t>
      </w:r>
      <w:r w:rsidR="003B60F2" w:rsidRPr="00CD3AC5">
        <w:rPr>
          <w:rFonts w:ascii="Times New Roman" w:hAnsi="Times New Roman" w:cs="Times New Roman"/>
          <w:sz w:val="24"/>
          <w:szCs w:val="24"/>
        </w:rPr>
        <w:t xml:space="preserve">1-year </w:t>
      </w:r>
      <w:r w:rsidR="00814A92" w:rsidRPr="00CD3AC5">
        <w:rPr>
          <w:rFonts w:ascii="Times New Roman" w:hAnsi="Times New Roman" w:cs="Times New Roman"/>
          <w:sz w:val="24"/>
          <w:szCs w:val="24"/>
        </w:rPr>
        <w:t xml:space="preserve">ACS </w:t>
      </w:r>
      <w:r w:rsidR="003B60F2" w:rsidRPr="00CD3AC5">
        <w:rPr>
          <w:rFonts w:ascii="Times New Roman" w:hAnsi="Times New Roman" w:cs="Times New Roman"/>
          <w:sz w:val="24"/>
          <w:szCs w:val="24"/>
        </w:rPr>
        <w:t>tables</w:t>
      </w:r>
      <w:r w:rsidR="00814A92" w:rsidRPr="00CD3AC5">
        <w:rPr>
          <w:rFonts w:ascii="Times New Roman" w:hAnsi="Times New Roman" w:cs="Times New Roman"/>
          <w:sz w:val="24"/>
          <w:szCs w:val="24"/>
        </w:rPr>
        <w:t xml:space="preserve"> </w:t>
      </w:r>
      <w:r w:rsidR="003B60F2" w:rsidRPr="00CD3AC5">
        <w:rPr>
          <w:rFonts w:ascii="Times New Roman" w:hAnsi="Times New Roman" w:cs="Times New Roman"/>
          <w:sz w:val="24"/>
          <w:szCs w:val="24"/>
        </w:rPr>
        <w:t xml:space="preserve">between </w:t>
      </w:r>
      <w:r w:rsidR="00814A92" w:rsidRPr="00CD3AC5">
        <w:rPr>
          <w:rFonts w:ascii="Times New Roman" w:hAnsi="Times New Roman" w:cs="Times New Roman"/>
          <w:sz w:val="24"/>
          <w:szCs w:val="24"/>
        </w:rPr>
        <w:t>2016</w:t>
      </w:r>
      <w:r w:rsidR="003B60F2" w:rsidRPr="00CD3AC5">
        <w:rPr>
          <w:rFonts w:ascii="Times New Roman" w:hAnsi="Times New Roman" w:cs="Times New Roman"/>
          <w:sz w:val="24"/>
          <w:szCs w:val="24"/>
        </w:rPr>
        <w:t xml:space="preserve"> and </w:t>
      </w:r>
      <w:r w:rsidR="00B00057" w:rsidRPr="00CD3AC5">
        <w:rPr>
          <w:rFonts w:ascii="Times New Roman" w:hAnsi="Times New Roman" w:cs="Times New Roman"/>
          <w:sz w:val="24"/>
          <w:szCs w:val="24"/>
        </w:rPr>
        <w:t>2</w:t>
      </w:r>
      <w:r w:rsidR="00814A92" w:rsidRPr="00CD3AC5">
        <w:rPr>
          <w:rFonts w:ascii="Times New Roman" w:hAnsi="Times New Roman" w:cs="Times New Roman"/>
          <w:sz w:val="24"/>
          <w:szCs w:val="24"/>
        </w:rPr>
        <w:t>019</w:t>
      </w:r>
      <w:r w:rsidR="001B57DD" w:rsidRPr="00CD3AC5">
        <w:rPr>
          <w:rFonts w:ascii="Times New Roman" w:hAnsi="Times New Roman" w:cs="Times New Roman"/>
          <w:sz w:val="24"/>
          <w:szCs w:val="24"/>
        </w:rPr>
        <w:t>.</w:t>
      </w:r>
      <w:r w:rsidR="00773DFD" w:rsidRPr="00CD3AC5">
        <w:rPr>
          <w:rFonts w:ascii="Times New Roman" w:hAnsi="Times New Roman" w:cs="Times New Roman"/>
          <w:sz w:val="24"/>
          <w:szCs w:val="24"/>
        </w:rPr>
        <w:fldChar w:fldCharType="begin"/>
      </w:r>
      <w:r w:rsidR="00E251F8" w:rsidRPr="00CD3AC5">
        <w:rPr>
          <w:rFonts w:ascii="Times New Roman" w:hAnsi="Times New Roman" w:cs="Times New Roman"/>
          <w:sz w:val="24"/>
          <w:szCs w:val="24"/>
        </w:rPr>
        <w:instrText xml:space="preserve"> ADDIN ZOTERO_ITEM CSL_CITATION {"citationID":"bgfdvyav","properties":{"formattedCitation":"\\super 24\\nosupersub{}","plainCitation":"24","noteIndex":0},"citationItems":[{"id":932,"uris":["http://zotero.org/users/6239254/items/A6HXUHHG"],"itemData":{"id":932,"type":"webpage","container-title":"Census.gov","title":"American Community Survey 2019 1-year data release.","URL":"https://www.census.gov/programs-surveys/acs","accessed":{"date-parts":[["2022",6,21]]}}}],"schema":"https://github.com/citation-style-language/schema/raw/master/csl-citation.json"} </w:instrText>
      </w:r>
      <w:r w:rsidR="00773DFD" w:rsidRPr="00CD3AC5">
        <w:rPr>
          <w:rFonts w:ascii="Times New Roman" w:hAnsi="Times New Roman" w:cs="Times New Roman"/>
          <w:sz w:val="24"/>
          <w:szCs w:val="24"/>
        </w:rPr>
        <w:fldChar w:fldCharType="separate"/>
      </w:r>
      <w:r w:rsidR="00E376CD" w:rsidRPr="00CD3AC5">
        <w:rPr>
          <w:rFonts w:ascii="Times New Roman" w:hAnsi="Times New Roman" w:cs="Times New Roman"/>
          <w:sz w:val="24"/>
          <w:szCs w:val="28"/>
          <w:vertAlign w:val="superscript"/>
        </w:rPr>
        <w:t>24</w:t>
      </w:r>
      <w:r w:rsidR="00773DFD" w:rsidRPr="00CD3AC5">
        <w:rPr>
          <w:rFonts w:ascii="Times New Roman" w:hAnsi="Times New Roman" w:cs="Times New Roman"/>
          <w:sz w:val="24"/>
          <w:szCs w:val="24"/>
        </w:rPr>
        <w:fldChar w:fldCharType="end"/>
      </w:r>
      <w:r w:rsidR="001B57DD" w:rsidRPr="00CD3AC5">
        <w:rPr>
          <w:rFonts w:ascii="Times New Roman" w:hAnsi="Times New Roman" w:cs="Times New Roman"/>
          <w:sz w:val="24"/>
          <w:szCs w:val="24"/>
        </w:rPr>
        <w:t xml:space="preserve"> </w:t>
      </w:r>
      <w:r w:rsidR="00A011B7" w:rsidRPr="00CD3AC5">
        <w:rPr>
          <w:rFonts w:ascii="Times New Roman" w:hAnsi="Times New Roman" w:cs="Times New Roman"/>
          <w:sz w:val="24"/>
          <w:szCs w:val="24"/>
        </w:rPr>
        <w:t xml:space="preserve">Disability prevalence is calculated as the ratio of number of children with disability to total number of children in each income to poverty level category. </w:t>
      </w:r>
      <w:commentRangeEnd w:id="21"/>
      <w:r w:rsidR="00CC14EE">
        <w:rPr>
          <w:rStyle w:val="CommentReference"/>
        </w:rPr>
        <w:commentReference w:id="21"/>
      </w:r>
      <w:r w:rsidR="001B57DD" w:rsidRPr="00CD3AC5">
        <w:rPr>
          <w:rFonts w:ascii="Times New Roman" w:hAnsi="Times New Roman" w:cs="Times New Roman"/>
          <w:sz w:val="24"/>
          <w:szCs w:val="24"/>
        </w:rPr>
        <w:t>For the NSCH disability prevalences, w</w:t>
      </w:r>
      <w:r w:rsidR="00814A92" w:rsidRPr="00CD3AC5">
        <w:rPr>
          <w:rFonts w:ascii="Times New Roman" w:hAnsi="Times New Roman" w:cs="Times New Roman"/>
          <w:sz w:val="24"/>
          <w:szCs w:val="24"/>
        </w:rPr>
        <w:t xml:space="preserve">e scraped the </w:t>
      </w:r>
      <w:r w:rsidR="001B57DD" w:rsidRPr="00CD3AC5">
        <w:rPr>
          <w:rFonts w:ascii="Times New Roman" w:hAnsi="Times New Roman" w:cs="Times New Roman"/>
          <w:sz w:val="24"/>
          <w:szCs w:val="24"/>
        </w:rPr>
        <w:t xml:space="preserve">“More </w:t>
      </w:r>
      <w:r w:rsidR="00DC3A99" w:rsidRPr="00CD3AC5">
        <w:rPr>
          <w:rFonts w:ascii="Times New Roman" w:hAnsi="Times New Roman" w:cs="Times New Roman"/>
          <w:sz w:val="24"/>
          <w:szCs w:val="24"/>
        </w:rPr>
        <w:t>complex</w:t>
      </w:r>
      <w:r w:rsidR="001B57DD" w:rsidRPr="00CD3AC5">
        <w:rPr>
          <w:rFonts w:ascii="Times New Roman" w:hAnsi="Times New Roman" w:cs="Times New Roman"/>
          <w:sz w:val="24"/>
          <w:szCs w:val="24"/>
        </w:rPr>
        <w:t xml:space="preserve"> health care needs” </w:t>
      </w:r>
      <w:r w:rsidR="00F43FC3" w:rsidRPr="00CD3AC5">
        <w:rPr>
          <w:rFonts w:ascii="Times New Roman" w:hAnsi="Times New Roman" w:cs="Times New Roman"/>
          <w:sz w:val="24"/>
          <w:szCs w:val="24"/>
        </w:rPr>
        <w:t xml:space="preserve">percentage </w:t>
      </w:r>
      <w:r w:rsidR="001B57DD" w:rsidRPr="00CD3AC5">
        <w:rPr>
          <w:rFonts w:ascii="Times New Roman" w:hAnsi="Times New Roman" w:cs="Times New Roman"/>
          <w:sz w:val="24"/>
          <w:szCs w:val="24"/>
        </w:rPr>
        <w:t xml:space="preserve">estimates to the answers </w:t>
      </w:r>
      <w:proofErr w:type="gramStart"/>
      <w:r w:rsidR="001B57DD" w:rsidRPr="00CD3AC5">
        <w:rPr>
          <w:rFonts w:ascii="Times New Roman" w:hAnsi="Times New Roman" w:cs="Times New Roman"/>
          <w:sz w:val="24"/>
          <w:szCs w:val="24"/>
        </w:rPr>
        <w:t>of</w:t>
      </w:r>
      <w:proofErr w:type="gramEnd"/>
      <w:r w:rsidR="001B57DD" w:rsidRPr="00CD3AC5">
        <w:rPr>
          <w:rFonts w:ascii="Times New Roman" w:hAnsi="Times New Roman" w:cs="Times New Roman"/>
          <w:sz w:val="24"/>
          <w:szCs w:val="24"/>
        </w:rPr>
        <w:t xml:space="preserve"> the</w:t>
      </w:r>
      <w:r w:rsidR="00814A92" w:rsidRPr="00CD3AC5">
        <w:rPr>
          <w:rFonts w:ascii="Times New Roman" w:hAnsi="Times New Roman" w:cs="Times New Roman"/>
          <w:sz w:val="24"/>
          <w:szCs w:val="24"/>
        </w:rPr>
        <w:t xml:space="preserve"> </w:t>
      </w:r>
      <w:r w:rsidR="00D133FB" w:rsidRPr="00CD3AC5">
        <w:rPr>
          <w:rFonts w:ascii="Times New Roman" w:hAnsi="Times New Roman" w:cs="Times New Roman"/>
          <w:sz w:val="24"/>
          <w:szCs w:val="24"/>
        </w:rPr>
        <w:t xml:space="preserve">aggregated </w:t>
      </w:r>
      <w:r w:rsidR="00814A92" w:rsidRPr="00CD3AC5">
        <w:rPr>
          <w:rFonts w:ascii="Times New Roman" w:hAnsi="Times New Roman" w:cs="Times New Roman"/>
          <w:sz w:val="24"/>
          <w:szCs w:val="24"/>
        </w:rPr>
        <w:t>survey question:</w:t>
      </w:r>
      <w:r w:rsidR="004F029B" w:rsidRPr="00CD3AC5">
        <w:rPr>
          <w:rFonts w:ascii="Times New Roman" w:hAnsi="Times New Roman" w:cs="Times New Roman"/>
          <w:sz w:val="24"/>
          <w:szCs w:val="24"/>
        </w:rPr>
        <w:t xml:space="preserve"> “</w:t>
      </w:r>
      <w:commentRangeStart w:id="22"/>
      <w:r w:rsidR="00DC3A99" w:rsidRPr="00CD3AC5">
        <w:rPr>
          <w:rFonts w:ascii="Times New Roman" w:hAnsi="Times New Roman" w:cs="Times New Roman"/>
          <w:sz w:val="24"/>
          <w:szCs w:val="24"/>
        </w:rPr>
        <w:t>What is the level of complexity of special health care needs</w:t>
      </w:r>
      <w:r w:rsidR="00453FDC" w:rsidRPr="00CD3AC5">
        <w:rPr>
          <w:rFonts w:ascii="Times New Roman" w:hAnsi="Times New Roman" w:cs="Times New Roman"/>
          <w:sz w:val="24"/>
          <w:szCs w:val="24"/>
        </w:rPr>
        <w:t xml:space="preserve"> (CSHCN)</w:t>
      </w:r>
      <w:r w:rsidR="004F029B" w:rsidRPr="00CD3AC5">
        <w:rPr>
          <w:rFonts w:ascii="Times New Roman" w:hAnsi="Times New Roman" w:cs="Times New Roman"/>
          <w:sz w:val="24"/>
          <w:szCs w:val="24"/>
        </w:rPr>
        <w:t>?”</w:t>
      </w:r>
      <w:r w:rsidR="00814A92" w:rsidRPr="00CD3AC5">
        <w:rPr>
          <w:rFonts w:ascii="Times New Roman" w:hAnsi="Times New Roman" w:cs="Times New Roman"/>
          <w:sz w:val="24"/>
          <w:szCs w:val="24"/>
        </w:rPr>
        <w:t xml:space="preserve"> </w:t>
      </w:r>
      <w:commentRangeEnd w:id="22"/>
      <w:r w:rsidR="000562E8">
        <w:rPr>
          <w:rStyle w:val="CommentReference"/>
        </w:rPr>
        <w:commentReference w:id="22"/>
      </w:r>
      <w:r w:rsidR="001B57DD" w:rsidRPr="00CD3AC5">
        <w:rPr>
          <w:rFonts w:ascii="Times New Roman" w:hAnsi="Times New Roman" w:cs="Times New Roman"/>
          <w:sz w:val="24"/>
          <w:szCs w:val="24"/>
        </w:rPr>
        <w:t>for each state, year, and household income level categories of 0-100% FPL and 100-200% FPL.</w:t>
      </w:r>
      <w:r w:rsidR="001F57B7" w:rsidRPr="00CD3AC5">
        <w:rPr>
          <w:rFonts w:ascii="Times New Roman" w:hAnsi="Times New Roman" w:cs="Times New Roman"/>
          <w:sz w:val="24"/>
          <w:szCs w:val="24"/>
        </w:rPr>
        <w:fldChar w:fldCharType="begin"/>
      </w:r>
      <w:r w:rsidR="00CD018A" w:rsidRPr="00CD3AC5">
        <w:rPr>
          <w:rFonts w:ascii="Times New Roman" w:hAnsi="Times New Roman" w:cs="Times New Roman"/>
          <w:sz w:val="24"/>
          <w:szCs w:val="24"/>
        </w:rPr>
        <w:instrText xml:space="preserve"> ADDIN ZOTERO_ITEM CSL_CITATION {"citationID":"za1WlFNZ","properties":{"formattedCitation":"\\super 23\\nosupersub{}","plainCitation":"23","noteIndex":0},"citationItems":[{"id":976,"uris":["http://zotero.org/users/6239254/items/2EYTIGE9"],"itemData":{"id":976,"type":"webpage","title":"NSCH Interactive Data Query (2016 – present) - Data Resource Center for Child and Adolescent Health","URL":"https://www.childhealthdata.org/browse/survey","accessed":{"date-parts":[["2022",6,21]]}}}],"schema":"https://github.com/citation-style-language/schema/raw/master/csl-citation.json"} </w:instrText>
      </w:r>
      <w:r w:rsidR="001F57B7" w:rsidRPr="00CD3AC5">
        <w:rPr>
          <w:rFonts w:ascii="Times New Roman" w:hAnsi="Times New Roman" w:cs="Times New Roman"/>
          <w:sz w:val="24"/>
          <w:szCs w:val="24"/>
        </w:rPr>
        <w:fldChar w:fldCharType="separate"/>
      </w:r>
      <w:r w:rsidR="00E376CD" w:rsidRPr="00CD3AC5">
        <w:rPr>
          <w:rFonts w:ascii="Times New Roman" w:hAnsi="Times New Roman" w:cs="Times New Roman"/>
          <w:sz w:val="24"/>
          <w:szCs w:val="28"/>
          <w:vertAlign w:val="superscript"/>
        </w:rPr>
        <w:t>23</w:t>
      </w:r>
      <w:r w:rsidR="001F57B7" w:rsidRPr="00CD3AC5">
        <w:rPr>
          <w:rFonts w:ascii="Times New Roman" w:hAnsi="Times New Roman" w:cs="Times New Roman"/>
          <w:sz w:val="24"/>
          <w:szCs w:val="24"/>
        </w:rPr>
        <w:fldChar w:fldCharType="end"/>
      </w:r>
      <w:r w:rsidR="001B57DD" w:rsidRPr="00CD3AC5">
        <w:rPr>
          <w:rFonts w:ascii="Times New Roman" w:hAnsi="Times New Roman" w:cs="Times New Roman"/>
          <w:sz w:val="24"/>
          <w:szCs w:val="24"/>
        </w:rPr>
        <w:t xml:space="preserve"> Due to the uncertainty in the true prevalence of disability among children who are financially eligible</w:t>
      </w:r>
      <w:ins w:id="23" w:author="Danielson, Melissa (CDC/DDNID/NCBDDD/DHDD)" w:date="2022-06-30T15:23:00Z">
        <w:r w:rsidR="00C27EDD">
          <w:rPr>
            <w:rFonts w:ascii="Times New Roman" w:hAnsi="Times New Roman" w:cs="Times New Roman"/>
            <w:sz w:val="24"/>
            <w:szCs w:val="24"/>
          </w:rPr>
          <w:t xml:space="preserve"> for SSI</w:t>
        </w:r>
      </w:ins>
      <w:r w:rsidR="001B57DD" w:rsidRPr="00CD3AC5">
        <w:rPr>
          <w:rFonts w:ascii="Times New Roman" w:hAnsi="Times New Roman" w:cs="Times New Roman"/>
          <w:sz w:val="24"/>
          <w:szCs w:val="24"/>
        </w:rPr>
        <w:t>, we average</w:t>
      </w:r>
      <w:ins w:id="24" w:author="Danielson, Melissa (CDC/DDNID/NCBDDD/DHDD)" w:date="2022-06-30T15:24:00Z">
        <w:r w:rsidR="00C27EDD">
          <w:rPr>
            <w:rFonts w:ascii="Times New Roman" w:hAnsi="Times New Roman" w:cs="Times New Roman"/>
            <w:sz w:val="24"/>
            <w:szCs w:val="24"/>
          </w:rPr>
          <w:t>d</w:t>
        </w:r>
      </w:ins>
      <w:r w:rsidR="001B57DD" w:rsidRPr="00CD3AC5">
        <w:rPr>
          <w:rFonts w:ascii="Times New Roman" w:hAnsi="Times New Roman" w:cs="Times New Roman"/>
          <w:sz w:val="24"/>
          <w:szCs w:val="24"/>
        </w:rPr>
        <w:t xml:space="preserve"> the two </w:t>
      </w:r>
      <w:r w:rsidR="00A011B7" w:rsidRPr="00CD3AC5">
        <w:rPr>
          <w:rFonts w:ascii="Times New Roman" w:hAnsi="Times New Roman" w:cs="Times New Roman"/>
          <w:sz w:val="24"/>
          <w:szCs w:val="24"/>
        </w:rPr>
        <w:t>public</w:t>
      </w:r>
      <w:r w:rsidR="001B57DD" w:rsidRPr="00CD3AC5">
        <w:rPr>
          <w:rFonts w:ascii="Times New Roman" w:hAnsi="Times New Roman" w:cs="Times New Roman"/>
          <w:sz w:val="24"/>
          <w:szCs w:val="24"/>
        </w:rPr>
        <w:t xml:space="preserve"> data sources of disability prevalence</w:t>
      </w:r>
      <w:r w:rsidR="00A90AF1" w:rsidRPr="00CD3AC5">
        <w:rPr>
          <w:rFonts w:ascii="Times New Roman" w:hAnsi="Times New Roman" w:cs="Times New Roman"/>
          <w:sz w:val="24"/>
          <w:szCs w:val="24"/>
        </w:rPr>
        <w:t>s</w:t>
      </w:r>
      <w:r w:rsidR="001B57DD" w:rsidRPr="00CD3AC5">
        <w:rPr>
          <w:rFonts w:ascii="Times New Roman" w:hAnsi="Times New Roman" w:cs="Times New Roman"/>
          <w:sz w:val="24"/>
          <w:szCs w:val="24"/>
        </w:rPr>
        <w:t xml:space="preserve"> (ACS and NSCH). This same approach is recommend</w:t>
      </w:r>
      <w:ins w:id="25" w:author="Danielson, Melissa (CDC/DDNID/NCBDDD/DHDD)" w:date="2022-06-30T15:24:00Z">
        <w:r w:rsidR="00C27EDD">
          <w:rPr>
            <w:rFonts w:ascii="Times New Roman" w:hAnsi="Times New Roman" w:cs="Times New Roman"/>
            <w:sz w:val="24"/>
            <w:szCs w:val="24"/>
          </w:rPr>
          <w:t>ed</w:t>
        </w:r>
      </w:ins>
      <w:r w:rsidR="001B57DD" w:rsidRPr="00CD3AC5">
        <w:rPr>
          <w:rFonts w:ascii="Times New Roman" w:hAnsi="Times New Roman" w:cs="Times New Roman"/>
          <w:sz w:val="24"/>
          <w:szCs w:val="24"/>
        </w:rPr>
        <w:t xml:space="preserve"> when estimating drug prices </w:t>
      </w:r>
      <w:r w:rsidR="00ED098A" w:rsidRPr="00CD3AC5">
        <w:rPr>
          <w:rFonts w:ascii="Times New Roman" w:hAnsi="Times New Roman" w:cs="Times New Roman"/>
          <w:sz w:val="24"/>
          <w:szCs w:val="24"/>
        </w:rPr>
        <w:t>for</w:t>
      </w:r>
      <w:r w:rsidR="001B57DD" w:rsidRPr="00CD3AC5">
        <w:rPr>
          <w:rFonts w:ascii="Times New Roman" w:hAnsi="Times New Roman" w:cs="Times New Roman"/>
          <w:sz w:val="24"/>
          <w:szCs w:val="24"/>
        </w:rPr>
        <w:t xml:space="preserve"> cost-effectiveness analyses using public data.</w:t>
      </w:r>
      <w:r w:rsidR="00ED098A" w:rsidRPr="00CD3AC5">
        <w:rPr>
          <w:rFonts w:ascii="Times New Roman" w:hAnsi="Times New Roman" w:cs="Times New Roman"/>
          <w:sz w:val="24"/>
          <w:szCs w:val="24"/>
        </w:rPr>
        <w:fldChar w:fldCharType="begin"/>
      </w:r>
      <w:r w:rsidR="00E376CD" w:rsidRPr="00CD3AC5">
        <w:rPr>
          <w:rFonts w:ascii="Times New Roman" w:hAnsi="Times New Roman" w:cs="Times New Roman"/>
          <w:sz w:val="24"/>
          <w:szCs w:val="24"/>
        </w:rPr>
        <w:instrText xml:space="preserve"> ADDIN ZOTERO_ITEM CSL_CITATION {"citationID":"zztuGZIF","properties":{"formattedCitation":"\\super 25\\nosupersub{}","plainCitation":"25","noteIndex":0},"citationItems":[{"id":981,"uris":["http://zotero.org/users/6239254/items/3CQM9VM3"],"itemData":{"id":981,"type":"article-journal","container-title":"Value in Health","DOI":"10.1016/j.jval.2017.06.013","ISSN":"1098-3015, 1524-4733","issue":"6","journalAbbreviation":"Value in Health","language":"English","note":"publisher: Elsevier\nPMID: 29909872","page":"677-684","source":"www.valueinhealthjournal.com","title":"A Transparent and Consistent Approach to Assess US Outpatient Drug Costs for Use in Cost-Effectiveness Analyses","volume":"21","author":[{"family":"Levy","given":"Joseph"},{"family":"Rosenberg","given":"Marjorie"},{"family":"Vanness","given":"David"}],"issued":{"date-parts":[["2018",6,1]]}}}],"schema":"https://github.com/citation-style-language/schema/raw/master/csl-citation.json"} </w:instrText>
      </w:r>
      <w:r w:rsidR="00ED098A" w:rsidRPr="00CD3AC5">
        <w:rPr>
          <w:rFonts w:ascii="Times New Roman" w:hAnsi="Times New Roman" w:cs="Times New Roman"/>
          <w:sz w:val="24"/>
          <w:szCs w:val="24"/>
        </w:rPr>
        <w:fldChar w:fldCharType="separate"/>
      </w:r>
      <w:r w:rsidR="00E376CD" w:rsidRPr="00CD3AC5">
        <w:rPr>
          <w:rFonts w:ascii="Times New Roman" w:hAnsi="Times New Roman" w:cs="Times New Roman"/>
          <w:sz w:val="24"/>
          <w:szCs w:val="28"/>
          <w:vertAlign w:val="superscript"/>
        </w:rPr>
        <w:t>25</w:t>
      </w:r>
      <w:r w:rsidR="00ED098A" w:rsidRPr="00CD3AC5">
        <w:rPr>
          <w:rFonts w:ascii="Times New Roman" w:hAnsi="Times New Roman" w:cs="Times New Roman"/>
          <w:sz w:val="24"/>
          <w:szCs w:val="24"/>
        </w:rPr>
        <w:fldChar w:fldCharType="end"/>
      </w:r>
      <w:r w:rsidR="001B57DD" w:rsidRPr="00CD3AC5">
        <w:rPr>
          <w:rFonts w:ascii="Times New Roman" w:hAnsi="Times New Roman" w:cs="Times New Roman"/>
          <w:sz w:val="24"/>
          <w:szCs w:val="24"/>
        </w:rPr>
        <w:t xml:space="preserve"> </w:t>
      </w:r>
      <w:r w:rsidR="00A011B7" w:rsidRPr="00CD3AC5">
        <w:rPr>
          <w:rFonts w:ascii="Times New Roman" w:hAnsi="Times New Roman" w:cs="Times New Roman"/>
          <w:sz w:val="24"/>
          <w:szCs w:val="24"/>
        </w:rPr>
        <w:t xml:space="preserve">For proper combination with the NSCH data, the ACS data </w:t>
      </w:r>
      <w:r w:rsidR="00C85C86" w:rsidRPr="00CD3AC5">
        <w:rPr>
          <w:rFonts w:ascii="Times New Roman" w:hAnsi="Times New Roman" w:cs="Times New Roman"/>
          <w:sz w:val="24"/>
          <w:szCs w:val="24"/>
        </w:rPr>
        <w:t>in</w:t>
      </w:r>
      <w:r w:rsidR="00A011B7" w:rsidRPr="00CD3AC5">
        <w:rPr>
          <w:rFonts w:ascii="Times New Roman" w:hAnsi="Times New Roman" w:cs="Times New Roman"/>
          <w:sz w:val="24"/>
          <w:szCs w:val="24"/>
        </w:rPr>
        <w:t xml:space="preserve"> income to poverty ratios of &lt;0.5 and 0.5-1 are aggregated together and ratios of 1-1.5 and 1.5-2 are aggregated together.</w:t>
      </w:r>
      <w:r w:rsidR="00203A78" w:rsidRPr="00CD3AC5">
        <w:rPr>
          <w:rFonts w:ascii="Times New Roman" w:hAnsi="Times New Roman" w:cs="Times New Roman"/>
          <w:sz w:val="24"/>
          <w:szCs w:val="24"/>
        </w:rPr>
        <w:t xml:space="preserve"> </w:t>
      </w:r>
      <w:r w:rsidR="00A90AF1" w:rsidRPr="00CD3AC5">
        <w:rPr>
          <w:rFonts w:ascii="Times New Roman" w:hAnsi="Times New Roman" w:cs="Times New Roman"/>
          <w:sz w:val="24"/>
          <w:szCs w:val="24"/>
        </w:rPr>
        <w:t>Because</w:t>
      </w:r>
      <w:r w:rsidR="00203A78" w:rsidRPr="00CD3AC5">
        <w:rPr>
          <w:rFonts w:ascii="Times New Roman" w:hAnsi="Times New Roman" w:cs="Times New Roman"/>
          <w:sz w:val="24"/>
          <w:szCs w:val="24"/>
        </w:rPr>
        <w:t xml:space="preserve"> higher disability prevalences </w:t>
      </w:r>
      <w:r w:rsidR="00211F92" w:rsidRPr="00CD3AC5">
        <w:rPr>
          <w:rFonts w:ascii="Times New Roman" w:hAnsi="Times New Roman" w:cs="Times New Roman"/>
          <w:sz w:val="24"/>
          <w:szCs w:val="24"/>
        </w:rPr>
        <w:t>are correlated with</w:t>
      </w:r>
      <w:r w:rsidR="00203A78" w:rsidRPr="00CD3AC5">
        <w:rPr>
          <w:rFonts w:ascii="Times New Roman" w:hAnsi="Times New Roman" w:cs="Times New Roman"/>
          <w:sz w:val="24"/>
          <w:szCs w:val="24"/>
        </w:rPr>
        <w:t xml:space="preserve"> lowe</w:t>
      </w:r>
      <w:r w:rsidR="00211F92" w:rsidRPr="00CD3AC5">
        <w:rPr>
          <w:rFonts w:ascii="Times New Roman" w:hAnsi="Times New Roman" w:cs="Times New Roman"/>
          <w:sz w:val="24"/>
          <w:szCs w:val="24"/>
        </w:rPr>
        <w:t xml:space="preserve">r family income, it is vital to properly account for subgroup disability prevalences in this manner </w:t>
      </w:r>
      <w:r w:rsidR="00203A78" w:rsidRPr="00CD3AC5">
        <w:rPr>
          <w:rFonts w:ascii="Times New Roman" w:hAnsi="Times New Roman" w:cs="Times New Roman"/>
          <w:sz w:val="24"/>
          <w:szCs w:val="24"/>
        </w:rPr>
        <w:t>to not underestimate the overall child SSI participation rates.</w:t>
      </w:r>
      <w:r w:rsidR="00ED098A" w:rsidRPr="00CD3AC5">
        <w:rPr>
          <w:rFonts w:ascii="Times New Roman" w:hAnsi="Times New Roman" w:cs="Times New Roman"/>
          <w:sz w:val="24"/>
          <w:szCs w:val="24"/>
        </w:rPr>
        <w:fldChar w:fldCharType="begin"/>
      </w:r>
      <w:r w:rsidR="00E376CD" w:rsidRPr="00CD3AC5">
        <w:rPr>
          <w:rFonts w:ascii="Times New Roman" w:hAnsi="Times New Roman" w:cs="Times New Roman"/>
          <w:sz w:val="24"/>
          <w:szCs w:val="24"/>
        </w:rPr>
        <w:instrText xml:space="preserve"> ADDIN ZOTERO_ITEM CSL_CITATION {"citationID":"5rakjyHm","properties":{"formattedCitation":"\\super 10,26,27\\nosupersub{}","plainCitation":"10,26,27","noteIndex":0},"citationItems":[{"id":957,"uris":["http://zotero.org/users/6239254/items/4QKCYD6K"],"itemData":{"id":957,"type":"book","abstract":"Download a PDF of \"Mental Disorders and Disabilities Among Low-Income Children\" by the National Academies of Sciences, Engineering, and Medicine for free.","ISBN":"978-0-309-37685-3","language":"en","note":"DOI: 10.17226/21780","source":"nap.nationalacademies.org","title":"Mental Disorders and Disabilities Among Low-Income Children","URL":"https://nap.nationalacademies.org/catalog/21780/mental-disorders-and-disabilities-among-low-income-children","author":[{"family":"National Academies of Sciences","given":"Engineering"}],"accessed":{"date-parts":[["2022",6,25]]},"issued":{"date-parts":[["2015",9,9]]}}},{"id":1007,"uris":["http://zotero.org/users/6239254/items/FCTBBRN5"],"itemData":{"id":1007,"type":"article-journal","abstract":"OBJECTIVES: To compare insurance coverage, access to care, and unmet health needs of children with and without chronic conditions in a national probability sample of the US population and to examine the role of poverty status in any demonstrated differences between the 2 groups.\nDESIGN: We analyzed parent-report data on children 0-17 years old from the 1994 National Health Interview Survey Disability Supplement (NHIS-D) and from the health insurance and access to care files of the 1994 Family Resources Supplement to the NHIS. In the NHIS-D, 4452 (14.8%) of the 30032 children were identified as having a chronic condition by a noncategorical method. We compared insurance coverage, access to care, and unmet needs of children with and without conditions overall and also compared them within 3 different income levels relative to the national poverty index: 1) below, 2) within 100%-200%, and 3) &gt;200% above poverty level.\nRESULTS: In bivariate analyses, children with chronic conditions were more likely to be covered by some type of health insurance (odds ratio [OR], 1.3) and to have a usual provider both for medical (\"sick\") care (OR, 1.4) and for routine or preventive care (OR, 1.4). They also were more likely to have the same provider for medical care and routine or preventive care (OR, 1.2) and to have seen their health care provider in the last year (OR, 1.8) than children without chronic conditions (all P &lt;.0001). Nonetheless, children with chronic conditions were twice as likely to have had at least 1 unmet need from a list of 4 services that included dental care, prescription medications, eyeglasses, and mental health services (OR, 2.0). They also were more likely to have more than 1 unmet need from the list (OR, 3.1), to have been unable to get needed medical care (OR, 3.1), and to have delayed obtaining medical care because of worry about its cost (OR, 1.8). Children with chronic conditions were at greater risk for unmet needs than were children without conditions across all income levels. The magnitude of the disparity between the groups increased with family income level. Differences persisted even after controlling for sociodemographic variables and insurance status.\nCONCLUSION: Despite higher levels of insurance coverage and greater access to regular providers of medical and routine care compared with healthy peers, children with chronic conditions are reported by their parents to be less likely than other children to receive the full range of needed health services. The magnitudes of the differences are small, yet the pattern of disadvantage in meeting health care needs among children with conditions compared with healthy peers is consistent across many different variables and it exists across income levels.","container-title":"Ambulatory Pediatrics: The Official Journal of the Ambulatory Pediatric Association","DOI":"10.1367/1539-4409(2001)001&lt;0314:atcuhn&gt;2.0.co;2","ISSN":"1530-1567","issue":"6","journalAbbreviation":"Ambul Pediatr","language":"eng","note":"PMID: 11888421","page":"314-320","source":"PubMed","title":"Access to care, unmet health needs, and poverty status among children with and without chronic conditions","volume":"1","author":[{"family":"Silver","given":"E. J."},{"family":"Stein","given":"R. E."}],"issued":{"date-parts":[["2001",12]]}}},{"id":1009,"uris":["http://zotero.org/users/6239254/items/9NF47K66"],"itemData":{"id":1009,"type":"article-journal","abstract":"Although research suggests why disability may cause poverty, it is not well understood why poverty may cause disability. This article presents the Poverty Disability Model, which includes four groups of factors that increase the risk that poverty will cause disability and chronic health problems. Rehabilitation interventions and counselor implications derived from the model are presented in addition to research.","container-title":"Rehabilitation Counseling Bulletin","DOI":"10.1177/00343552070500040101","ISSN":"0034-3552","issue":"4","journalAbbreviation":"Rehabilitation Counseling Bulletin","language":"en","note":"publisher: SAGE Publications","page":"194-202","source":"SAGE Journals","title":"Causal Relationships Between Poverty and Disability","volume":"50","author":[{"family":"Lustig","given":"Daniel C."},{"family":"Strauser","given":"David R."}],"issued":{"date-parts":[["2007",7,1]]}}}],"schema":"https://github.com/citation-style-language/schema/raw/master/csl-citation.json"} </w:instrText>
      </w:r>
      <w:r w:rsidR="00ED098A" w:rsidRPr="00CD3AC5">
        <w:rPr>
          <w:rFonts w:ascii="Times New Roman" w:hAnsi="Times New Roman" w:cs="Times New Roman"/>
          <w:sz w:val="24"/>
          <w:szCs w:val="24"/>
        </w:rPr>
        <w:fldChar w:fldCharType="separate"/>
      </w:r>
      <w:r w:rsidR="00E376CD" w:rsidRPr="00CD3AC5">
        <w:rPr>
          <w:rFonts w:ascii="Times New Roman" w:hAnsi="Times New Roman" w:cs="Times New Roman"/>
          <w:sz w:val="24"/>
          <w:szCs w:val="28"/>
          <w:vertAlign w:val="superscript"/>
        </w:rPr>
        <w:t>10,26,27</w:t>
      </w:r>
      <w:r w:rsidR="00ED098A" w:rsidRPr="00CD3AC5">
        <w:rPr>
          <w:rFonts w:ascii="Times New Roman" w:hAnsi="Times New Roman" w:cs="Times New Roman"/>
          <w:sz w:val="24"/>
          <w:szCs w:val="24"/>
        </w:rPr>
        <w:fldChar w:fldCharType="end"/>
      </w:r>
      <w:r w:rsidR="00ED098A" w:rsidRPr="00CD3AC5">
        <w:rPr>
          <w:rFonts w:ascii="Times New Roman" w:hAnsi="Times New Roman" w:cs="Times New Roman"/>
          <w:sz w:val="24"/>
          <w:szCs w:val="24"/>
        </w:rPr>
        <w:t xml:space="preserve"> </w:t>
      </w:r>
    </w:p>
    <w:p w14:paraId="1AE85D4E" w14:textId="5F503E45" w:rsidR="0035232C" w:rsidRPr="00CD3AC5" w:rsidRDefault="0035232C" w:rsidP="00315151">
      <w:pPr>
        <w:spacing w:after="0" w:line="360" w:lineRule="auto"/>
        <w:rPr>
          <w:rFonts w:ascii="Times New Roman" w:hAnsi="Times New Roman" w:cs="Times New Roman"/>
          <w:sz w:val="24"/>
          <w:szCs w:val="24"/>
        </w:rPr>
      </w:pPr>
    </w:p>
    <w:p w14:paraId="3A23ACB6" w14:textId="383B7539" w:rsidR="0035232C" w:rsidRPr="00CD3AC5" w:rsidRDefault="0035232C" w:rsidP="00315151">
      <w:pPr>
        <w:spacing w:after="0" w:line="360" w:lineRule="auto"/>
        <w:rPr>
          <w:rFonts w:ascii="Times New Roman" w:hAnsi="Times New Roman" w:cs="Times New Roman"/>
          <w:i/>
          <w:iCs/>
          <w:sz w:val="24"/>
          <w:szCs w:val="24"/>
        </w:rPr>
      </w:pPr>
      <w:r w:rsidRPr="00CD3AC5">
        <w:rPr>
          <w:rFonts w:ascii="Times New Roman" w:hAnsi="Times New Roman" w:cs="Times New Roman"/>
          <w:i/>
          <w:iCs/>
          <w:sz w:val="24"/>
          <w:szCs w:val="24"/>
        </w:rPr>
        <w:t>Child SSI Participation Estimation</w:t>
      </w:r>
    </w:p>
    <w:p w14:paraId="39F9E362" w14:textId="19BD7409" w:rsidR="004F6857" w:rsidRPr="00CD3AC5" w:rsidRDefault="003B60F2" w:rsidP="00315151">
      <w:pPr>
        <w:spacing w:after="0" w:line="360" w:lineRule="auto"/>
        <w:rPr>
          <w:rFonts w:ascii="Times New Roman" w:hAnsi="Times New Roman" w:cs="Times New Roman"/>
          <w:sz w:val="24"/>
          <w:szCs w:val="24"/>
        </w:rPr>
      </w:pPr>
      <w:r w:rsidRPr="00CD3AC5">
        <w:rPr>
          <w:rFonts w:ascii="Times New Roman" w:hAnsi="Times New Roman" w:cs="Times New Roman"/>
          <w:sz w:val="24"/>
          <w:szCs w:val="24"/>
        </w:rPr>
        <w:t>We collect the number of disability SSI recipients age</w:t>
      </w:r>
      <w:r w:rsidR="00F43FC3" w:rsidRPr="00CD3AC5">
        <w:rPr>
          <w:rFonts w:ascii="Times New Roman" w:hAnsi="Times New Roman" w:cs="Times New Roman"/>
          <w:sz w:val="24"/>
          <w:szCs w:val="24"/>
        </w:rPr>
        <w:t>d</w:t>
      </w:r>
      <w:r w:rsidRPr="00CD3AC5">
        <w:rPr>
          <w:rFonts w:ascii="Times New Roman" w:hAnsi="Times New Roman" w:cs="Times New Roman"/>
          <w:sz w:val="24"/>
          <w:szCs w:val="24"/>
        </w:rPr>
        <w:t xml:space="preserve"> 18 or younger from the SSA</w:t>
      </w:r>
      <w:r w:rsidR="00D149F5" w:rsidRPr="00CD3AC5">
        <w:rPr>
          <w:rFonts w:ascii="Times New Roman" w:hAnsi="Times New Roman" w:cs="Times New Roman"/>
          <w:sz w:val="24"/>
          <w:szCs w:val="24"/>
        </w:rPr>
        <w:t>’s</w:t>
      </w:r>
      <w:r w:rsidRPr="00CD3AC5">
        <w:rPr>
          <w:rFonts w:ascii="Times New Roman" w:hAnsi="Times New Roman" w:cs="Times New Roman"/>
          <w:sz w:val="24"/>
          <w:szCs w:val="24"/>
        </w:rPr>
        <w:t xml:space="preserve"> </w:t>
      </w:r>
      <w:r w:rsidR="006938FB" w:rsidRPr="00CD3AC5">
        <w:rPr>
          <w:rFonts w:ascii="Times New Roman" w:hAnsi="Times New Roman" w:cs="Times New Roman"/>
          <w:sz w:val="24"/>
          <w:szCs w:val="24"/>
        </w:rPr>
        <w:t>S</w:t>
      </w:r>
      <w:r w:rsidR="00D149F5" w:rsidRPr="00CD3AC5">
        <w:rPr>
          <w:rFonts w:ascii="Times New Roman" w:hAnsi="Times New Roman" w:cs="Times New Roman"/>
          <w:sz w:val="24"/>
          <w:szCs w:val="24"/>
        </w:rPr>
        <w:t xml:space="preserve">upplemental </w:t>
      </w:r>
      <w:r w:rsidR="006938FB" w:rsidRPr="00CD3AC5">
        <w:rPr>
          <w:rFonts w:ascii="Times New Roman" w:hAnsi="Times New Roman" w:cs="Times New Roman"/>
          <w:sz w:val="24"/>
          <w:szCs w:val="24"/>
        </w:rPr>
        <w:t>S</w:t>
      </w:r>
      <w:r w:rsidR="00D149F5" w:rsidRPr="00CD3AC5">
        <w:rPr>
          <w:rFonts w:ascii="Times New Roman" w:hAnsi="Times New Roman" w:cs="Times New Roman"/>
          <w:sz w:val="24"/>
          <w:szCs w:val="24"/>
        </w:rPr>
        <w:t xml:space="preserve">ecurity </w:t>
      </w:r>
      <w:r w:rsidR="006938FB" w:rsidRPr="00CD3AC5">
        <w:rPr>
          <w:rFonts w:ascii="Times New Roman" w:hAnsi="Times New Roman" w:cs="Times New Roman"/>
          <w:sz w:val="24"/>
          <w:szCs w:val="24"/>
        </w:rPr>
        <w:t>R</w:t>
      </w:r>
      <w:r w:rsidR="00D149F5" w:rsidRPr="00CD3AC5">
        <w:rPr>
          <w:rFonts w:ascii="Times New Roman" w:hAnsi="Times New Roman" w:cs="Times New Roman"/>
          <w:sz w:val="24"/>
          <w:szCs w:val="24"/>
        </w:rPr>
        <w:t>ecord</w:t>
      </w:r>
      <w:r w:rsidRPr="00CD3AC5">
        <w:rPr>
          <w:rFonts w:ascii="Times New Roman" w:hAnsi="Times New Roman" w:cs="Times New Roman"/>
          <w:sz w:val="24"/>
          <w:szCs w:val="24"/>
        </w:rPr>
        <w:t xml:space="preserve"> from 2016 through 2019.</w:t>
      </w:r>
      <w:r w:rsidR="00ED098A" w:rsidRPr="00CD3AC5">
        <w:rPr>
          <w:rFonts w:ascii="Times New Roman" w:hAnsi="Times New Roman" w:cs="Times New Roman"/>
          <w:sz w:val="24"/>
          <w:szCs w:val="24"/>
        </w:rPr>
        <w:fldChar w:fldCharType="begin"/>
      </w:r>
      <w:r w:rsidR="00F50113" w:rsidRPr="00CD3AC5">
        <w:rPr>
          <w:rFonts w:ascii="Times New Roman" w:hAnsi="Times New Roman" w:cs="Times New Roman"/>
          <w:sz w:val="24"/>
          <w:szCs w:val="24"/>
        </w:rPr>
        <w:instrText xml:space="preserve"> ADDIN ZOTERO_ITEM CSL_CITATION {"citationID":"YdEYlXeL","properties":{"formattedCitation":"\\super 6\\nosupersub{}","plainCitation":"6","noteIndex":0},"citationItems":[{"id":949,"uris":["http://zotero.org/users/6239254/items/ETTY5JYE"],"itemData":{"id":949,"type":"webpage","abstract":"Social Security Administration Research, Statistics, and Policy Analysis","language":"en","title":"SSI Annual Statistical Report, 2020","URL":"https://www.ssa.gov/policy/docs/statcomps/ssi_asr/2020/index.html","accessed":{"date-parts":[["2022",6,21]]}}}],"schema":"https://github.com/citation-style-language/schema/raw/master/csl-citation.json"} </w:instrText>
      </w:r>
      <w:r w:rsidR="00ED098A" w:rsidRPr="00CD3AC5">
        <w:rPr>
          <w:rFonts w:ascii="Times New Roman" w:hAnsi="Times New Roman" w:cs="Times New Roman"/>
          <w:sz w:val="24"/>
          <w:szCs w:val="24"/>
        </w:rPr>
        <w:fldChar w:fldCharType="separate"/>
      </w:r>
      <w:r w:rsidR="00ED098A" w:rsidRPr="00CD3AC5">
        <w:rPr>
          <w:rFonts w:ascii="Times New Roman" w:hAnsi="Times New Roman" w:cs="Times New Roman"/>
          <w:sz w:val="24"/>
          <w:szCs w:val="28"/>
          <w:vertAlign w:val="superscript"/>
        </w:rPr>
        <w:t>6</w:t>
      </w:r>
      <w:r w:rsidR="00ED098A" w:rsidRPr="00CD3AC5">
        <w:rPr>
          <w:rFonts w:ascii="Times New Roman" w:hAnsi="Times New Roman" w:cs="Times New Roman"/>
          <w:sz w:val="24"/>
          <w:szCs w:val="24"/>
        </w:rPr>
        <w:fldChar w:fldCharType="end"/>
      </w:r>
      <w:r w:rsidR="00F43FC3" w:rsidRPr="00CD3AC5">
        <w:rPr>
          <w:rFonts w:ascii="Times New Roman" w:hAnsi="Times New Roman" w:cs="Times New Roman"/>
          <w:sz w:val="24"/>
          <w:szCs w:val="24"/>
        </w:rPr>
        <w:t xml:space="preserve"> </w:t>
      </w:r>
      <w:commentRangeStart w:id="26"/>
      <w:r w:rsidR="00F43FC3" w:rsidRPr="00CD3AC5">
        <w:rPr>
          <w:rFonts w:ascii="Times New Roman" w:hAnsi="Times New Roman" w:cs="Times New Roman"/>
          <w:sz w:val="24"/>
          <w:szCs w:val="24"/>
        </w:rPr>
        <w:t>T</w:t>
      </w:r>
      <w:r w:rsidR="0035232C" w:rsidRPr="00CD3AC5">
        <w:rPr>
          <w:rFonts w:ascii="Times New Roman" w:hAnsi="Times New Roman" w:cs="Times New Roman"/>
          <w:sz w:val="24"/>
          <w:szCs w:val="24"/>
        </w:rPr>
        <w:t>he total number of SSI recipients</w:t>
      </w:r>
      <w:r w:rsidR="00F43FC3" w:rsidRPr="00CD3AC5">
        <w:rPr>
          <w:rFonts w:ascii="Times New Roman" w:hAnsi="Times New Roman" w:cs="Times New Roman"/>
          <w:sz w:val="24"/>
          <w:szCs w:val="24"/>
        </w:rPr>
        <w:t xml:space="preserve"> in this age group, who must have been both eligible by both financial and disability criteria,</w:t>
      </w:r>
      <w:r w:rsidR="0035232C" w:rsidRPr="00CD3AC5">
        <w:rPr>
          <w:rFonts w:ascii="Times New Roman" w:hAnsi="Times New Roman" w:cs="Times New Roman"/>
          <w:sz w:val="24"/>
          <w:szCs w:val="24"/>
        </w:rPr>
        <w:t xml:space="preserve"> are</w:t>
      </w:r>
      <w:r w:rsidR="00F43FC3" w:rsidRPr="00CD3AC5">
        <w:rPr>
          <w:rFonts w:ascii="Times New Roman" w:hAnsi="Times New Roman" w:cs="Times New Roman"/>
          <w:sz w:val="24"/>
          <w:szCs w:val="24"/>
        </w:rPr>
        <w:t xml:space="preserve"> then</w:t>
      </w:r>
      <w:r w:rsidR="0035232C" w:rsidRPr="00CD3AC5">
        <w:rPr>
          <w:rFonts w:ascii="Times New Roman" w:hAnsi="Times New Roman" w:cs="Times New Roman"/>
          <w:sz w:val="24"/>
          <w:szCs w:val="24"/>
        </w:rPr>
        <w:t xml:space="preserve"> divided by the total number of financially and disability</w:t>
      </w:r>
      <w:r w:rsidR="00A90AF1" w:rsidRPr="00CD3AC5">
        <w:rPr>
          <w:rFonts w:ascii="Times New Roman" w:hAnsi="Times New Roman" w:cs="Times New Roman"/>
          <w:sz w:val="24"/>
          <w:szCs w:val="24"/>
        </w:rPr>
        <w:t xml:space="preserve"> </w:t>
      </w:r>
      <w:r w:rsidR="0035232C" w:rsidRPr="00CD3AC5">
        <w:rPr>
          <w:rFonts w:ascii="Times New Roman" w:hAnsi="Times New Roman" w:cs="Times New Roman"/>
          <w:sz w:val="24"/>
          <w:szCs w:val="24"/>
        </w:rPr>
        <w:t xml:space="preserve">eligible children that are estimated from the </w:t>
      </w:r>
      <w:r w:rsidR="00F43FC3" w:rsidRPr="00CD3AC5">
        <w:rPr>
          <w:rFonts w:ascii="Times New Roman" w:hAnsi="Times New Roman" w:cs="Times New Roman"/>
          <w:sz w:val="24"/>
          <w:szCs w:val="24"/>
        </w:rPr>
        <w:t xml:space="preserve">aforementioned </w:t>
      </w:r>
      <w:r w:rsidR="0035232C" w:rsidRPr="00CD3AC5">
        <w:rPr>
          <w:rFonts w:ascii="Times New Roman" w:hAnsi="Times New Roman" w:cs="Times New Roman"/>
          <w:sz w:val="24"/>
          <w:szCs w:val="24"/>
        </w:rPr>
        <w:t>disability prevalence</w:t>
      </w:r>
      <w:commentRangeEnd w:id="26"/>
      <w:r w:rsidR="002E51FB">
        <w:rPr>
          <w:rStyle w:val="CommentReference"/>
        </w:rPr>
        <w:commentReference w:id="26"/>
      </w:r>
      <w:r w:rsidR="0035232C" w:rsidRPr="00CD3AC5">
        <w:rPr>
          <w:rFonts w:ascii="Times New Roman" w:hAnsi="Times New Roman" w:cs="Times New Roman"/>
          <w:sz w:val="24"/>
          <w:szCs w:val="24"/>
        </w:rPr>
        <w:t xml:space="preserve">. </w:t>
      </w:r>
      <w:r w:rsidR="00204B3E" w:rsidRPr="00CD3AC5">
        <w:rPr>
          <w:rFonts w:ascii="Times New Roman" w:hAnsi="Times New Roman" w:cs="Times New Roman"/>
          <w:sz w:val="24"/>
          <w:szCs w:val="24"/>
        </w:rPr>
        <w:t xml:space="preserve">When reporting summary statistics over the entire study period, we ensure that the numbers in each part of the </w:t>
      </w:r>
      <w:r w:rsidR="00A90AF1" w:rsidRPr="00CD3AC5">
        <w:rPr>
          <w:rFonts w:ascii="Times New Roman" w:hAnsi="Times New Roman" w:cs="Times New Roman"/>
          <w:sz w:val="24"/>
          <w:szCs w:val="24"/>
        </w:rPr>
        <w:t xml:space="preserve">participation rate </w:t>
      </w:r>
      <w:r w:rsidR="00204B3E" w:rsidRPr="00CD3AC5">
        <w:rPr>
          <w:rFonts w:ascii="Times New Roman" w:hAnsi="Times New Roman" w:cs="Times New Roman"/>
          <w:sz w:val="24"/>
          <w:szCs w:val="24"/>
        </w:rPr>
        <w:t xml:space="preserve">fraction are summed </w:t>
      </w:r>
      <w:r w:rsidR="00ED098A" w:rsidRPr="00CD3AC5">
        <w:rPr>
          <w:rFonts w:ascii="Times New Roman" w:hAnsi="Times New Roman" w:cs="Times New Roman"/>
          <w:sz w:val="24"/>
          <w:szCs w:val="24"/>
        </w:rPr>
        <w:t>across</w:t>
      </w:r>
      <w:r w:rsidR="00204B3E" w:rsidRPr="00CD3AC5">
        <w:rPr>
          <w:rFonts w:ascii="Times New Roman" w:hAnsi="Times New Roman" w:cs="Times New Roman"/>
          <w:sz w:val="24"/>
          <w:szCs w:val="24"/>
        </w:rPr>
        <w:t xml:space="preserve"> all </w:t>
      </w:r>
      <w:proofErr w:type="spellStart"/>
      <w:r w:rsidR="00204B3E" w:rsidRPr="00CD3AC5">
        <w:rPr>
          <w:rFonts w:ascii="Times New Roman" w:hAnsi="Times New Roman" w:cs="Times New Roman"/>
          <w:sz w:val="24"/>
          <w:szCs w:val="24"/>
        </w:rPr>
        <w:t>years</w:t>
      </w:r>
      <w:proofErr w:type="spellEnd"/>
      <w:r w:rsidR="00ED098A" w:rsidRPr="00CD3AC5">
        <w:rPr>
          <w:rFonts w:ascii="Times New Roman" w:hAnsi="Times New Roman" w:cs="Times New Roman"/>
          <w:sz w:val="24"/>
          <w:szCs w:val="24"/>
        </w:rPr>
        <w:t xml:space="preserve"> first</w:t>
      </w:r>
      <w:r w:rsidR="00204B3E" w:rsidRPr="00CD3AC5">
        <w:rPr>
          <w:rFonts w:ascii="Times New Roman" w:hAnsi="Times New Roman" w:cs="Times New Roman"/>
          <w:sz w:val="24"/>
          <w:szCs w:val="24"/>
        </w:rPr>
        <w:t xml:space="preserve"> to ensure that any underlying trends in population growth are properly accounted.</w:t>
      </w:r>
    </w:p>
    <w:p w14:paraId="450E078A" w14:textId="464405B6" w:rsidR="003B7233" w:rsidRPr="00CD3AC5" w:rsidRDefault="003B7233" w:rsidP="00315151">
      <w:pPr>
        <w:spacing w:after="0" w:line="360" w:lineRule="auto"/>
        <w:rPr>
          <w:rFonts w:ascii="Times New Roman" w:hAnsi="Times New Roman" w:cs="Times New Roman"/>
          <w:sz w:val="24"/>
          <w:szCs w:val="24"/>
        </w:rPr>
      </w:pPr>
    </w:p>
    <w:p w14:paraId="096110BC" w14:textId="039F1A51" w:rsidR="003B7233" w:rsidRPr="00CD3AC5" w:rsidRDefault="003B7233" w:rsidP="00315151">
      <w:pPr>
        <w:spacing w:after="0" w:line="360" w:lineRule="auto"/>
        <w:rPr>
          <w:rFonts w:ascii="Times New Roman" w:hAnsi="Times New Roman" w:cs="Times New Roman"/>
          <w:i/>
          <w:iCs/>
          <w:sz w:val="24"/>
          <w:szCs w:val="24"/>
        </w:rPr>
      </w:pPr>
      <w:r w:rsidRPr="00CD3AC5">
        <w:rPr>
          <w:rFonts w:ascii="Times New Roman" w:hAnsi="Times New Roman" w:cs="Times New Roman"/>
          <w:i/>
          <w:iCs/>
          <w:sz w:val="24"/>
          <w:szCs w:val="24"/>
        </w:rPr>
        <w:t>State Attributes and Policy Information</w:t>
      </w:r>
    </w:p>
    <w:p w14:paraId="3495D951" w14:textId="59095755" w:rsidR="001B57DD" w:rsidRPr="00CD3AC5" w:rsidRDefault="00F43FC3" w:rsidP="00315151">
      <w:pPr>
        <w:spacing w:after="0" w:line="360" w:lineRule="auto"/>
        <w:rPr>
          <w:rFonts w:ascii="Times New Roman" w:hAnsi="Times New Roman" w:cs="Times New Roman"/>
          <w:sz w:val="24"/>
          <w:szCs w:val="24"/>
        </w:rPr>
      </w:pPr>
      <w:r w:rsidRPr="00CD3AC5">
        <w:rPr>
          <w:rFonts w:ascii="Times New Roman" w:hAnsi="Times New Roman" w:cs="Times New Roman"/>
          <w:sz w:val="24"/>
          <w:szCs w:val="24"/>
        </w:rPr>
        <w:lastRenderedPageBreak/>
        <w:t>To explore the</w:t>
      </w:r>
      <w:r w:rsidR="001B57DD" w:rsidRPr="00CD3AC5">
        <w:rPr>
          <w:rFonts w:ascii="Times New Roman" w:hAnsi="Times New Roman" w:cs="Times New Roman"/>
          <w:sz w:val="24"/>
          <w:szCs w:val="24"/>
        </w:rPr>
        <w:t xml:space="preserve"> correlations between the </w:t>
      </w:r>
      <w:r w:rsidR="00E8395A" w:rsidRPr="00CD3AC5">
        <w:rPr>
          <w:rFonts w:ascii="Times New Roman" w:hAnsi="Times New Roman" w:cs="Times New Roman"/>
          <w:sz w:val="24"/>
          <w:szCs w:val="24"/>
        </w:rPr>
        <w:t xml:space="preserve">estimated </w:t>
      </w:r>
      <w:r w:rsidR="001B57DD" w:rsidRPr="00CD3AC5">
        <w:rPr>
          <w:rFonts w:ascii="Times New Roman" w:hAnsi="Times New Roman" w:cs="Times New Roman"/>
          <w:sz w:val="24"/>
          <w:szCs w:val="24"/>
        </w:rPr>
        <w:t xml:space="preserve">child SSI participation </w:t>
      </w:r>
      <w:r w:rsidR="00E8395A" w:rsidRPr="00CD3AC5">
        <w:rPr>
          <w:rFonts w:ascii="Times New Roman" w:hAnsi="Times New Roman" w:cs="Times New Roman"/>
          <w:sz w:val="24"/>
          <w:szCs w:val="24"/>
        </w:rPr>
        <w:t>rates and various state-level attributes and policies of interest, we utilize</w:t>
      </w:r>
      <w:ins w:id="27" w:author="Danielson, Melissa (CDC/DDNID/NCBDDD/DHDD)" w:date="2022-06-30T15:25:00Z">
        <w:r w:rsidR="00C27EDD">
          <w:rPr>
            <w:rFonts w:ascii="Times New Roman" w:hAnsi="Times New Roman" w:cs="Times New Roman"/>
            <w:sz w:val="24"/>
            <w:szCs w:val="24"/>
          </w:rPr>
          <w:t>d</w:t>
        </w:r>
      </w:ins>
      <w:r w:rsidR="00E8395A" w:rsidRPr="00CD3AC5">
        <w:rPr>
          <w:rFonts w:ascii="Times New Roman" w:hAnsi="Times New Roman" w:cs="Times New Roman"/>
          <w:sz w:val="24"/>
          <w:szCs w:val="24"/>
        </w:rPr>
        <w:t xml:space="preserve"> </w:t>
      </w:r>
      <w:r w:rsidR="00A90AF1" w:rsidRPr="00CD3AC5">
        <w:rPr>
          <w:rFonts w:ascii="Times New Roman" w:hAnsi="Times New Roman" w:cs="Times New Roman"/>
          <w:sz w:val="24"/>
          <w:szCs w:val="24"/>
        </w:rPr>
        <w:t xml:space="preserve">a variety of </w:t>
      </w:r>
      <w:r w:rsidR="00E8395A" w:rsidRPr="00CD3AC5">
        <w:rPr>
          <w:rFonts w:ascii="Times New Roman" w:hAnsi="Times New Roman" w:cs="Times New Roman"/>
          <w:sz w:val="24"/>
          <w:szCs w:val="24"/>
        </w:rPr>
        <w:t>public resources.</w:t>
      </w:r>
      <w:r w:rsidR="00EE5002" w:rsidRPr="00CD3AC5">
        <w:rPr>
          <w:rFonts w:ascii="Times New Roman" w:hAnsi="Times New Roman" w:cs="Times New Roman"/>
          <w:sz w:val="24"/>
          <w:szCs w:val="24"/>
        </w:rPr>
        <w:t xml:space="preserve"> To examine how estimates were associated with the percentage of urbanized areas in a state (areas with greater than 50,000 people), we extracted</w:t>
      </w:r>
      <w:r w:rsidR="009A21C4" w:rsidRPr="00CD3AC5">
        <w:rPr>
          <w:rFonts w:ascii="Times New Roman" w:hAnsi="Times New Roman" w:cs="Times New Roman"/>
          <w:sz w:val="24"/>
          <w:szCs w:val="24"/>
        </w:rPr>
        <w:t xml:space="preserve"> from the 2010 US Census Bureau</w:t>
      </w:r>
      <w:r w:rsidR="00A90AF1" w:rsidRPr="00CD3AC5">
        <w:rPr>
          <w:rFonts w:ascii="Times New Roman" w:hAnsi="Times New Roman" w:cs="Times New Roman"/>
          <w:sz w:val="24"/>
          <w:szCs w:val="24"/>
        </w:rPr>
        <w:t>’s urban-rural classification data</w:t>
      </w:r>
      <w:r w:rsidR="009A21C4" w:rsidRPr="00CD3AC5">
        <w:rPr>
          <w:rFonts w:ascii="Times New Roman" w:hAnsi="Times New Roman" w:cs="Times New Roman"/>
          <w:sz w:val="24"/>
          <w:szCs w:val="24"/>
        </w:rPr>
        <w:t xml:space="preserve"> (2020 data has not been released yet).</w:t>
      </w:r>
      <w:r w:rsidR="00E2438D" w:rsidRPr="00CD3AC5">
        <w:rPr>
          <w:rFonts w:ascii="Times New Roman" w:hAnsi="Times New Roman" w:cs="Times New Roman"/>
          <w:sz w:val="24"/>
          <w:szCs w:val="24"/>
        </w:rPr>
        <w:fldChar w:fldCharType="begin"/>
      </w:r>
      <w:r w:rsidR="00E251F8" w:rsidRPr="00CD3AC5">
        <w:rPr>
          <w:rFonts w:ascii="Times New Roman" w:hAnsi="Times New Roman" w:cs="Times New Roman"/>
          <w:sz w:val="24"/>
          <w:szCs w:val="24"/>
        </w:rPr>
        <w:instrText xml:space="preserve"> ADDIN ZOTERO_ITEM CSL_CITATION {"citationID":"propuDOi","properties":{"formattedCitation":"\\super 28\\nosupersub{}","plainCitation":"28","noteIndex":0},"citationItems":[{"id":985,"uris":["http://zotero.org/users/6239254/items/GMPCT577"],"itemData":{"id":985,"type":"webpage","abstract":"Urban-rural classification is fundamentally a delineation of geographical areas, identifying both individual urban areas and the rural areas of the nation.","container-title":"Census.gov","note":"section: Government","title":"2010 Census Urban and Rural Classification and Urban Area Criteria","URL":"https://www.census.gov/programs-surveys/geography/guidance/geo-areas/urban-rural/2010-urban-rural.html","author":[{"family":"US Census Bureau","given":""}],"accessed":{"date-parts":[["2022",6,25]]}}}],"schema":"https://github.com/citation-style-language/schema/raw/master/csl-citation.json"} </w:instrText>
      </w:r>
      <w:r w:rsidR="00E2438D" w:rsidRPr="00CD3AC5">
        <w:rPr>
          <w:rFonts w:ascii="Times New Roman" w:hAnsi="Times New Roman" w:cs="Times New Roman"/>
          <w:sz w:val="24"/>
          <w:szCs w:val="24"/>
        </w:rPr>
        <w:fldChar w:fldCharType="separate"/>
      </w:r>
      <w:r w:rsidR="00E376CD" w:rsidRPr="00CD3AC5">
        <w:rPr>
          <w:rFonts w:ascii="Times New Roman" w:hAnsi="Times New Roman" w:cs="Times New Roman"/>
          <w:sz w:val="24"/>
          <w:szCs w:val="28"/>
          <w:vertAlign w:val="superscript"/>
        </w:rPr>
        <w:t>28</w:t>
      </w:r>
      <w:r w:rsidR="00E2438D" w:rsidRPr="00CD3AC5">
        <w:rPr>
          <w:rFonts w:ascii="Times New Roman" w:hAnsi="Times New Roman" w:cs="Times New Roman"/>
          <w:sz w:val="24"/>
          <w:szCs w:val="24"/>
        </w:rPr>
        <w:fldChar w:fldCharType="end"/>
      </w:r>
      <w:r w:rsidR="009A21C4" w:rsidRPr="00CD3AC5">
        <w:rPr>
          <w:rFonts w:ascii="Times New Roman" w:hAnsi="Times New Roman" w:cs="Times New Roman"/>
          <w:sz w:val="24"/>
          <w:szCs w:val="24"/>
        </w:rPr>
        <w:t xml:space="preserve"> </w:t>
      </w:r>
      <w:r w:rsidR="008302E4" w:rsidRPr="00CD3AC5">
        <w:rPr>
          <w:rFonts w:ascii="Times New Roman" w:hAnsi="Times New Roman" w:cs="Times New Roman"/>
          <w:sz w:val="24"/>
          <w:szCs w:val="24"/>
        </w:rPr>
        <w:t>We gathered</w:t>
      </w:r>
      <w:r w:rsidR="009A21C4" w:rsidRPr="00CD3AC5">
        <w:rPr>
          <w:rFonts w:ascii="Times New Roman" w:hAnsi="Times New Roman" w:cs="Times New Roman"/>
          <w:sz w:val="24"/>
          <w:szCs w:val="24"/>
        </w:rPr>
        <w:t xml:space="preserve"> information about Medicaid expansion states and the percentage of </w:t>
      </w:r>
      <w:r w:rsidR="00A90AF1" w:rsidRPr="00CD3AC5">
        <w:rPr>
          <w:rFonts w:ascii="Times New Roman" w:hAnsi="Times New Roman" w:cs="Times New Roman"/>
          <w:sz w:val="24"/>
          <w:szCs w:val="24"/>
        </w:rPr>
        <w:t>low-income</w:t>
      </w:r>
      <w:r w:rsidR="008302E4" w:rsidRPr="00CD3AC5">
        <w:rPr>
          <w:rFonts w:ascii="Times New Roman" w:hAnsi="Times New Roman" w:cs="Times New Roman"/>
          <w:sz w:val="24"/>
          <w:szCs w:val="24"/>
        </w:rPr>
        <w:t xml:space="preserve"> children with health insurance from the</w:t>
      </w:r>
      <w:r w:rsidR="009A21C4" w:rsidRPr="00CD3AC5">
        <w:rPr>
          <w:rFonts w:ascii="Times New Roman" w:hAnsi="Times New Roman" w:cs="Times New Roman"/>
          <w:sz w:val="24"/>
          <w:szCs w:val="24"/>
        </w:rPr>
        <w:t xml:space="preserve"> </w:t>
      </w:r>
      <w:r w:rsidR="008302E4" w:rsidRPr="00CD3AC5">
        <w:rPr>
          <w:rFonts w:ascii="Times New Roman" w:hAnsi="Times New Roman" w:cs="Times New Roman"/>
          <w:sz w:val="24"/>
          <w:szCs w:val="24"/>
        </w:rPr>
        <w:t>Kaiser Family Foundation (KFF)</w:t>
      </w:r>
      <w:r w:rsidR="009A21C4" w:rsidRPr="00CD3AC5">
        <w:rPr>
          <w:rFonts w:ascii="Times New Roman" w:hAnsi="Times New Roman" w:cs="Times New Roman"/>
          <w:sz w:val="24"/>
          <w:szCs w:val="24"/>
        </w:rPr>
        <w:t>.</w:t>
      </w:r>
      <w:r w:rsidR="00FB0FC4" w:rsidRPr="00CD3AC5">
        <w:rPr>
          <w:rFonts w:ascii="Times New Roman" w:hAnsi="Times New Roman" w:cs="Times New Roman"/>
          <w:sz w:val="24"/>
          <w:szCs w:val="24"/>
        </w:rPr>
        <w:fldChar w:fldCharType="begin"/>
      </w:r>
      <w:r w:rsidR="00E251F8" w:rsidRPr="00CD3AC5">
        <w:rPr>
          <w:rFonts w:ascii="Times New Roman" w:hAnsi="Times New Roman" w:cs="Times New Roman"/>
          <w:sz w:val="24"/>
          <w:szCs w:val="24"/>
        </w:rPr>
        <w:instrText xml:space="preserve"> ADDIN ZOTERO_ITEM CSL_CITATION {"citationID":"FTOHUVtn","properties":{"formattedCitation":"\\super 15,29\\nosupersub{}","plainCitation":"15,29","noteIndex":0},"citationItems":[{"id":965,"uris":["http://zotero.org/users/6239254/items/S85QPY9F"],"itemData":{"id":965,"type":"post-weblog","abstract":"This page displays an interactive map of the current status of state decisions on the Affordable Care Act’s Medicaid expansion. Additional Medicaid expansion resources are listed (with links)…","container-title":"KFF","language":"en-US","title":"Status of State Medicaid Expansion Decisions: Interactive Map","title-short":"Status of State Medicaid Expansion Decisions","URL":"https://www.kff.org/medicaid/issue-brief/status-of-state-medicaid-expansion-decisions-interactive-map/","author":[{"literal":"2022"}],"accessed":{"date-parts":[["2022",6,21]]},"issued":{"date-parts":[["2022",6,15]]}}},{"id":930,"uris":["http://zotero.org/users/6239254/items/C49MN344"],"itemData":{"id":930,"type":"post-weblog","abstract":"The Kaiser Family Foundation website provides in-depth information on key health policy issues including Medicaid, Medicare, health reform, global health, HIV/AIDS, health insurance, the uninsured …","container-title":"KFF","language":"en-US","title":"Health Insurance Coverage of Low Income Children 0-18 (under 200% FPL)","URL":"https://www.kff.org/other/state-indicator/health-insurance-coverage-of-low-income-children-0-18-under-200-fpl/","accessed":{"date-parts":[["2022",6,21]]},"issued":{"date-parts":[["2020",10,23]]}}}],"schema":"https://github.com/citation-style-language/schema/raw/master/csl-citation.json"} </w:instrText>
      </w:r>
      <w:r w:rsidR="00FB0FC4" w:rsidRPr="00CD3AC5">
        <w:rPr>
          <w:rFonts w:ascii="Times New Roman" w:hAnsi="Times New Roman" w:cs="Times New Roman"/>
          <w:sz w:val="24"/>
          <w:szCs w:val="24"/>
        </w:rPr>
        <w:fldChar w:fldCharType="separate"/>
      </w:r>
      <w:r w:rsidR="00E376CD" w:rsidRPr="00CD3AC5">
        <w:rPr>
          <w:rFonts w:ascii="Times New Roman" w:hAnsi="Times New Roman" w:cs="Times New Roman"/>
          <w:sz w:val="24"/>
          <w:szCs w:val="28"/>
          <w:vertAlign w:val="superscript"/>
        </w:rPr>
        <w:t>15,29</w:t>
      </w:r>
      <w:r w:rsidR="00FB0FC4" w:rsidRPr="00CD3AC5">
        <w:rPr>
          <w:rFonts w:ascii="Times New Roman" w:hAnsi="Times New Roman" w:cs="Times New Roman"/>
          <w:sz w:val="24"/>
          <w:szCs w:val="24"/>
        </w:rPr>
        <w:fldChar w:fldCharType="end"/>
      </w:r>
      <w:r w:rsidR="009A21C4" w:rsidRPr="00CD3AC5">
        <w:rPr>
          <w:rFonts w:ascii="Times New Roman" w:hAnsi="Times New Roman" w:cs="Times New Roman"/>
          <w:sz w:val="24"/>
          <w:szCs w:val="24"/>
        </w:rPr>
        <w:t xml:space="preserve"> </w:t>
      </w:r>
      <w:r w:rsidR="002914DA" w:rsidRPr="00CD3AC5">
        <w:rPr>
          <w:rFonts w:ascii="Times New Roman" w:hAnsi="Times New Roman" w:cs="Times New Roman"/>
          <w:sz w:val="24"/>
          <w:szCs w:val="24"/>
        </w:rPr>
        <w:t xml:space="preserve">For all years, Alaska, Rhode Island, and Vermont are excluded from the insurance correlation </w:t>
      </w:r>
      <w:r w:rsidR="001B6E79" w:rsidRPr="00CD3AC5">
        <w:rPr>
          <w:rFonts w:ascii="Times New Roman" w:hAnsi="Times New Roman" w:cs="Times New Roman"/>
          <w:sz w:val="24"/>
          <w:szCs w:val="24"/>
        </w:rPr>
        <w:t xml:space="preserve">analysis </w:t>
      </w:r>
      <w:r w:rsidR="002914DA" w:rsidRPr="00CD3AC5">
        <w:rPr>
          <w:rFonts w:ascii="Times New Roman" w:hAnsi="Times New Roman" w:cs="Times New Roman"/>
          <w:sz w:val="24"/>
          <w:szCs w:val="24"/>
        </w:rPr>
        <w:t xml:space="preserve">due to missing data. </w:t>
      </w:r>
      <w:r w:rsidR="00FB0FC4" w:rsidRPr="00CD3AC5">
        <w:rPr>
          <w:rFonts w:ascii="Times New Roman" w:hAnsi="Times New Roman" w:cs="Times New Roman"/>
          <w:sz w:val="24"/>
          <w:szCs w:val="24"/>
        </w:rPr>
        <w:t>F</w:t>
      </w:r>
      <w:r w:rsidR="009A21C4" w:rsidRPr="00CD3AC5">
        <w:rPr>
          <w:rFonts w:ascii="Times New Roman" w:hAnsi="Times New Roman" w:cs="Times New Roman"/>
          <w:sz w:val="24"/>
          <w:szCs w:val="24"/>
        </w:rPr>
        <w:t xml:space="preserve">or </w:t>
      </w:r>
      <w:r w:rsidR="00FB0FC4" w:rsidRPr="00CD3AC5">
        <w:rPr>
          <w:rFonts w:ascii="Times New Roman" w:hAnsi="Times New Roman" w:cs="Times New Roman"/>
          <w:sz w:val="24"/>
          <w:szCs w:val="24"/>
        </w:rPr>
        <w:t xml:space="preserve">information about whether a state offered SSP for children </w:t>
      </w:r>
      <w:r w:rsidR="002914DA" w:rsidRPr="00CD3AC5">
        <w:rPr>
          <w:rFonts w:ascii="Times New Roman" w:hAnsi="Times New Roman" w:cs="Times New Roman"/>
          <w:sz w:val="24"/>
          <w:szCs w:val="24"/>
        </w:rPr>
        <w:t xml:space="preserve">with disabilities </w:t>
      </w:r>
      <w:r w:rsidR="00FB0FC4" w:rsidRPr="00CD3AC5">
        <w:rPr>
          <w:rFonts w:ascii="Times New Roman" w:hAnsi="Times New Roman" w:cs="Times New Roman"/>
          <w:sz w:val="24"/>
          <w:szCs w:val="24"/>
        </w:rPr>
        <w:t xml:space="preserve">and </w:t>
      </w:r>
      <w:r w:rsidR="00BE48EB" w:rsidRPr="00CD3AC5">
        <w:rPr>
          <w:rFonts w:ascii="Times New Roman" w:hAnsi="Times New Roman" w:cs="Times New Roman"/>
          <w:sz w:val="24"/>
          <w:szCs w:val="24"/>
        </w:rPr>
        <w:t>automatically awarded Medicaid if SSI was awarded</w:t>
      </w:r>
      <w:r w:rsidR="002914DA" w:rsidRPr="00CD3AC5">
        <w:rPr>
          <w:rFonts w:ascii="Times New Roman" w:hAnsi="Times New Roman" w:cs="Times New Roman"/>
          <w:sz w:val="24"/>
          <w:szCs w:val="24"/>
        </w:rPr>
        <w:t>, we used the Policy Surveillance Program and</w:t>
      </w:r>
      <w:r w:rsidR="001B57DD" w:rsidRPr="00CD3AC5">
        <w:rPr>
          <w:rFonts w:ascii="Times New Roman" w:hAnsi="Times New Roman" w:cs="Times New Roman"/>
          <w:sz w:val="24"/>
          <w:szCs w:val="24"/>
        </w:rPr>
        <w:t xml:space="preserve"> </w:t>
      </w:r>
      <w:r w:rsidR="002914DA" w:rsidRPr="00CD3AC5">
        <w:rPr>
          <w:rFonts w:ascii="Times New Roman" w:hAnsi="Times New Roman" w:cs="Times New Roman"/>
          <w:sz w:val="24"/>
          <w:szCs w:val="24"/>
        </w:rPr>
        <w:t xml:space="preserve">SSA’s </w:t>
      </w:r>
      <w:r w:rsidR="001B57DD" w:rsidRPr="00CD3AC5">
        <w:rPr>
          <w:rFonts w:ascii="Times New Roman" w:hAnsi="Times New Roman" w:cs="Times New Roman"/>
          <w:sz w:val="24"/>
          <w:szCs w:val="24"/>
        </w:rPr>
        <w:t>SS</w:t>
      </w:r>
      <w:r w:rsidR="002914DA" w:rsidRPr="00CD3AC5">
        <w:rPr>
          <w:rFonts w:ascii="Times New Roman" w:hAnsi="Times New Roman" w:cs="Times New Roman"/>
          <w:sz w:val="24"/>
          <w:szCs w:val="24"/>
        </w:rPr>
        <w:t>I</w:t>
      </w:r>
      <w:r w:rsidR="001B57DD" w:rsidRPr="00CD3AC5">
        <w:rPr>
          <w:rFonts w:ascii="Times New Roman" w:hAnsi="Times New Roman" w:cs="Times New Roman"/>
          <w:sz w:val="24"/>
          <w:szCs w:val="24"/>
        </w:rPr>
        <w:t xml:space="preserve"> </w:t>
      </w:r>
      <w:r w:rsidR="002914DA" w:rsidRPr="00CD3AC5">
        <w:rPr>
          <w:rFonts w:ascii="Times New Roman" w:hAnsi="Times New Roman" w:cs="Times New Roman"/>
          <w:sz w:val="24"/>
          <w:szCs w:val="24"/>
        </w:rPr>
        <w:t>annual report appendices, respectively</w:t>
      </w:r>
      <w:r w:rsidR="001B57DD" w:rsidRPr="00CD3AC5">
        <w:rPr>
          <w:rFonts w:ascii="Times New Roman" w:hAnsi="Times New Roman" w:cs="Times New Roman"/>
          <w:sz w:val="24"/>
          <w:szCs w:val="24"/>
        </w:rPr>
        <w:t>.</w:t>
      </w:r>
      <w:commentRangeStart w:id="28"/>
      <w:r w:rsidR="002914DA" w:rsidRPr="00CD3AC5">
        <w:rPr>
          <w:rFonts w:ascii="Times New Roman" w:hAnsi="Times New Roman" w:cs="Times New Roman"/>
          <w:sz w:val="24"/>
          <w:szCs w:val="24"/>
        </w:rPr>
        <w:fldChar w:fldCharType="begin"/>
      </w:r>
      <w:r w:rsidR="00F84864" w:rsidRPr="00CD3AC5">
        <w:rPr>
          <w:rFonts w:ascii="Times New Roman" w:hAnsi="Times New Roman" w:cs="Times New Roman"/>
          <w:sz w:val="24"/>
          <w:szCs w:val="24"/>
        </w:rPr>
        <w:instrText xml:space="preserve"> ADDIN ZOTERO_ITEM CSL_CITATION {"citationID":"8pbx6LDd","properties":{"formattedCitation":"\\super 4,14\\nosupersub{}","plainCitation":"4,14","noteIndex":0},"citationItems":[{"id":947,"uris":["http://zotero.org/users/6239254/items/JYF9LBR7"],"itemData":{"id":947,"type":"webpage","title":"State Supplemental Payments for Children with Disabilities","URL":"https://www.lawatlas.org/datasets/supplemental-security-income-for-children-with-disabilities","accessed":{"date-parts":[["2022",6,21]]}}},{"id":963,"uris":["http://zotero.org/users/6239254/items/AXVXUK8J"],"itemData":{"id":963,"type":"webpage","title":"III. The Supplemental Security Income Program","URL":"https://www.ssa.gov/OACT/ssir/SSI19/III_ProgramDescription.html#98370","accessed":{"date-parts":[["2022",6,21]]}}}],"schema":"https://github.com/citation-style-language/schema/raw/master/csl-citation.json"} </w:instrText>
      </w:r>
      <w:r w:rsidR="002914DA" w:rsidRPr="00CD3AC5">
        <w:rPr>
          <w:rFonts w:ascii="Times New Roman" w:hAnsi="Times New Roman" w:cs="Times New Roman"/>
          <w:sz w:val="24"/>
          <w:szCs w:val="24"/>
        </w:rPr>
        <w:fldChar w:fldCharType="separate"/>
      </w:r>
      <w:r w:rsidR="00E376CD" w:rsidRPr="00CD3AC5">
        <w:rPr>
          <w:rFonts w:ascii="Times New Roman" w:hAnsi="Times New Roman" w:cs="Times New Roman"/>
          <w:sz w:val="24"/>
          <w:szCs w:val="28"/>
          <w:vertAlign w:val="superscript"/>
        </w:rPr>
        <w:t>4,14</w:t>
      </w:r>
      <w:r w:rsidR="002914DA" w:rsidRPr="00CD3AC5">
        <w:rPr>
          <w:rFonts w:ascii="Times New Roman" w:hAnsi="Times New Roman" w:cs="Times New Roman"/>
          <w:sz w:val="24"/>
          <w:szCs w:val="24"/>
        </w:rPr>
        <w:fldChar w:fldCharType="end"/>
      </w:r>
      <w:commentRangeEnd w:id="28"/>
      <w:r w:rsidR="001711CA">
        <w:rPr>
          <w:rStyle w:val="CommentReference"/>
        </w:rPr>
        <w:commentReference w:id="28"/>
      </w:r>
      <w:r w:rsidR="00271E0A" w:rsidRPr="00CD3AC5">
        <w:rPr>
          <w:rFonts w:ascii="Times New Roman" w:hAnsi="Times New Roman" w:cs="Times New Roman"/>
          <w:sz w:val="24"/>
          <w:szCs w:val="24"/>
        </w:rPr>
        <w:t xml:space="preserve"> </w:t>
      </w:r>
    </w:p>
    <w:p w14:paraId="3A9BE305" w14:textId="266C7A29" w:rsidR="003B7233" w:rsidRPr="00CD3AC5" w:rsidRDefault="003B7233" w:rsidP="00315151">
      <w:pPr>
        <w:spacing w:after="0" w:line="360" w:lineRule="auto"/>
        <w:rPr>
          <w:rFonts w:ascii="Times New Roman" w:hAnsi="Times New Roman" w:cs="Times New Roman"/>
          <w:sz w:val="24"/>
          <w:szCs w:val="24"/>
        </w:rPr>
      </w:pPr>
    </w:p>
    <w:p w14:paraId="08773FB1" w14:textId="7A83817E" w:rsidR="009417F6" w:rsidRPr="00CD3AC5" w:rsidRDefault="00D1442D" w:rsidP="00315151">
      <w:pPr>
        <w:spacing w:after="0" w:line="360" w:lineRule="auto"/>
        <w:rPr>
          <w:rFonts w:ascii="Times New Roman" w:hAnsi="Times New Roman" w:cs="Times New Roman"/>
          <w:i/>
          <w:iCs/>
          <w:sz w:val="24"/>
          <w:szCs w:val="24"/>
        </w:rPr>
      </w:pPr>
      <w:r w:rsidRPr="00CD3AC5">
        <w:rPr>
          <w:rFonts w:ascii="Times New Roman" w:hAnsi="Times New Roman" w:cs="Times New Roman"/>
          <w:i/>
          <w:iCs/>
          <w:sz w:val="24"/>
          <w:szCs w:val="24"/>
        </w:rPr>
        <w:t>Statistical Analysis</w:t>
      </w:r>
    </w:p>
    <w:p w14:paraId="61D31176" w14:textId="0F06BFDF" w:rsidR="009417F6" w:rsidRPr="00CD3AC5" w:rsidRDefault="009417F6" w:rsidP="00315151">
      <w:pPr>
        <w:spacing w:after="0" w:line="360" w:lineRule="auto"/>
        <w:rPr>
          <w:rFonts w:ascii="Times New Roman" w:hAnsi="Times New Roman" w:cs="Times New Roman"/>
          <w:sz w:val="24"/>
          <w:szCs w:val="24"/>
        </w:rPr>
      </w:pPr>
      <w:r w:rsidRPr="00CD3AC5">
        <w:rPr>
          <w:rFonts w:ascii="Times New Roman" w:hAnsi="Times New Roman" w:cs="Times New Roman"/>
          <w:sz w:val="24"/>
          <w:szCs w:val="24"/>
        </w:rPr>
        <w:t xml:space="preserve">In the </w:t>
      </w:r>
      <w:r w:rsidR="00ED0EA2" w:rsidRPr="00CD3AC5">
        <w:rPr>
          <w:rFonts w:ascii="Times New Roman" w:hAnsi="Times New Roman" w:cs="Times New Roman"/>
          <w:sz w:val="24"/>
          <w:szCs w:val="24"/>
        </w:rPr>
        <w:t>secondary</w:t>
      </w:r>
      <w:r w:rsidRPr="00CD3AC5">
        <w:rPr>
          <w:rFonts w:ascii="Times New Roman" w:hAnsi="Times New Roman" w:cs="Times New Roman"/>
          <w:sz w:val="24"/>
          <w:szCs w:val="24"/>
        </w:rPr>
        <w:t xml:space="preserve"> analysis in which </w:t>
      </w:r>
      <w:r w:rsidR="00ED0EA2" w:rsidRPr="00CD3AC5">
        <w:rPr>
          <w:rFonts w:ascii="Times New Roman" w:hAnsi="Times New Roman" w:cs="Times New Roman"/>
          <w:sz w:val="24"/>
          <w:szCs w:val="24"/>
        </w:rPr>
        <w:t xml:space="preserve">we incorporate uncertainty in the public data estimates, </w:t>
      </w:r>
      <w:r w:rsidRPr="00CD3AC5">
        <w:rPr>
          <w:rFonts w:ascii="Times New Roman" w:hAnsi="Times New Roman" w:cs="Times New Roman"/>
          <w:sz w:val="24"/>
          <w:szCs w:val="24"/>
        </w:rPr>
        <w:t xml:space="preserve">we fit normal distributions to </w:t>
      </w:r>
      <w:r w:rsidR="00105B6F" w:rsidRPr="00CD3AC5">
        <w:rPr>
          <w:rFonts w:ascii="Times New Roman" w:hAnsi="Times New Roman" w:cs="Times New Roman"/>
          <w:sz w:val="24"/>
          <w:szCs w:val="24"/>
        </w:rPr>
        <w:t xml:space="preserve">the </w:t>
      </w:r>
      <w:r w:rsidRPr="00CD3AC5">
        <w:rPr>
          <w:rFonts w:ascii="Times New Roman" w:hAnsi="Times New Roman" w:cs="Times New Roman"/>
          <w:sz w:val="24"/>
          <w:szCs w:val="24"/>
        </w:rPr>
        <w:t xml:space="preserve">mean and </w:t>
      </w:r>
      <w:r w:rsidR="00ED0EA2" w:rsidRPr="00CD3AC5">
        <w:rPr>
          <w:rFonts w:ascii="Times New Roman" w:hAnsi="Times New Roman" w:cs="Times New Roman"/>
          <w:sz w:val="24"/>
          <w:szCs w:val="24"/>
        </w:rPr>
        <w:t xml:space="preserve">5% and 95% quantiles </w:t>
      </w:r>
      <w:r w:rsidRPr="00CD3AC5">
        <w:rPr>
          <w:rFonts w:ascii="Times New Roman" w:hAnsi="Times New Roman" w:cs="Times New Roman"/>
          <w:sz w:val="24"/>
          <w:szCs w:val="24"/>
        </w:rPr>
        <w:t xml:space="preserve">provided </w:t>
      </w:r>
      <w:r w:rsidR="00105B6F" w:rsidRPr="00CD3AC5">
        <w:rPr>
          <w:rFonts w:ascii="Times New Roman" w:hAnsi="Times New Roman" w:cs="Times New Roman"/>
          <w:sz w:val="24"/>
          <w:szCs w:val="24"/>
        </w:rPr>
        <w:t>in</w:t>
      </w:r>
      <w:r w:rsidRPr="00CD3AC5">
        <w:rPr>
          <w:rFonts w:ascii="Times New Roman" w:hAnsi="Times New Roman" w:cs="Times New Roman"/>
          <w:sz w:val="24"/>
          <w:szCs w:val="24"/>
        </w:rPr>
        <w:t xml:space="preserve"> the ACS </w:t>
      </w:r>
      <w:r w:rsidR="00ED0EA2" w:rsidRPr="00CD3AC5">
        <w:rPr>
          <w:rFonts w:ascii="Times New Roman" w:hAnsi="Times New Roman" w:cs="Times New Roman"/>
          <w:sz w:val="24"/>
          <w:szCs w:val="24"/>
        </w:rPr>
        <w:t xml:space="preserve">tables </w:t>
      </w:r>
      <w:r w:rsidRPr="00CD3AC5">
        <w:rPr>
          <w:rFonts w:ascii="Times New Roman" w:hAnsi="Times New Roman" w:cs="Times New Roman"/>
          <w:sz w:val="24"/>
          <w:szCs w:val="24"/>
        </w:rPr>
        <w:t xml:space="preserve">and beta distributions to the mean and </w:t>
      </w:r>
      <w:r w:rsidR="00ED0EA2" w:rsidRPr="00CD3AC5">
        <w:rPr>
          <w:rFonts w:ascii="Times New Roman" w:hAnsi="Times New Roman" w:cs="Times New Roman"/>
          <w:sz w:val="24"/>
          <w:szCs w:val="24"/>
        </w:rPr>
        <w:t xml:space="preserve">2.5% and 97.5% </w:t>
      </w:r>
      <w:r w:rsidRPr="00CD3AC5">
        <w:rPr>
          <w:rFonts w:ascii="Times New Roman" w:hAnsi="Times New Roman" w:cs="Times New Roman"/>
          <w:sz w:val="24"/>
          <w:szCs w:val="24"/>
        </w:rPr>
        <w:t xml:space="preserve">quantiles provided </w:t>
      </w:r>
      <w:r w:rsidR="001B6E79" w:rsidRPr="00CD3AC5">
        <w:rPr>
          <w:rFonts w:ascii="Times New Roman" w:hAnsi="Times New Roman" w:cs="Times New Roman"/>
          <w:sz w:val="24"/>
          <w:szCs w:val="24"/>
        </w:rPr>
        <w:t>in</w:t>
      </w:r>
      <w:r w:rsidRPr="00CD3AC5">
        <w:rPr>
          <w:rFonts w:ascii="Times New Roman" w:hAnsi="Times New Roman" w:cs="Times New Roman"/>
          <w:sz w:val="24"/>
          <w:szCs w:val="24"/>
        </w:rPr>
        <w:t xml:space="preserve"> the NSCH </w:t>
      </w:r>
      <w:r w:rsidR="00ED0EA2" w:rsidRPr="00CD3AC5">
        <w:rPr>
          <w:rFonts w:ascii="Times New Roman" w:hAnsi="Times New Roman" w:cs="Times New Roman"/>
          <w:sz w:val="24"/>
          <w:szCs w:val="24"/>
        </w:rPr>
        <w:t>tables</w:t>
      </w:r>
      <w:r w:rsidRPr="00CD3AC5">
        <w:rPr>
          <w:rFonts w:ascii="Times New Roman" w:hAnsi="Times New Roman" w:cs="Times New Roman"/>
          <w:sz w:val="24"/>
          <w:szCs w:val="24"/>
        </w:rPr>
        <w:t xml:space="preserve">. </w:t>
      </w:r>
      <w:commentRangeStart w:id="29"/>
      <w:r w:rsidR="00ED0EA2" w:rsidRPr="00CD3AC5">
        <w:rPr>
          <w:rFonts w:ascii="Times New Roman" w:hAnsi="Times New Roman" w:cs="Times New Roman"/>
          <w:sz w:val="24"/>
          <w:szCs w:val="24"/>
        </w:rPr>
        <w:t xml:space="preserve">After the distribution fitting, we sample 1,000 points from these distributions </w:t>
      </w:r>
      <w:r w:rsidR="00A149D4" w:rsidRPr="00CD3AC5">
        <w:rPr>
          <w:rFonts w:ascii="Times New Roman" w:hAnsi="Times New Roman" w:cs="Times New Roman"/>
          <w:sz w:val="24"/>
          <w:szCs w:val="24"/>
        </w:rPr>
        <w:t>and</w:t>
      </w:r>
      <w:r w:rsidR="00ED0EA2" w:rsidRPr="00CD3AC5">
        <w:rPr>
          <w:rFonts w:ascii="Times New Roman" w:hAnsi="Times New Roman" w:cs="Times New Roman"/>
          <w:sz w:val="24"/>
          <w:szCs w:val="24"/>
        </w:rPr>
        <w:t xml:space="preserve"> carry out the aforementioned methodology to compute 1,000 child SSI participation rates for each state and year. No d</w:t>
      </w:r>
      <w:r w:rsidRPr="00CD3AC5">
        <w:rPr>
          <w:rFonts w:ascii="Times New Roman" w:hAnsi="Times New Roman" w:cs="Times New Roman"/>
          <w:sz w:val="24"/>
          <w:szCs w:val="24"/>
        </w:rPr>
        <w:t>istribution</w:t>
      </w:r>
      <w:r w:rsidR="00ED0EA2" w:rsidRPr="00CD3AC5">
        <w:rPr>
          <w:rFonts w:ascii="Times New Roman" w:hAnsi="Times New Roman" w:cs="Times New Roman"/>
          <w:sz w:val="24"/>
          <w:szCs w:val="24"/>
        </w:rPr>
        <w:t xml:space="preserve"> fitting is </w:t>
      </w:r>
      <w:r w:rsidRPr="00CD3AC5">
        <w:rPr>
          <w:rFonts w:ascii="Times New Roman" w:hAnsi="Times New Roman" w:cs="Times New Roman"/>
          <w:sz w:val="24"/>
          <w:szCs w:val="24"/>
        </w:rPr>
        <w:t>applied to the SSA data because there is no uncertainty in these numbers</w:t>
      </w:r>
      <w:commentRangeEnd w:id="29"/>
      <w:r w:rsidR="0039153C">
        <w:rPr>
          <w:rStyle w:val="CommentReference"/>
        </w:rPr>
        <w:commentReference w:id="29"/>
      </w:r>
      <w:r w:rsidRPr="00CD3AC5">
        <w:rPr>
          <w:rFonts w:ascii="Times New Roman" w:hAnsi="Times New Roman" w:cs="Times New Roman"/>
          <w:sz w:val="24"/>
          <w:szCs w:val="24"/>
        </w:rPr>
        <w:t xml:space="preserve">. </w:t>
      </w:r>
      <w:r w:rsidR="00971B8B" w:rsidRPr="00CD3AC5">
        <w:rPr>
          <w:rFonts w:ascii="Times New Roman" w:hAnsi="Times New Roman" w:cs="Times New Roman"/>
          <w:sz w:val="24"/>
          <w:szCs w:val="24"/>
        </w:rPr>
        <w:t xml:space="preserve">We </w:t>
      </w:r>
      <w:r w:rsidR="00ED0EA2" w:rsidRPr="00CD3AC5">
        <w:rPr>
          <w:rFonts w:ascii="Times New Roman" w:hAnsi="Times New Roman" w:cs="Times New Roman"/>
          <w:sz w:val="24"/>
          <w:szCs w:val="24"/>
        </w:rPr>
        <w:t>use</w:t>
      </w:r>
      <w:ins w:id="30" w:author="Danielson, Melissa (CDC/DDNID/NCBDDD/DHDD)" w:date="2022-06-30T15:27:00Z">
        <w:r w:rsidR="00C27EDD">
          <w:rPr>
            <w:rFonts w:ascii="Times New Roman" w:hAnsi="Times New Roman" w:cs="Times New Roman"/>
            <w:sz w:val="24"/>
            <w:szCs w:val="24"/>
          </w:rPr>
          <w:t>d</w:t>
        </w:r>
      </w:ins>
      <w:r w:rsidR="00ED0EA2" w:rsidRPr="00CD3AC5">
        <w:rPr>
          <w:rFonts w:ascii="Times New Roman" w:hAnsi="Times New Roman" w:cs="Times New Roman"/>
          <w:sz w:val="24"/>
          <w:szCs w:val="24"/>
        </w:rPr>
        <w:t xml:space="preserve"> </w:t>
      </w:r>
      <w:commentRangeStart w:id="31"/>
      <w:r w:rsidR="00ED0EA2" w:rsidRPr="00CD3AC5">
        <w:rPr>
          <w:rFonts w:ascii="Times New Roman" w:hAnsi="Times New Roman" w:cs="Times New Roman"/>
          <w:sz w:val="24"/>
          <w:szCs w:val="24"/>
        </w:rPr>
        <w:t xml:space="preserve">Pearson’s correlation </w:t>
      </w:r>
      <w:ins w:id="32" w:author="Danielson, Melissa (CDC/DDNID/NCBDDD/DHDD)" w:date="2022-06-30T15:27:00Z">
        <w:r w:rsidR="00C27EDD">
          <w:rPr>
            <w:rFonts w:ascii="Times New Roman" w:hAnsi="Times New Roman" w:cs="Times New Roman"/>
            <w:sz w:val="24"/>
            <w:szCs w:val="24"/>
          </w:rPr>
          <w:t xml:space="preserve">coefficient </w:t>
        </w:r>
      </w:ins>
      <w:commentRangeEnd w:id="31"/>
      <w:ins w:id="33" w:author="Danielson, Melissa (CDC/DDNID/NCBDDD/DHDD)" w:date="2022-06-30T16:43:00Z">
        <w:r w:rsidR="0039153C">
          <w:rPr>
            <w:rStyle w:val="CommentReference"/>
          </w:rPr>
          <w:commentReference w:id="31"/>
        </w:r>
      </w:ins>
      <w:r w:rsidR="00A149D4" w:rsidRPr="00CD3AC5">
        <w:rPr>
          <w:rFonts w:ascii="Times New Roman" w:hAnsi="Times New Roman" w:cs="Times New Roman"/>
          <w:sz w:val="24"/>
          <w:szCs w:val="24"/>
        </w:rPr>
        <w:t>to compute the association</w:t>
      </w:r>
      <w:r w:rsidR="00ED0EA2" w:rsidRPr="00CD3AC5">
        <w:rPr>
          <w:rFonts w:ascii="Times New Roman" w:hAnsi="Times New Roman" w:cs="Times New Roman"/>
          <w:sz w:val="24"/>
          <w:szCs w:val="24"/>
        </w:rPr>
        <w:t xml:space="preserve"> between numeric variables</w:t>
      </w:r>
      <w:r w:rsidR="002670D2" w:rsidRPr="00CD3AC5">
        <w:rPr>
          <w:rFonts w:ascii="Times New Roman" w:hAnsi="Times New Roman" w:cs="Times New Roman"/>
          <w:sz w:val="24"/>
          <w:szCs w:val="24"/>
        </w:rPr>
        <w:t xml:space="preserve"> (child SSI participation rate, population percentage in urbanized areas, percent of financially eligible children with health insurance, etc.) and t</w:t>
      </w:r>
      <w:r w:rsidR="00105B6F" w:rsidRPr="00CD3AC5">
        <w:rPr>
          <w:rFonts w:ascii="Times New Roman" w:hAnsi="Times New Roman" w:cs="Times New Roman"/>
          <w:sz w:val="24"/>
          <w:szCs w:val="24"/>
        </w:rPr>
        <w:t xml:space="preserve">wo sample t-tests </w:t>
      </w:r>
      <w:r w:rsidR="002670D2" w:rsidRPr="00CD3AC5">
        <w:rPr>
          <w:rFonts w:ascii="Times New Roman" w:hAnsi="Times New Roman" w:cs="Times New Roman"/>
          <w:sz w:val="24"/>
          <w:szCs w:val="24"/>
        </w:rPr>
        <w:t xml:space="preserve">for </w:t>
      </w:r>
      <w:r w:rsidR="00A149D4" w:rsidRPr="00CD3AC5">
        <w:rPr>
          <w:rFonts w:ascii="Times New Roman" w:hAnsi="Times New Roman" w:cs="Times New Roman"/>
          <w:sz w:val="24"/>
          <w:szCs w:val="24"/>
        </w:rPr>
        <w:t>the association</w:t>
      </w:r>
      <w:r w:rsidR="002670D2" w:rsidRPr="00CD3AC5">
        <w:rPr>
          <w:rFonts w:ascii="Times New Roman" w:hAnsi="Times New Roman" w:cs="Times New Roman"/>
          <w:sz w:val="24"/>
          <w:szCs w:val="24"/>
        </w:rPr>
        <w:t xml:space="preserve"> between a numeric variable and binary variable (whether a state grants automatic Medicaid </w:t>
      </w:r>
      <w:r w:rsidR="009C129E" w:rsidRPr="00CD3AC5">
        <w:rPr>
          <w:rFonts w:ascii="Times New Roman" w:hAnsi="Times New Roman" w:cs="Times New Roman"/>
          <w:sz w:val="24"/>
          <w:szCs w:val="24"/>
        </w:rPr>
        <w:t>when SSI is awarded</w:t>
      </w:r>
      <w:r w:rsidR="002670D2" w:rsidRPr="00CD3AC5">
        <w:rPr>
          <w:rFonts w:ascii="Times New Roman" w:hAnsi="Times New Roman" w:cs="Times New Roman"/>
          <w:sz w:val="24"/>
          <w:szCs w:val="24"/>
        </w:rPr>
        <w:t xml:space="preserve">, </w:t>
      </w:r>
      <w:r w:rsidR="009C129E" w:rsidRPr="00CD3AC5">
        <w:rPr>
          <w:rFonts w:ascii="Times New Roman" w:hAnsi="Times New Roman" w:cs="Times New Roman"/>
          <w:sz w:val="24"/>
          <w:szCs w:val="24"/>
        </w:rPr>
        <w:t xml:space="preserve">whether a state expanded Medicaid, </w:t>
      </w:r>
      <w:r w:rsidR="002670D2" w:rsidRPr="00CD3AC5">
        <w:rPr>
          <w:rFonts w:ascii="Times New Roman" w:hAnsi="Times New Roman" w:cs="Times New Roman"/>
          <w:sz w:val="24"/>
          <w:szCs w:val="24"/>
        </w:rPr>
        <w:t>etc.)</w:t>
      </w:r>
      <w:r w:rsidR="00971B8B" w:rsidRPr="00CD3AC5">
        <w:rPr>
          <w:rFonts w:ascii="Times New Roman" w:hAnsi="Times New Roman" w:cs="Times New Roman"/>
          <w:sz w:val="24"/>
          <w:szCs w:val="24"/>
        </w:rPr>
        <w:t>.</w:t>
      </w:r>
      <w:r w:rsidR="002670D2" w:rsidRPr="00CD3AC5">
        <w:rPr>
          <w:rFonts w:ascii="Times New Roman" w:hAnsi="Times New Roman" w:cs="Times New Roman"/>
          <w:sz w:val="24"/>
          <w:szCs w:val="24"/>
        </w:rPr>
        <w:t xml:space="preserve"> We define</w:t>
      </w:r>
      <w:r w:rsidR="001B6E79" w:rsidRPr="00CD3AC5">
        <w:rPr>
          <w:rFonts w:ascii="Times New Roman" w:hAnsi="Times New Roman" w:cs="Times New Roman"/>
          <w:sz w:val="24"/>
          <w:szCs w:val="24"/>
        </w:rPr>
        <w:t>d</w:t>
      </w:r>
      <w:r w:rsidR="002670D2" w:rsidRPr="00CD3AC5">
        <w:rPr>
          <w:rFonts w:ascii="Times New Roman" w:hAnsi="Times New Roman" w:cs="Times New Roman"/>
          <w:sz w:val="24"/>
          <w:szCs w:val="24"/>
        </w:rPr>
        <w:t xml:space="preserve"> statistical significance as p &lt; 0.05 for all testing.</w:t>
      </w:r>
      <w:r w:rsidR="00971B8B" w:rsidRPr="00CD3AC5">
        <w:rPr>
          <w:rFonts w:ascii="Times New Roman" w:hAnsi="Times New Roman" w:cs="Times New Roman"/>
          <w:sz w:val="24"/>
          <w:szCs w:val="24"/>
        </w:rPr>
        <w:t xml:space="preserve"> We use</w:t>
      </w:r>
      <w:r w:rsidR="00334B3F" w:rsidRPr="00CD3AC5">
        <w:rPr>
          <w:rFonts w:ascii="Times New Roman" w:hAnsi="Times New Roman" w:cs="Times New Roman"/>
          <w:sz w:val="24"/>
          <w:szCs w:val="24"/>
        </w:rPr>
        <w:t>d</w:t>
      </w:r>
      <w:r w:rsidR="00971B8B" w:rsidRPr="00CD3AC5">
        <w:rPr>
          <w:rFonts w:ascii="Times New Roman" w:hAnsi="Times New Roman" w:cs="Times New Roman"/>
          <w:sz w:val="24"/>
          <w:szCs w:val="24"/>
        </w:rPr>
        <w:t xml:space="preserve"> R </w:t>
      </w:r>
      <w:r w:rsidR="008302E4" w:rsidRPr="00CD3AC5">
        <w:rPr>
          <w:rFonts w:ascii="Times New Roman" w:hAnsi="Times New Roman" w:cs="Times New Roman"/>
          <w:sz w:val="24"/>
          <w:szCs w:val="24"/>
        </w:rPr>
        <w:t xml:space="preserve">version </w:t>
      </w:r>
      <w:r w:rsidR="00971B8B" w:rsidRPr="00CD3AC5">
        <w:rPr>
          <w:rFonts w:ascii="Times New Roman" w:hAnsi="Times New Roman" w:cs="Times New Roman"/>
          <w:sz w:val="24"/>
          <w:szCs w:val="24"/>
        </w:rPr>
        <w:t xml:space="preserve">4.1.1 </w:t>
      </w:r>
      <w:r w:rsidR="008302E4" w:rsidRPr="00CD3AC5">
        <w:rPr>
          <w:rFonts w:ascii="Times New Roman" w:hAnsi="Times New Roman" w:cs="Times New Roman"/>
          <w:sz w:val="24"/>
          <w:szCs w:val="24"/>
        </w:rPr>
        <w:t xml:space="preserve">(R Foundation for Statistical Computing) </w:t>
      </w:r>
      <w:r w:rsidR="00971B8B" w:rsidRPr="00CD3AC5">
        <w:rPr>
          <w:rFonts w:ascii="Times New Roman" w:hAnsi="Times New Roman" w:cs="Times New Roman"/>
          <w:sz w:val="24"/>
          <w:szCs w:val="24"/>
        </w:rPr>
        <w:t>for all data collection and</w:t>
      </w:r>
      <w:r w:rsidR="008302E4" w:rsidRPr="00CD3AC5">
        <w:rPr>
          <w:rFonts w:ascii="Times New Roman" w:hAnsi="Times New Roman" w:cs="Times New Roman"/>
          <w:sz w:val="24"/>
          <w:szCs w:val="24"/>
        </w:rPr>
        <w:t xml:space="preserve"> statistical</w:t>
      </w:r>
      <w:r w:rsidR="00971B8B" w:rsidRPr="00CD3AC5">
        <w:rPr>
          <w:rFonts w:ascii="Times New Roman" w:hAnsi="Times New Roman" w:cs="Times New Roman"/>
          <w:sz w:val="24"/>
          <w:szCs w:val="24"/>
        </w:rPr>
        <w:t xml:space="preserve"> analysis. </w:t>
      </w:r>
    </w:p>
    <w:p w14:paraId="35B0C7C1" w14:textId="77777777" w:rsidR="00F93AD2" w:rsidRPr="00CD3AC5" w:rsidRDefault="00F93AD2" w:rsidP="00315151">
      <w:pPr>
        <w:spacing w:after="0" w:line="360" w:lineRule="auto"/>
        <w:rPr>
          <w:rFonts w:ascii="Times New Roman" w:hAnsi="Times New Roman" w:cs="Times New Roman"/>
          <w:sz w:val="24"/>
          <w:szCs w:val="24"/>
        </w:rPr>
      </w:pPr>
    </w:p>
    <w:p w14:paraId="065A1FE5" w14:textId="3B731042" w:rsidR="00D04409" w:rsidRPr="00CD3AC5" w:rsidRDefault="00D04409" w:rsidP="00315151">
      <w:pPr>
        <w:spacing w:after="0" w:line="360" w:lineRule="auto"/>
        <w:rPr>
          <w:rFonts w:ascii="Times New Roman" w:hAnsi="Times New Roman" w:cs="Times New Roman"/>
          <w:b/>
          <w:bCs/>
          <w:sz w:val="24"/>
          <w:szCs w:val="24"/>
        </w:rPr>
      </w:pPr>
      <w:r w:rsidRPr="00CD3AC5">
        <w:rPr>
          <w:rFonts w:ascii="Times New Roman" w:hAnsi="Times New Roman" w:cs="Times New Roman"/>
          <w:b/>
          <w:bCs/>
          <w:sz w:val="24"/>
          <w:szCs w:val="24"/>
        </w:rPr>
        <w:t>RESULTS</w:t>
      </w:r>
    </w:p>
    <w:p w14:paraId="5548EA1A" w14:textId="1EFC73D2" w:rsidR="007811FD" w:rsidRPr="00CD3AC5" w:rsidRDefault="00A420A4" w:rsidP="00315151">
      <w:pPr>
        <w:spacing w:after="0" w:line="360" w:lineRule="auto"/>
        <w:rPr>
          <w:rFonts w:ascii="Times New Roman" w:hAnsi="Times New Roman" w:cs="Times New Roman"/>
          <w:sz w:val="24"/>
          <w:szCs w:val="24"/>
        </w:rPr>
      </w:pPr>
      <w:r w:rsidRPr="00CD3AC5">
        <w:rPr>
          <w:rFonts w:ascii="Times New Roman" w:hAnsi="Times New Roman" w:cs="Times New Roman"/>
          <w:sz w:val="24"/>
          <w:szCs w:val="24"/>
        </w:rPr>
        <w:t>Between 2016 and 2019, 1.13 million children with disabilities received SSI</w:t>
      </w:r>
      <w:r w:rsidR="001B6E79" w:rsidRPr="00CD3AC5">
        <w:rPr>
          <w:rFonts w:ascii="Times New Roman" w:hAnsi="Times New Roman" w:cs="Times New Roman"/>
          <w:sz w:val="24"/>
          <w:szCs w:val="24"/>
        </w:rPr>
        <w:t xml:space="preserve"> on </w:t>
      </w:r>
      <w:commentRangeStart w:id="34"/>
      <w:r w:rsidR="001B6E79" w:rsidRPr="00CD3AC5">
        <w:rPr>
          <w:rFonts w:ascii="Times New Roman" w:hAnsi="Times New Roman" w:cs="Times New Roman"/>
          <w:sz w:val="24"/>
          <w:szCs w:val="24"/>
        </w:rPr>
        <w:t>average</w:t>
      </w:r>
      <w:commentRangeEnd w:id="34"/>
      <w:r w:rsidR="002E51FB">
        <w:rPr>
          <w:rStyle w:val="CommentReference"/>
        </w:rPr>
        <w:commentReference w:id="34"/>
      </w:r>
      <w:r w:rsidRPr="00CD3AC5">
        <w:rPr>
          <w:rFonts w:ascii="Times New Roman" w:hAnsi="Times New Roman" w:cs="Times New Roman"/>
          <w:sz w:val="24"/>
          <w:szCs w:val="24"/>
        </w:rPr>
        <w:t xml:space="preserve">, and we estimate that </w:t>
      </w:r>
      <w:r w:rsidR="009A21C4" w:rsidRPr="00CD3AC5">
        <w:rPr>
          <w:rFonts w:ascii="Times New Roman" w:hAnsi="Times New Roman" w:cs="Times New Roman"/>
          <w:sz w:val="24"/>
          <w:szCs w:val="24"/>
        </w:rPr>
        <w:t>this is only 38.6% of</w:t>
      </w:r>
      <w:r w:rsidRPr="00CD3AC5">
        <w:rPr>
          <w:rFonts w:ascii="Times New Roman" w:hAnsi="Times New Roman" w:cs="Times New Roman"/>
          <w:sz w:val="24"/>
          <w:szCs w:val="24"/>
        </w:rPr>
        <w:t xml:space="preserve"> children that meet </w:t>
      </w:r>
      <w:r w:rsidR="001B6E79" w:rsidRPr="00CD3AC5">
        <w:rPr>
          <w:rFonts w:ascii="Times New Roman" w:hAnsi="Times New Roman" w:cs="Times New Roman"/>
          <w:sz w:val="24"/>
          <w:szCs w:val="24"/>
        </w:rPr>
        <w:t xml:space="preserve">SSI </w:t>
      </w:r>
      <w:r w:rsidRPr="00CD3AC5">
        <w:rPr>
          <w:rFonts w:ascii="Times New Roman" w:hAnsi="Times New Roman" w:cs="Times New Roman"/>
          <w:sz w:val="24"/>
          <w:szCs w:val="24"/>
        </w:rPr>
        <w:t>financial and disability criteria in the US</w:t>
      </w:r>
      <w:r w:rsidR="009A21C4" w:rsidRPr="00CD3AC5">
        <w:rPr>
          <w:rFonts w:ascii="Times New Roman" w:hAnsi="Times New Roman" w:cs="Times New Roman"/>
          <w:sz w:val="24"/>
          <w:szCs w:val="24"/>
        </w:rPr>
        <w:t xml:space="preserve"> (Table 1)</w:t>
      </w:r>
      <w:r w:rsidRPr="00CD3AC5">
        <w:rPr>
          <w:rFonts w:ascii="Times New Roman" w:hAnsi="Times New Roman" w:cs="Times New Roman"/>
          <w:sz w:val="24"/>
          <w:szCs w:val="24"/>
        </w:rPr>
        <w:t>.</w:t>
      </w:r>
      <w:r w:rsidR="00675420" w:rsidRPr="00CD3AC5">
        <w:rPr>
          <w:rFonts w:ascii="Times New Roman" w:hAnsi="Times New Roman" w:cs="Times New Roman"/>
          <w:sz w:val="24"/>
          <w:szCs w:val="24"/>
        </w:rPr>
        <w:t xml:space="preserve"> Table 1 </w:t>
      </w:r>
      <w:r w:rsidR="001B6E79" w:rsidRPr="00CD3AC5">
        <w:rPr>
          <w:rFonts w:ascii="Times New Roman" w:hAnsi="Times New Roman" w:cs="Times New Roman"/>
          <w:sz w:val="24"/>
          <w:szCs w:val="24"/>
        </w:rPr>
        <w:t>highlights</w:t>
      </w:r>
      <w:r w:rsidR="00675420" w:rsidRPr="00CD3AC5">
        <w:rPr>
          <w:rFonts w:ascii="Times New Roman" w:hAnsi="Times New Roman" w:cs="Times New Roman"/>
          <w:sz w:val="24"/>
          <w:szCs w:val="24"/>
        </w:rPr>
        <w:t xml:space="preserve"> that Wyoming (18.1%) and Arkansas (53.4%) are at the extreme ends of estimated child SSI participation rates, with Montana (19.9%) and Utah (20.8%) joining Wyoming in the bottom three states and New York (53.1%) and Louisiana (51.2%) in the top three states. Figure 1 shows a heatmap of the statewide variation over the entire study period. </w:t>
      </w:r>
      <w:r w:rsidR="00252C12" w:rsidRPr="00CD3AC5">
        <w:rPr>
          <w:rFonts w:ascii="Times New Roman" w:hAnsi="Times New Roman" w:cs="Times New Roman"/>
          <w:sz w:val="24"/>
          <w:szCs w:val="24"/>
        </w:rPr>
        <w:t>Table 1</w:t>
      </w:r>
      <w:r w:rsidR="00675420" w:rsidRPr="00CD3AC5">
        <w:rPr>
          <w:rFonts w:ascii="Times New Roman" w:hAnsi="Times New Roman" w:cs="Times New Roman"/>
          <w:sz w:val="24"/>
          <w:szCs w:val="24"/>
        </w:rPr>
        <w:t xml:space="preserve"> also </w:t>
      </w:r>
      <w:r w:rsidR="00D55411" w:rsidRPr="00CD3AC5">
        <w:rPr>
          <w:rFonts w:ascii="Times New Roman" w:hAnsi="Times New Roman" w:cs="Times New Roman"/>
          <w:sz w:val="24"/>
          <w:szCs w:val="24"/>
        </w:rPr>
        <w:t xml:space="preserve">denotes the child </w:t>
      </w:r>
      <w:r w:rsidR="00D55411" w:rsidRPr="00CD3AC5">
        <w:rPr>
          <w:rFonts w:ascii="Times New Roman" w:hAnsi="Times New Roman" w:cs="Times New Roman"/>
          <w:sz w:val="24"/>
          <w:szCs w:val="24"/>
        </w:rPr>
        <w:lastRenderedPageBreak/>
        <w:t>SSI participation rate by state and year utilizing the disability prevalence implied from each of the two surveys.</w:t>
      </w:r>
    </w:p>
    <w:p w14:paraId="4C54D058" w14:textId="4B647843" w:rsidR="000B6E4F" w:rsidRPr="00CD3AC5" w:rsidRDefault="007811FD" w:rsidP="00315151">
      <w:pPr>
        <w:spacing w:after="0" w:line="360" w:lineRule="auto"/>
        <w:ind w:firstLine="720"/>
        <w:rPr>
          <w:rFonts w:ascii="Times New Roman" w:hAnsi="Times New Roman" w:cs="Times New Roman"/>
          <w:sz w:val="24"/>
          <w:szCs w:val="24"/>
        </w:rPr>
      </w:pPr>
      <w:r w:rsidRPr="00CD3AC5">
        <w:rPr>
          <w:rFonts w:ascii="Times New Roman" w:hAnsi="Times New Roman" w:cs="Times New Roman"/>
          <w:sz w:val="24"/>
          <w:szCs w:val="24"/>
        </w:rPr>
        <w:t xml:space="preserve">The average disability prevalences for financially eligible children according to ACS and NSCH over the study period are 5.7% and 15.4%, respectively, yielding an overall US average of 10.6%. A detailed breakdown of the disability prevalences by year, state, and survey is shown in Supplementary Table </w:t>
      </w:r>
      <w:r w:rsidR="00BE7275" w:rsidRPr="00CD3AC5">
        <w:rPr>
          <w:rFonts w:ascii="Times New Roman" w:hAnsi="Times New Roman" w:cs="Times New Roman"/>
          <w:sz w:val="24"/>
          <w:szCs w:val="24"/>
        </w:rPr>
        <w:t>S</w:t>
      </w:r>
      <w:r w:rsidRPr="00CD3AC5">
        <w:rPr>
          <w:rFonts w:ascii="Times New Roman" w:hAnsi="Times New Roman" w:cs="Times New Roman"/>
          <w:sz w:val="24"/>
          <w:szCs w:val="24"/>
        </w:rPr>
        <w:t xml:space="preserve">1. There is approximately a constant difference between the two survey estimates, which can be observed in Supplementary Figure </w:t>
      </w:r>
      <w:r w:rsidR="00BE7275" w:rsidRPr="00CD3AC5">
        <w:rPr>
          <w:rFonts w:ascii="Times New Roman" w:hAnsi="Times New Roman" w:cs="Times New Roman"/>
          <w:sz w:val="24"/>
          <w:szCs w:val="24"/>
        </w:rPr>
        <w:t>S</w:t>
      </w:r>
      <w:r w:rsidRPr="00CD3AC5">
        <w:rPr>
          <w:rFonts w:ascii="Times New Roman" w:hAnsi="Times New Roman" w:cs="Times New Roman"/>
          <w:sz w:val="24"/>
          <w:szCs w:val="24"/>
        </w:rPr>
        <w:t xml:space="preserve">1. </w:t>
      </w:r>
      <w:r w:rsidR="00D55411" w:rsidRPr="00CD3AC5">
        <w:rPr>
          <w:rFonts w:ascii="Times New Roman" w:hAnsi="Times New Roman" w:cs="Times New Roman"/>
          <w:sz w:val="24"/>
          <w:szCs w:val="24"/>
        </w:rPr>
        <w:t xml:space="preserve">Clearly, using one disability prevalence estimate over the other can lead to drastically different </w:t>
      </w:r>
      <w:r w:rsidR="00196CD9" w:rsidRPr="00CD3AC5">
        <w:rPr>
          <w:rFonts w:ascii="Times New Roman" w:hAnsi="Times New Roman" w:cs="Times New Roman"/>
          <w:sz w:val="24"/>
          <w:szCs w:val="24"/>
        </w:rPr>
        <w:t>child SSI participation rates, with average differences ranging from 19.7% (Wyoming; ACS: 32.3%, NSCH: 12.6%) to 62.0% (Arkansas; ACS: 98.6%, NSCH: 36.6%)</w:t>
      </w:r>
      <w:r w:rsidR="00D55411" w:rsidRPr="00CD3AC5">
        <w:rPr>
          <w:rFonts w:ascii="Times New Roman" w:hAnsi="Times New Roman" w:cs="Times New Roman"/>
          <w:sz w:val="24"/>
          <w:szCs w:val="24"/>
        </w:rPr>
        <w:t>.</w:t>
      </w:r>
      <w:r w:rsidR="00196CD9" w:rsidRPr="00CD3AC5">
        <w:rPr>
          <w:rFonts w:ascii="Times New Roman" w:hAnsi="Times New Roman" w:cs="Times New Roman"/>
          <w:sz w:val="24"/>
          <w:szCs w:val="24"/>
        </w:rPr>
        <w:t xml:space="preserve"> The large discrepancies in individual</w:t>
      </w:r>
      <w:r w:rsidR="00E4538B" w:rsidRPr="00CD3AC5">
        <w:rPr>
          <w:rFonts w:ascii="Times New Roman" w:hAnsi="Times New Roman" w:cs="Times New Roman"/>
          <w:sz w:val="24"/>
          <w:szCs w:val="24"/>
        </w:rPr>
        <w:t xml:space="preserve"> survey</w:t>
      </w:r>
      <w:r w:rsidR="00196CD9" w:rsidRPr="00CD3AC5">
        <w:rPr>
          <w:rFonts w:ascii="Times New Roman" w:hAnsi="Times New Roman" w:cs="Times New Roman"/>
          <w:sz w:val="24"/>
          <w:szCs w:val="24"/>
        </w:rPr>
        <w:t xml:space="preserve"> participation rates are rooted in the differences between the</w:t>
      </w:r>
      <w:r w:rsidR="000B6E4F" w:rsidRPr="00CD3AC5">
        <w:rPr>
          <w:rFonts w:ascii="Times New Roman" w:hAnsi="Times New Roman" w:cs="Times New Roman"/>
          <w:sz w:val="24"/>
          <w:szCs w:val="24"/>
        </w:rPr>
        <w:t xml:space="preserve"> survey-level</w:t>
      </w:r>
      <w:r w:rsidR="00196CD9" w:rsidRPr="00CD3AC5">
        <w:rPr>
          <w:rFonts w:ascii="Times New Roman" w:hAnsi="Times New Roman" w:cs="Times New Roman"/>
          <w:sz w:val="24"/>
          <w:szCs w:val="24"/>
        </w:rPr>
        <w:t xml:space="preserve"> child disability prevalences (Supplementary Table </w:t>
      </w:r>
      <w:r w:rsidR="00BE7275" w:rsidRPr="00CD3AC5">
        <w:rPr>
          <w:rFonts w:ascii="Times New Roman" w:hAnsi="Times New Roman" w:cs="Times New Roman"/>
          <w:sz w:val="24"/>
          <w:szCs w:val="24"/>
        </w:rPr>
        <w:t>S</w:t>
      </w:r>
      <w:r w:rsidR="00196CD9" w:rsidRPr="00CD3AC5">
        <w:rPr>
          <w:rFonts w:ascii="Times New Roman" w:hAnsi="Times New Roman" w:cs="Times New Roman"/>
          <w:sz w:val="24"/>
          <w:szCs w:val="24"/>
        </w:rPr>
        <w:t>1).</w:t>
      </w:r>
      <w:r w:rsidR="00E4538B" w:rsidRPr="00CD3AC5">
        <w:rPr>
          <w:rFonts w:ascii="Times New Roman" w:hAnsi="Times New Roman" w:cs="Times New Roman"/>
          <w:sz w:val="24"/>
          <w:szCs w:val="24"/>
        </w:rPr>
        <w:t xml:space="preserve"> For example, across all study years the difference in </w:t>
      </w:r>
      <w:r w:rsidR="000B6E4F" w:rsidRPr="00CD3AC5">
        <w:rPr>
          <w:rFonts w:ascii="Times New Roman" w:hAnsi="Times New Roman" w:cs="Times New Roman"/>
          <w:sz w:val="24"/>
          <w:szCs w:val="24"/>
        </w:rPr>
        <w:t xml:space="preserve">child disability prevalence for those who were financially eligible </w:t>
      </w:r>
      <w:r w:rsidR="00E4538B" w:rsidRPr="00CD3AC5">
        <w:rPr>
          <w:rFonts w:ascii="Times New Roman" w:hAnsi="Times New Roman" w:cs="Times New Roman"/>
          <w:sz w:val="24"/>
          <w:szCs w:val="24"/>
        </w:rPr>
        <w:t xml:space="preserve">in Wyoming </w:t>
      </w:r>
      <w:r w:rsidR="00DE661B" w:rsidRPr="00CD3AC5">
        <w:rPr>
          <w:rFonts w:ascii="Times New Roman" w:hAnsi="Times New Roman" w:cs="Times New Roman"/>
          <w:sz w:val="24"/>
          <w:szCs w:val="24"/>
        </w:rPr>
        <w:t>was</w:t>
      </w:r>
      <w:r w:rsidR="00E4538B" w:rsidRPr="00CD3AC5">
        <w:rPr>
          <w:rFonts w:ascii="Times New Roman" w:hAnsi="Times New Roman" w:cs="Times New Roman"/>
          <w:sz w:val="24"/>
          <w:szCs w:val="24"/>
        </w:rPr>
        <w:t xml:space="preserve"> </w:t>
      </w:r>
      <w:r w:rsidR="000B6E4F" w:rsidRPr="00CD3AC5">
        <w:rPr>
          <w:rFonts w:ascii="Times New Roman" w:hAnsi="Times New Roman" w:cs="Times New Roman"/>
          <w:sz w:val="24"/>
          <w:szCs w:val="24"/>
        </w:rPr>
        <w:t xml:space="preserve">9.8% </w:t>
      </w:r>
      <w:r w:rsidR="00E4538B" w:rsidRPr="00CD3AC5">
        <w:rPr>
          <w:rFonts w:ascii="Times New Roman" w:hAnsi="Times New Roman" w:cs="Times New Roman"/>
          <w:sz w:val="24"/>
          <w:szCs w:val="24"/>
        </w:rPr>
        <w:t>(NSCH: 16.1%, ACS</w:t>
      </w:r>
      <w:r w:rsidR="000B6E4F" w:rsidRPr="00CD3AC5">
        <w:rPr>
          <w:rFonts w:ascii="Times New Roman" w:hAnsi="Times New Roman" w:cs="Times New Roman"/>
          <w:sz w:val="24"/>
          <w:szCs w:val="24"/>
        </w:rPr>
        <w:t>: 6.3%)</w:t>
      </w:r>
      <w:r w:rsidR="00ED5983" w:rsidRPr="00CD3AC5">
        <w:rPr>
          <w:rFonts w:ascii="Times New Roman" w:hAnsi="Times New Roman" w:cs="Times New Roman"/>
          <w:sz w:val="24"/>
          <w:szCs w:val="24"/>
        </w:rPr>
        <w:t xml:space="preserve"> and in Arkansas was 12.5% (NSCH: 19.9%, ACS: 7.4%)</w:t>
      </w:r>
      <w:r w:rsidR="000B6E4F" w:rsidRPr="00CD3AC5">
        <w:rPr>
          <w:rFonts w:ascii="Times New Roman" w:hAnsi="Times New Roman" w:cs="Times New Roman"/>
          <w:sz w:val="24"/>
          <w:szCs w:val="24"/>
        </w:rPr>
        <w:t>.</w:t>
      </w:r>
      <w:r w:rsidR="00D55411" w:rsidRPr="00CD3AC5">
        <w:rPr>
          <w:rFonts w:ascii="Times New Roman" w:hAnsi="Times New Roman" w:cs="Times New Roman"/>
          <w:sz w:val="24"/>
          <w:szCs w:val="24"/>
        </w:rPr>
        <w:t xml:space="preserve"> </w:t>
      </w:r>
      <w:r w:rsidR="002E1691" w:rsidRPr="00CD3AC5">
        <w:rPr>
          <w:rFonts w:ascii="Times New Roman" w:hAnsi="Times New Roman" w:cs="Times New Roman"/>
          <w:sz w:val="24"/>
          <w:szCs w:val="24"/>
        </w:rPr>
        <w:t>Across all states and years</w:t>
      </w:r>
      <w:r w:rsidR="00E4538B" w:rsidRPr="00CD3AC5">
        <w:rPr>
          <w:rFonts w:ascii="Times New Roman" w:hAnsi="Times New Roman" w:cs="Times New Roman"/>
          <w:sz w:val="24"/>
          <w:szCs w:val="24"/>
        </w:rPr>
        <w:t xml:space="preserve">, the difference between the two survey estimates was 10.2%, but was approximately constant across all ranges of </w:t>
      </w:r>
      <w:r w:rsidR="002E1691" w:rsidRPr="00CD3AC5">
        <w:rPr>
          <w:rFonts w:ascii="Times New Roman" w:hAnsi="Times New Roman" w:cs="Times New Roman"/>
          <w:sz w:val="24"/>
          <w:szCs w:val="24"/>
        </w:rPr>
        <w:t>child disability estimates</w:t>
      </w:r>
      <w:r w:rsidR="00E4538B" w:rsidRPr="00CD3AC5">
        <w:rPr>
          <w:rFonts w:ascii="Times New Roman" w:hAnsi="Times New Roman" w:cs="Times New Roman"/>
          <w:sz w:val="24"/>
          <w:szCs w:val="24"/>
        </w:rPr>
        <w:t xml:space="preserve"> (Supplementary Figure </w:t>
      </w:r>
      <w:r w:rsidR="002914DA" w:rsidRPr="00CD3AC5">
        <w:rPr>
          <w:rFonts w:ascii="Times New Roman" w:hAnsi="Times New Roman" w:cs="Times New Roman"/>
          <w:sz w:val="24"/>
          <w:szCs w:val="24"/>
        </w:rPr>
        <w:t>S</w:t>
      </w:r>
      <w:r w:rsidR="00E4538B" w:rsidRPr="00CD3AC5">
        <w:rPr>
          <w:rFonts w:ascii="Times New Roman" w:hAnsi="Times New Roman" w:cs="Times New Roman"/>
          <w:sz w:val="24"/>
          <w:szCs w:val="24"/>
        </w:rPr>
        <w:t>1).</w:t>
      </w:r>
    </w:p>
    <w:p w14:paraId="304B155E" w14:textId="46C729A0" w:rsidR="001E7BCA" w:rsidRPr="00CD3AC5" w:rsidRDefault="008069C1" w:rsidP="00315151">
      <w:pPr>
        <w:spacing w:after="0" w:line="360" w:lineRule="auto"/>
        <w:ind w:firstLine="720"/>
        <w:rPr>
          <w:rFonts w:ascii="Times New Roman" w:hAnsi="Times New Roman" w:cs="Times New Roman"/>
          <w:sz w:val="24"/>
          <w:szCs w:val="24"/>
        </w:rPr>
      </w:pPr>
      <w:r w:rsidRPr="00CD3AC5">
        <w:rPr>
          <w:rFonts w:ascii="Times New Roman" w:hAnsi="Times New Roman" w:cs="Times New Roman"/>
          <w:sz w:val="24"/>
          <w:szCs w:val="24"/>
        </w:rPr>
        <w:t xml:space="preserve">For all years, the base state-level child SSI participation rate estimates were significantly </w:t>
      </w:r>
      <w:r w:rsidR="00271E0A" w:rsidRPr="00CD3AC5">
        <w:rPr>
          <w:rFonts w:ascii="Times New Roman" w:hAnsi="Times New Roman" w:cs="Times New Roman"/>
          <w:sz w:val="24"/>
          <w:szCs w:val="24"/>
        </w:rPr>
        <w:t xml:space="preserve">positively </w:t>
      </w:r>
      <w:r w:rsidRPr="00CD3AC5">
        <w:rPr>
          <w:rFonts w:ascii="Times New Roman" w:hAnsi="Times New Roman" w:cs="Times New Roman"/>
          <w:sz w:val="24"/>
          <w:szCs w:val="24"/>
        </w:rPr>
        <w:t xml:space="preserve">correlated with the percentages of state population located in urbanized areas and the percentages of financially eligible children with health insurance for all years (except 2018; p = 0.15), respectfully. </w:t>
      </w:r>
      <w:r w:rsidR="001E7BCA" w:rsidRPr="00CD3AC5">
        <w:rPr>
          <w:rFonts w:ascii="Times New Roman" w:hAnsi="Times New Roman" w:cs="Times New Roman"/>
          <w:sz w:val="24"/>
          <w:szCs w:val="24"/>
        </w:rPr>
        <w:t>Examples of these relationships are shown for 2019 in Figure 2. Notably, the percentages of the state population located in urbanized areas and the percentages of financially eligible children with health insurance for all years are not significantly correlated with each other.</w:t>
      </w:r>
      <w:r w:rsidR="006A089D" w:rsidRPr="00CD3AC5">
        <w:rPr>
          <w:rFonts w:ascii="Times New Roman" w:hAnsi="Times New Roman" w:cs="Times New Roman"/>
          <w:sz w:val="24"/>
          <w:szCs w:val="24"/>
        </w:rPr>
        <w:t xml:space="preserve"> Also, we found the base state-level estimates were not significantly associated with </w:t>
      </w:r>
      <w:r w:rsidR="004A2263" w:rsidRPr="00CD3AC5">
        <w:rPr>
          <w:rFonts w:ascii="Times New Roman" w:hAnsi="Times New Roman" w:cs="Times New Roman"/>
          <w:sz w:val="24"/>
          <w:szCs w:val="24"/>
        </w:rPr>
        <w:t xml:space="preserve">indicators of whether the states </w:t>
      </w:r>
      <w:r w:rsidR="00DE661B" w:rsidRPr="00CD3AC5">
        <w:rPr>
          <w:rFonts w:ascii="Times New Roman" w:hAnsi="Times New Roman" w:cs="Times New Roman"/>
          <w:sz w:val="24"/>
          <w:szCs w:val="24"/>
        </w:rPr>
        <w:t xml:space="preserve">expanded Medicaid </w:t>
      </w:r>
      <w:r w:rsidR="006A089D" w:rsidRPr="00CD3AC5">
        <w:rPr>
          <w:rFonts w:ascii="Times New Roman" w:hAnsi="Times New Roman" w:cs="Times New Roman"/>
          <w:sz w:val="24"/>
          <w:szCs w:val="24"/>
        </w:rPr>
        <w:t xml:space="preserve">nor </w:t>
      </w:r>
      <w:r w:rsidR="00271E0A" w:rsidRPr="00CD3AC5">
        <w:rPr>
          <w:rFonts w:ascii="Times New Roman" w:hAnsi="Times New Roman" w:cs="Times New Roman"/>
          <w:sz w:val="24"/>
          <w:szCs w:val="24"/>
        </w:rPr>
        <w:t>offered</w:t>
      </w:r>
      <w:r w:rsidR="006A089D" w:rsidRPr="00CD3AC5">
        <w:rPr>
          <w:rFonts w:ascii="Times New Roman" w:hAnsi="Times New Roman" w:cs="Times New Roman"/>
          <w:sz w:val="24"/>
          <w:szCs w:val="24"/>
        </w:rPr>
        <w:t xml:space="preserve"> addition</w:t>
      </w:r>
      <w:r w:rsidR="00271E0A" w:rsidRPr="00CD3AC5">
        <w:rPr>
          <w:rFonts w:ascii="Times New Roman" w:hAnsi="Times New Roman" w:cs="Times New Roman"/>
          <w:sz w:val="24"/>
          <w:szCs w:val="24"/>
        </w:rPr>
        <w:t>al</w:t>
      </w:r>
      <w:r w:rsidR="006A089D" w:rsidRPr="00CD3AC5">
        <w:rPr>
          <w:rFonts w:ascii="Times New Roman" w:hAnsi="Times New Roman" w:cs="Times New Roman"/>
          <w:sz w:val="24"/>
          <w:szCs w:val="24"/>
        </w:rPr>
        <w:t xml:space="preserve"> supplementary payments</w:t>
      </w:r>
      <w:r w:rsidR="004A2263" w:rsidRPr="00CD3AC5">
        <w:rPr>
          <w:rFonts w:ascii="Times New Roman" w:hAnsi="Times New Roman" w:cs="Times New Roman"/>
          <w:sz w:val="24"/>
          <w:szCs w:val="24"/>
        </w:rPr>
        <w:t xml:space="preserve">, but </w:t>
      </w:r>
      <w:r w:rsidR="002322BE" w:rsidRPr="00CD3AC5">
        <w:rPr>
          <w:rFonts w:ascii="Times New Roman" w:hAnsi="Times New Roman" w:cs="Times New Roman"/>
          <w:sz w:val="24"/>
          <w:szCs w:val="24"/>
        </w:rPr>
        <w:t>they were</w:t>
      </w:r>
      <w:r w:rsidR="004A2263" w:rsidRPr="00CD3AC5">
        <w:rPr>
          <w:rFonts w:ascii="Times New Roman" w:hAnsi="Times New Roman" w:cs="Times New Roman"/>
          <w:sz w:val="24"/>
          <w:szCs w:val="24"/>
        </w:rPr>
        <w:t xml:space="preserve"> associated with automatically awarding Medicaid when SSI was awarded</w:t>
      </w:r>
      <w:r w:rsidR="006A089D" w:rsidRPr="00CD3AC5">
        <w:rPr>
          <w:rFonts w:ascii="Times New Roman" w:hAnsi="Times New Roman" w:cs="Times New Roman"/>
          <w:sz w:val="24"/>
          <w:szCs w:val="24"/>
        </w:rPr>
        <w:t xml:space="preserve"> for all individual years (Supplementary Figure </w:t>
      </w:r>
      <w:r w:rsidR="002914DA" w:rsidRPr="00CD3AC5">
        <w:rPr>
          <w:rFonts w:ascii="Times New Roman" w:hAnsi="Times New Roman" w:cs="Times New Roman"/>
          <w:sz w:val="24"/>
          <w:szCs w:val="24"/>
        </w:rPr>
        <w:t>S</w:t>
      </w:r>
      <w:r w:rsidR="006A089D" w:rsidRPr="00CD3AC5">
        <w:rPr>
          <w:rFonts w:ascii="Times New Roman" w:hAnsi="Times New Roman" w:cs="Times New Roman"/>
          <w:sz w:val="24"/>
          <w:szCs w:val="24"/>
        </w:rPr>
        <w:t xml:space="preserve">2). </w:t>
      </w:r>
    </w:p>
    <w:p w14:paraId="78376D75" w14:textId="2774690B" w:rsidR="00806BB1" w:rsidRPr="00CD3AC5" w:rsidRDefault="001E7BCA" w:rsidP="00315151">
      <w:pPr>
        <w:spacing w:after="0" w:line="360" w:lineRule="auto"/>
        <w:ind w:firstLine="720"/>
        <w:rPr>
          <w:rFonts w:ascii="Times New Roman" w:hAnsi="Times New Roman" w:cs="Times New Roman"/>
          <w:sz w:val="24"/>
          <w:szCs w:val="24"/>
        </w:rPr>
      </w:pPr>
      <w:r w:rsidRPr="00CD3AC5">
        <w:rPr>
          <w:rFonts w:ascii="Times New Roman" w:hAnsi="Times New Roman" w:cs="Times New Roman"/>
          <w:sz w:val="24"/>
          <w:szCs w:val="24"/>
        </w:rPr>
        <w:t xml:space="preserve"> </w:t>
      </w:r>
      <w:r w:rsidR="00271E0A" w:rsidRPr="00CD3AC5">
        <w:rPr>
          <w:rFonts w:ascii="Times New Roman" w:hAnsi="Times New Roman" w:cs="Times New Roman"/>
          <w:sz w:val="24"/>
          <w:szCs w:val="24"/>
        </w:rPr>
        <w:t xml:space="preserve">After randomly drawing 1,000 times from appropriately fitted distributions to the uncertain estimates of the number financially eligible children with and without disability </w:t>
      </w:r>
      <w:r w:rsidR="00C81069" w:rsidRPr="00CD3AC5">
        <w:rPr>
          <w:rFonts w:ascii="Times New Roman" w:hAnsi="Times New Roman" w:cs="Times New Roman"/>
          <w:sz w:val="24"/>
          <w:szCs w:val="24"/>
        </w:rPr>
        <w:t>from</w:t>
      </w:r>
      <w:r w:rsidR="00271E0A" w:rsidRPr="00CD3AC5">
        <w:rPr>
          <w:rFonts w:ascii="Times New Roman" w:hAnsi="Times New Roman" w:cs="Times New Roman"/>
          <w:sz w:val="24"/>
          <w:szCs w:val="24"/>
        </w:rPr>
        <w:t xml:space="preserve"> the ACS data and the percentages of financially eligible children needing more special health care needs </w:t>
      </w:r>
      <w:r w:rsidR="00C81069" w:rsidRPr="00CD3AC5">
        <w:rPr>
          <w:rFonts w:ascii="Times New Roman" w:hAnsi="Times New Roman" w:cs="Times New Roman"/>
          <w:sz w:val="24"/>
          <w:szCs w:val="24"/>
        </w:rPr>
        <w:t>from</w:t>
      </w:r>
      <w:r w:rsidR="00271E0A" w:rsidRPr="00CD3AC5">
        <w:rPr>
          <w:rFonts w:ascii="Times New Roman" w:hAnsi="Times New Roman" w:cs="Times New Roman"/>
          <w:sz w:val="24"/>
          <w:szCs w:val="24"/>
        </w:rPr>
        <w:t xml:space="preserve"> the NSCH data</w:t>
      </w:r>
      <w:r w:rsidR="00B36158" w:rsidRPr="00CD3AC5">
        <w:rPr>
          <w:rFonts w:ascii="Times New Roman" w:hAnsi="Times New Roman" w:cs="Times New Roman"/>
          <w:sz w:val="24"/>
          <w:szCs w:val="24"/>
        </w:rPr>
        <w:t xml:space="preserve">, we generated 90% confidence intervals for each state (Figure 3). </w:t>
      </w:r>
      <w:r w:rsidR="000C78E1" w:rsidRPr="00CD3AC5">
        <w:rPr>
          <w:rFonts w:ascii="Times New Roman" w:hAnsi="Times New Roman" w:cs="Times New Roman"/>
          <w:sz w:val="24"/>
          <w:szCs w:val="24"/>
        </w:rPr>
        <w:t>Through this process, states with relatively larger margins of error in their public data estimates</w:t>
      </w:r>
      <w:r w:rsidR="00FC08B2" w:rsidRPr="00CD3AC5">
        <w:rPr>
          <w:rFonts w:ascii="Times New Roman" w:hAnsi="Times New Roman" w:cs="Times New Roman"/>
          <w:sz w:val="24"/>
          <w:szCs w:val="24"/>
        </w:rPr>
        <w:t>,</w:t>
      </w:r>
      <w:r w:rsidR="000C78E1" w:rsidRPr="00CD3AC5">
        <w:rPr>
          <w:rFonts w:ascii="Times New Roman" w:hAnsi="Times New Roman" w:cs="Times New Roman"/>
          <w:sz w:val="24"/>
          <w:szCs w:val="24"/>
        </w:rPr>
        <w:t xml:space="preserve"> like </w:t>
      </w:r>
      <w:r w:rsidR="00602C2A" w:rsidRPr="00CD3AC5">
        <w:rPr>
          <w:rFonts w:ascii="Times New Roman" w:hAnsi="Times New Roman" w:cs="Times New Roman"/>
          <w:sz w:val="24"/>
          <w:szCs w:val="24"/>
        </w:rPr>
        <w:t>Rhode Island (1</w:t>
      </w:r>
      <w:r w:rsidR="00602C2A" w:rsidRPr="00CD3AC5">
        <w:rPr>
          <w:rFonts w:ascii="Times New Roman" w:hAnsi="Times New Roman" w:cs="Times New Roman"/>
          <w:sz w:val="24"/>
          <w:szCs w:val="24"/>
          <w:vertAlign w:val="superscript"/>
        </w:rPr>
        <w:t>st</w:t>
      </w:r>
      <w:r w:rsidR="00806BB1" w:rsidRPr="00CD3AC5">
        <w:rPr>
          <w:rFonts w:ascii="Times New Roman" w:hAnsi="Times New Roman" w:cs="Times New Roman"/>
          <w:sz w:val="24"/>
          <w:szCs w:val="24"/>
        </w:rPr>
        <w:t xml:space="preserve"> largest error bar margin</w:t>
      </w:r>
      <w:r w:rsidR="00430463" w:rsidRPr="00CD3AC5">
        <w:rPr>
          <w:rFonts w:ascii="Times New Roman" w:hAnsi="Times New Roman" w:cs="Times New Roman"/>
          <w:sz w:val="24"/>
          <w:szCs w:val="24"/>
        </w:rPr>
        <w:t>: 62.5%</w:t>
      </w:r>
      <w:r w:rsidR="00806BB1" w:rsidRPr="00CD3AC5">
        <w:rPr>
          <w:rFonts w:ascii="Times New Roman" w:hAnsi="Times New Roman" w:cs="Times New Roman"/>
          <w:sz w:val="24"/>
          <w:szCs w:val="24"/>
        </w:rPr>
        <w:t xml:space="preserve">) </w:t>
      </w:r>
      <w:r w:rsidR="000C78E1" w:rsidRPr="00CD3AC5">
        <w:rPr>
          <w:rFonts w:ascii="Times New Roman" w:hAnsi="Times New Roman" w:cs="Times New Roman"/>
          <w:sz w:val="24"/>
          <w:szCs w:val="24"/>
        </w:rPr>
        <w:t xml:space="preserve">and </w:t>
      </w:r>
      <w:r w:rsidR="0096343A" w:rsidRPr="00CD3AC5">
        <w:rPr>
          <w:rFonts w:ascii="Times New Roman" w:hAnsi="Times New Roman" w:cs="Times New Roman"/>
          <w:sz w:val="24"/>
          <w:szCs w:val="24"/>
        </w:rPr>
        <w:t>North Dakota (1</w:t>
      </w:r>
      <w:r w:rsidR="00430463" w:rsidRPr="00CD3AC5">
        <w:rPr>
          <w:rFonts w:ascii="Times New Roman" w:hAnsi="Times New Roman" w:cs="Times New Roman"/>
          <w:sz w:val="24"/>
          <w:szCs w:val="24"/>
        </w:rPr>
        <w:t>2</w:t>
      </w:r>
      <w:r w:rsidR="0096343A" w:rsidRPr="00CD3AC5">
        <w:rPr>
          <w:rFonts w:ascii="Times New Roman" w:hAnsi="Times New Roman" w:cs="Times New Roman"/>
          <w:sz w:val="24"/>
          <w:szCs w:val="24"/>
          <w:vertAlign w:val="superscript"/>
        </w:rPr>
        <w:t>th</w:t>
      </w:r>
      <w:r w:rsidR="00430463" w:rsidRPr="00CD3AC5">
        <w:rPr>
          <w:rFonts w:ascii="Times New Roman" w:hAnsi="Times New Roman" w:cs="Times New Roman"/>
          <w:sz w:val="24"/>
          <w:szCs w:val="24"/>
        </w:rPr>
        <w:t>: 42.8%)</w:t>
      </w:r>
      <w:r w:rsidR="00FC08B2" w:rsidRPr="00CD3AC5">
        <w:rPr>
          <w:rFonts w:ascii="Times New Roman" w:hAnsi="Times New Roman" w:cs="Times New Roman"/>
          <w:sz w:val="24"/>
          <w:szCs w:val="24"/>
        </w:rPr>
        <w:t>,</w:t>
      </w:r>
      <w:r w:rsidR="000C78E1" w:rsidRPr="00CD3AC5">
        <w:rPr>
          <w:rFonts w:ascii="Times New Roman" w:hAnsi="Times New Roman" w:cs="Times New Roman"/>
          <w:sz w:val="24"/>
          <w:szCs w:val="24"/>
        </w:rPr>
        <w:t xml:space="preserve"> or states with relatively larger numbers of financially eligible children, like New York</w:t>
      </w:r>
      <w:r w:rsidR="0096343A" w:rsidRPr="00CD3AC5">
        <w:rPr>
          <w:rFonts w:ascii="Times New Roman" w:hAnsi="Times New Roman" w:cs="Times New Roman"/>
          <w:sz w:val="24"/>
          <w:szCs w:val="24"/>
        </w:rPr>
        <w:t xml:space="preserve"> (3</w:t>
      </w:r>
      <w:r w:rsidR="0096343A" w:rsidRPr="00CD3AC5">
        <w:rPr>
          <w:rFonts w:ascii="Times New Roman" w:hAnsi="Times New Roman" w:cs="Times New Roman"/>
          <w:sz w:val="24"/>
          <w:szCs w:val="24"/>
          <w:vertAlign w:val="superscript"/>
        </w:rPr>
        <w:t>rd</w:t>
      </w:r>
      <w:r w:rsidR="00430463" w:rsidRPr="00CD3AC5">
        <w:rPr>
          <w:rFonts w:ascii="Times New Roman" w:hAnsi="Times New Roman" w:cs="Times New Roman"/>
          <w:sz w:val="24"/>
          <w:szCs w:val="24"/>
        </w:rPr>
        <w:t>: 58.0%)</w:t>
      </w:r>
      <w:r w:rsidR="0096343A" w:rsidRPr="00CD3AC5">
        <w:rPr>
          <w:rFonts w:ascii="Times New Roman" w:hAnsi="Times New Roman" w:cs="Times New Roman"/>
          <w:sz w:val="24"/>
          <w:szCs w:val="24"/>
        </w:rPr>
        <w:t xml:space="preserve"> </w:t>
      </w:r>
      <w:r w:rsidR="000C78E1" w:rsidRPr="00CD3AC5">
        <w:rPr>
          <w:rFonts w:ascii="Times New Roman" w:hAnsi="Times New Roman" w:cs="Times New Roman"/>
          <w:sz w:val="24"/>
          <w:szCs w:val="24"/>
        </w:rPr>
        <w:t>and California</w:t>
      </w:r>
      <w:r w:rsidR="0096343A" w:rsidRPr="00CD3AC5">
        <w:rPr>
          <w:rFonts w:ascii="Times New Roman" w:hAnsi="Times New Roman" w:cs="Times New Roman"/>
          <w:sz w:val="24"/>
          <w:szCs w:val="24"/>
        </w:rPr>
        <w:t xml:space="preserve"> (4</w:t>
      </w:r>
      <w:r w:rsidR="0096343A" w:rsidRPr="00CD3AC5">
        <w:rPr>
          <w:rFonts w:ascii="Times New Roman" w:hAnsi="Times New Roman" w:cs="Times New Roman"/>
          <w:sz w:val="24"/>
          <w:szCs w:val="24"/>
          <w:vertAlign w:val="superscript"/>
        </w:rPr>
        <w:t>th</w:t>
      </w:r>
      <w:r w:rsidR="00430463" w:rsidRPr="00CD3AC5">
        <w:rPr>
          <w:rFonts w:ascii="Times New Roman" w:hAnsi="Times New Roman" w:cs="Times New Roman"/>
          <w:sz w:val="24"/>
          <w:szCs w:val="24"/>
        </w:rPr>
        <w:t>: 56.9%)</w:t>
      </w:r>
      <w:r w:rsidR="000C78E1" w:rsidRPr="00CD3AC5">
        <w:rPr>
          <w:rFonts w:ascii="Times New Roman" w:hAnsi="Times New Roman" w:cs="Times New Roman"/>
          <w:sz w:val="24"/>
          <w:szCs w:val="24"/>
        </w:rPr>
        <w:t>,</w:t>
      </w:r>
      <w:r w:rsidR="0096343A" w:rsidRPr="00CD3AC5">
        <w:rPr>
          <w:rFonts w:ascii="Times New Roman" w:hAnsi="Times New Roman" w:cs="Times New Roman"/>
          <w:sz w:val="24"/>
          <w:szCs w:val="24"/>
        </w:rPr>
        <w:t xml:space="preserve"> for which smaller changes to </w:t>
      </w:r>
      <w:r w:rsidR="0096343A" w:rsidRPr="00CD3AC5">
        <w:rPr>
          <w:rFonts w:ascii="Times New Roman" w:hAnsi="Times New Roman" w:cs="Times New Roman"/>
          <w:sz w:val="24"/>
          <w:szCs w:val="24"/>
        </w:rPr>
        <w:lastRenderedPageBreak/>
        <w:t xml:space="preserve">their estimates can have higher </w:t>
      </w:r>
      <w:r w:rsidR="005A4539" w:rsidRPr="00CD3AC5">
        <w:rPr>
          <w:rFonts w:ascii="Times New Roman" w:hAnsi="Times New Roman" w:cs="Times New Roman"/>
          <w:sz w:val="24"/>
          <w:szCs w:val="24"/>
        </w:rPr>
        <w:t>impacts on outputs</w:t>
      </w:r>
      <w:r w:rsidR="000C78E1" w:rsidRPr="00CD3AC5">
        <w:rPr>
          <w:rFonts w:ascii="Times New Roman" w:hAnsi="Times New Roman" w:cs="Times New Roman"/>
          <w:sz w:val="24"/>
          <w:szCs w:val="24"/>
        </w:rPr>
        <w:t xml:space="preserve"> tend</w:t>
      </w:r>
      <w:r w:rsidR="005A4539" w:rsidRPr="00CD3AC5">
        <w:rPr>
          <w:rFonts w:ascii="Times New Roman" w:hAnsi="Times New Roman" w:cs="Times New Roman"/>
          <w:sz w:val="24"/>
          <w:szCs w:val="24"/>
        </w:rPr>
        <w:t>ed</w:t>
      </w:r>
      <w:r w:rsidR="000C78E1" w:rsidRPr="00CD3AC5">
        <w:rPr>
          <w:rFonts w:ascii="Times New Roman" w:hAnsi="Times New Roman" w:cs="Times New Roman"/>
          <w:sz w:val="24"/>
          <w:szCs w:val="24"/>
        </w:rPr>
        <w:t xml:space="preserve"> to have </w:t>
      </w:r>
      <w:r w:rsidR="005A4539" w:rsidRPr="00CD3AC5">
        <w:rPr>
          <w:rFonts w:ascii="Times New Roman" w:hAnsi="Times New Roman" w:cs="Times New Roman"/>
          <w:sz w:val="24"/>
          <w:szCs w:val="24"/>
        </w:rPr>
        <w:t>the widest</w:t>
      </w:r>
      <w:r w:rsidR="000C78E1" w:rsidRPr="00CD3AC5">
        <w:rPr>
          <w:rFonts w:ascii="Times New Roman" w:hAnsi="Times New Roman" w:cs="Times New Roman"/>
          <w:sz w:val="24"/>
          <w:szCs w:val="24"/>
        </w:rPr>
        <w:t xml:space="preserve"> range</w:t>
      </w:r>
      <w:r w:rsidR="00FC08B2" w:rsidRPr="00CD3AC5">
        <w:rPr>
          <w:rFonts w:ascii="Times New Roman" w:hAnsi="Times New Roman" w:cs="Times New Roman"/>
          <w:sz w:val="24"/>
          <w:szCs w:val="24"/>
        </w:rPr>
        <w:t>s</w:t>
      </w:r>
      <w:r w:rsidR="000C78E1" w:rsidRPr="00CD3AC5">
        <w:rPr>
          <w:rFonts w:ascii="Times New Roman" w:hAnsi="Times New Roman" w:cs="Times New Roman"/>
          <w:sz w:val="24"/>
          <w:szCs w:val="24"/>
        </w:rPr>
        <w:t xml:space="preserve"> of </w:t>
      </w:r>
      <w:r w:rsidR="00FC08B2" w:rsidRPr="00CD3AC5">
        <w:rPr>
          <w:rFonts w:ascii="Times New Roman" w:hAnsi="Times New Roman" w:cs="Times New Roman"/>
          <w:sz w:val="24"/>
          <w:szCs w:val="24"/>
        </w:rPr>
        <w:t>participation</w:t>
      </w:r>
      <w:r w:rsidR="000C78E1" w:rsidRPr="00CD3AC5">
        <w:rPr>
          <w:rFonts w:ascii="Times New Roman" w:hAnsi="Times New Roman" w:cs="Times New Roman"/>
          <w:sz w:val="24"/>
          <w:szCs w:val="24"/>
        </w:rPr>
        <w:t xml:space="preserve"> estimates.</w:t>
      </w:r>
      <w:r w:rsidR="00FC08B2" w:rsidRPr="00CD3AC5">
        <w:rPr>
          <w:rFonts w:ascii="Times New Roman" w:hAnsi="Times New Roman" w:cs="Times New Roman"/>
          <w:sz w:val="24"/>
          <w:szCs w:val="24"/>
        </w:rPr>
        <w:t xml:space="preserve"> </w:t>
      </w:r>
      <w:r w:rsidR="00806BB1" w:rsidRPr="00CD3AC5">
        <w:rPr>
          <w:rFonts w:ascii="Times New Roman" w:hAnsi="Times New Roman" w:cs="Times New Roman"/>
          <w:sz w:val="24"/>
          <w:szCs w:val="24"/>
        </w:rPr>
        <w:t>Overall, the smallest range of participation rates belonged to Wyoming, with a 19.2% difference between its 95</w:t>
      </w:r>
      <w:r w:rsidR="00806BB1" w:rsidRPr="00CD3AC5">
        <w:rPr>
          <w:rFonts w:ascii="Times New Roman" w:hAnsi="Times New Roman" w:cs="Times New Roman"/>
          <w:sz w:val="24"/>
          <w:szCs w:val="24"/>
          <w:vertAlign w:val="superscript"/>
        </w:rPr>
        <w:t>th</w:t>
      </w:r>
      <w:r w:rsidR="00806BB1" w:rsidRPr="00CD3AC5">
        <w:rPr>
          <w:rFonts w:ascii="Times New Roman" w:hAnsi="Times New Roman" w:cs="Times New Roman"/>
          <w:sz w:val="24"/>
          <w:szCs w:val="24"/>
        </w:rPr>
        <w:t xml:space="preserve"> and 5</w:t>
      </w:r>
      <w:r w:rsidR="00806BB1" w:rsidRPr="00CD3AC5">
        <w:rPr>
          <w:rFonts w:ascii="Times New Roman" w:hAnsi="Times New Roman" w:cs="Times New Roman"/>
          <w:sz w:val="24"/>
          <w:szCs w:val="24"/>
          <w:vertAlign w:val="superscript"/>
        </w:rPr>
        <w:t>th</w:t>
      </w:r>
      <w:r w:rsidR="00806BB1" w:rsidRPr="00CD3AC5">
        <w:rPr>
          <w:rFonts w:ascii="Times New Roman" w:hAnsi="Times New Roman" w:cs="Times New Roman"/>
          <w:sz w:val="24"/>
          <w:szCs w:val="24"/>
        </w:rPr>
        <w:t xml:space="preserve"> quantiles. The distribution of rates from this process are shown for a selection of states in Supplementary Figure </w:t>
      </w:r>
      <w:r w:rsidR="00BE7275" w:rsidRPr="00CD3AC5">
        <w:rPr>
          <w:rFonts w:ascii="Times New Roman" w:hAnsi="Times New Roman" w:cs="Times New Roman"/>
          <w:sz w:val="24"/>
          <w:szCs w:val="24"/>
        </w:rPr>
        <w:t>S</w:t>
      </w:r>
      <w:r w:rsidR="00806BB1" w:rsidRPr="00CD3AC5">
        <w:rPr>
          <w:rFonts w:ascii="Times New Roman" w:hAnsi="Times New Roman" w:cs="Times New Roman"/>
          <w:sz w:val="24"/>
          <w:szCs w:val="24"/>
        </w:rPr>
        <w:t xml:space="preserve">3 </w:t>
      </w:r>
      <w:r w:rsidR="00FE0A43" w:rsidRPr="00CD3AC5">
        <w:rPr>
          <w:rFonts w:ascii="Times New Roman" w:hAnsi="Times New Roman" w:cs="Times New Roman"/>
          <w:sz w:val="24"/>
          <w:szCs w:val="24"/>
        </w:rPr>
        <w:t>for which the uncertainty in true estimates can be explicitly observed.</w:t>
      </w:r>
    </w:p>
    <w:p w14:paraId="2A6F11AA" w14:textId="06576522" w:rsidR="00A2261C" w:rsidRPr="00CD3AC5" w:rsidRDefault="00FC08B2" w:rsidP="00315151">
      <w:pPr>
        <w:spacing w:after="0" w:line="360" w:lineRule="auto"/>
        <w:ind w:firstLine="720"/>
        <w:rPr>
          <w:rFonts w:ascii="Times New Roman" w:hAnsi="Times New Roman" w:cs="Times New Roman"/>
          <w:sz w:val="24"/>
          <w:szCs w:val="24"/>
        </w:rPr>
      </w:pPr>
      <w:r w:rsidRPr="00CD3AC5">
        <w:rPr>
          <w:rFonts w:ascii="Times New Roman" w:hAnsi="Times New Roman" w:cs="Times New Roman"/>
          <w:sz w:val="24"/>
          <w:szCs w:val="24"/>
        </w:rPr>
        <w:t>We also use</w:t>
      </w:r>
      <w:r w:rsidR="005A4539" w:rsidRPr="00CD3AC5">
        <w:rPr>
          <w:rFonts w:ascii="Times New Roman" w:hAnsi="Times New Roman" w:cs="Times New Roman"/>
          <w:sz w:val="24"/>
          <w:szCs w:val="24"/>
        </w:rPr>
        <w:t>d</w:t>
      </w:r>
      <w:r w:rsidRPr="00CD3AC5">
        <w:rPr>
          <w:rFonts w:ascii="Times New Roman" w:hAnsi="Times New Roman" w:cs="Times New Roman"/>
          <w:sz w:val="24"/>
          <w:szCs w:val="24"/>
        </w:rPr>
        <w:t xml:space="preserve"> this </w:t>
      </w:r>
      <w:r w:rsidR="00806BB1" w:rsidRPr="00CD3AC5">
        <w:rPr>
          <w:rFonts w:ascii="Times New Roman" w:hAnsi="Times New Roman" w:cs="Times New Roman"/>
          <w:sz w:val="24"/>
          <w:szCs w:val="24"/>
        </w:rPr>
        <w:t xml:space="preserve">bootstrapping </w:t>
      </w:r>
      <w:r w:rsidRPr="00CD3AC5">
        <w:rPr>
          <w:rFonts w:ascii="Times New Roman" w:hAnsi="Times New Roman" w:cs="Times New Roman"/>
          <w:sz w:val="24"/>
          <w:szCs w:val="24"/>
        </w:rPr>
        <w:t>process to repeat the base case state attribute/policy analysis</w:t>
      </w:r>
      <w:r w:rsidR="00806BB1" w:rsidRPr="00CD3AC5">
        <w:rPr>
          <w:rFonts w:ascii="Times New Roman" w:hAnsi="Times New Roman" w:cs="Times New Roman"/>
          <w:sz w:val="24"/>
          <w:szCs w:val="24"/>
        </w:rPr>
        <w:t>. We f</w:t>
      </w:r>
      <w:r w:rsidR="00807535" w:rsidRPr="00CD3AC5">
        <w:rPr>
          <w:rFonts w:ascii="Times New Roman" w:hAnsi="Times New Roman" w:cs="Times New Roman"/>
          <w:sz w:val="24"/>
          <w:szCs w:val="24"/>
        </w:rPr>
        <w:t>ou</w:t>
      </w:r>
      <w:r w:rsidR="00806BB1" w:rsidRPr="00CD3AC5">
        <w:rPr>
          <w:rFonts w:ascii="Times New Roman" w:hAnsi="Times New Roman" w:cs="Times New Roman"/>
          <w:sz w:val="24"/>
          <w:szCs w:val="24"/>
        </w:rPr>
        <w:t>nd that in 99.1%</w:t>
      </w:r>
      <w:r w:rsidR="00F2348B" w:rsidRPr="00CD3AC5">
        <w:rPr>
          <w:rFonts w:ascii="Times New Roman" w:hAnsi="Times New Roman" w:cs="Times New Roman"/>
          <w:sz w:val="24"/>
          <w:szCs w:val="24"/>
        </w:rPr>
        <w:t xml:space="preserve">, </w:t>
      </w:r>
      <w:r w:rsidR="00806BB1" w:rsidRPr="00CD3AC5">
        <w:rPr>
          <w:rFonts w:ascii="Times New Roman" w:hAnsi="Times New Roman" w:cs="Times New Roman"/>
          <w:sz w:val="24"/>
          <w:szCs w:val="24"/>
        </w:rPr>
        <w:t>96.8%</w:t>
      </w:r>
      <w:r w:rsidR="00F2348B" w:rsidRPr="00CD3AC5">
        <w:rPr>
          <w:rFonts w:ascii="Times New Roman" w:hAnsi="Times New Roman" w:cs="Times New Roman"/>
          <w:sz w:val="24"/>
          <w:szCs w:val="24"/>
        </w:rPr>
        <w:t>, and 99.6%</w:t>
      </w:r>
      <w:r w:rsidR="00806BB1" w:rsidRPr="00CD3AC5">
        <w:rPr>
          <w:rFonts w:ascii="Times New Roman" w:hAnsi="Times New Roman" w:cs="Times New Roman"/>
          <w:sz w:val="24"/>
          <w:szCs w:val="24"/>
        </w:rPr>
        <w:t xml:space="preserve"> of our 4,000 </w:t>
      </w:r>
      <w:r w:rsidR="00FE0A43" w:rsidRPr="00CD3AC5">
        <w:rPr>
          <w:rFonts w:ascii="Times New Roman" w:hAnsi="Times New Roman" w:cs="Times New Roman"/>
          <w:sz w:val="24"/>
          <w:szCs w:val="24"/>
        </w:rPr>
        <w:t>random draws</w:t>
      </w:r>
      <w:r w:rsidR="00806BB1" w:rsidRPr="00CD3AC5">
        <w:rPr>
          <w:rFonts w:ascii="Times New Roman" w:hAnsi="Times New Roman" w:cs="Times New Roman"/>
          <w:sz w:val="24"/>
          <w:szCs w:val="24"/>
        </w:rPr>
        <w:t xml:space="preserve"> (1,000 samples for each</w:t>
      </w:r>
      <w:r w:rsidR="00FE0A43" w:rsidRPr="00CD3AC5">
        <w:rPr>
          <w:rFonts w:ascii="Times New Roman" w:hAnsi="Times New Roman" w:cs="Times New Roman"/>
          <w:sz w:val="24"/>
          <w:szCs w:val="24"/>
        </w:rPr>
        <w:t xml:space="preserve"> of the four</w:t>
      </w:r>
      <w:r w:rsidR="00806BB1" w:rsidRPr="00CD3AC5">
        <w:rPr>
          <w:rFonts w:ascii="Times New Roman" w:hAnsi="Times New Roman" w:cs="Times New Roman"/>
          <w:sz w:val="24"/>
          <w:szCs w:val="24"/>
        </w:rPr>
        <w:t xml:space="preserve"> year</w:t>
      </w:r>
      <w:r w:rsidR="00FE0A43" w:rsidRPr="00CD3AC5">
        <w:rPr>
          <w:rFonts w:ascii="Times New Roman" w:hAnsi="Times New Roman" w:cs="Times New Roman"/>
          <w:sz w:val="24"/>
          <w:szCs w:val="24"/>
        </w:rPr>
        <w:t>s</w:t>
      </w:r>
      <w:r w:rsidR="00806BB1" w:rsidRPr="00CD3AC5">
        <w:rPr>
          <w:rFonts w:ascii="Times New Roman" w:hAnsi="Times New Roman" w:cs="Times New Roman"/>
          <w:sz w:val="24"/>
          <w:szCs w:val="24"/>
        </w:rPr>
        <w:t xml:space="preserve">), the positive correlations </w:t>
      </w:r>
      <w:r w:rsidR="00F2348B" w:rsidRPr="00CD3AC5">
        <w:rPr>
          <w:rFonts w:ascii="Times New Roman" w:hAnsi="Times New Roman" w:cs="Times New Roman"/>
          <w:sz w:val="24"/>
          <w:szCs w:val="24"/>
        </w:rPr>
        <w:t xml:space="preserve">existed </w:t>
      </w:r>
      <w:r w:rsidR="00806BB1" w:rsidRPr="00CD3AC5">
        <w:rPr>
          <w:rFonts w:ascii="Times New Roman" w:hAnsi="Times New Roman" w:cs="Times New Roman"/>
          <w:sz w:val="24"/>
          <w:szCs w:val="24"/>
        </w:rPr>
        <w:t xml:space="preserve">between child SSI participation </w:t>
      </w:r>
      <w:r w:rsidR="00F2348B" w:rsidRPr="00CD3AC5">
        <w:rPr>
          <w:rFonts w:ascii="Times New Roman" w:hAnsi="Times New Roman" w:cs="Times New Roman"/>
          <w:sz w:val="24"/>
          <w:szCs w:val="24"/>
        </w:rPr>
        <w:t xml:space="preserve">rates </w:t>
      </w:r>
      <w:r w:rsidR="00FE0A43" w:rsidRPr="00CD3AC5">
        <w:rPr>
          <w:rFonts w:ascii="Times New Roman" w:hAnsi="Times New Roman" w:cs="Times New Roman"/>
          <w:sz w:val="24"/>
          <w:szCs w:val="24"/>
        </w:rPr>
        <w:t xml:space="preserve">and </w:t>
      </w:r>
      <w:r w:rsidR="00F2348B" w:rsidRPr="00CD3AC5">
        <w:rPr>
          <w:rFonts w:ascii="Times New Roman" w:hAnsi="Times New Roman" w:cs="Times New Roman"/>
          <w:sz w:val="24"/>
          <w:szCs w:val="24"/>
        </w:rPr>
        <w:t xml:space="preserve">the </w:t>
      </w:r>
      <w:r w:rsidR="00FE0A43" w:rsidRPr="00CD3AC5">
        <w:rPr>
          <w:rFonts w:ascii="Times New Roman" w:hAnsi="Times New Roman" w:cs="Times New Roman"/>
          <w:sz w:val="24"/>
          <w:szCs w:val="24"/>
        </w:rPr>
        <w:t>percentages of the state population located in urbanized areas</w:t>
      </w:r>
      <w:r w:rsidR="00F2348B" w:rsidRPr="00CD3AC5">
        <w:rPr>
          <w:rFonts w:ascii="Times New Roman" w:hAnsi="Times New Roman" w:cs="Times New Roman"/>
          <w:sz w:val="24"/>
          <w:szCs w:val="24"/>
        </w:rPr>
        <w:t xml:space="preserve">, </w:t>
      </w:r>
      <w:r w:rsidR="00FE0A43" w:rsidRPr="00CD3AC5">
        <w:rPr>
          <w:rFonts w:ascii="Times New Roman" w:hAnsi="Times New Roman" w:cs="Times New Roman"/>
          <w:sz w:val="24"/>
          <w:szCs w:val="24"/>
        </w:rPr>
        <w:t>the percentages of financially eligible children with health insurance</w:t>
      </w:r>
      <w:r w:rsidR="00F2348B" w:rsidRPr="00CD3AC5">
        <w:rPr>
          <w:rFonts w:ascii="Times New Roman" w:hAnsi="Times New Roman" w:cs="Times New Roman"/>
          <w:sz w:val="24"/>
          <w:szCs w:val="24"/>
        </w:rPr>
        <w:t xml:space="preserve">, and whether Medicaid was automatically awarded if SSI was awarded, respectively </w:t>
      </w:r>
      <w:r w:rsidR="00806BB1" w:rsidRPr="00CD3AC5">
        <w:rPr>
          <w:rFonts w:ascii="Times New Roman" w:hAnsi="Times New Roman" w:cs="Times New Roman"/>
          <w:sz w:val="24"/>
          <w:szCs w:val="24"/>
        </w:rPr>
        <w:t xml:space="preserve">(Table 2). </w:t>
      </w:r>
      <w:r w:rsidR="00FE0A43" w:rsidRPr="00CD3AC5">
        <w:rPr>
          <w:rFonts w:ascii="Times New Roman" w:hAnsi="Times New Roman" w:cs="Times New Roman"/>
          <w:sz w:val="24"/>
          <w:szCs w:val="24"/>
        </w:rPr>
        <w:t>Although our base correlation estimate</w:t>
      </w:r>
      <w:r w:rsidR="002250D0" w:rsidRPr="00CD3AC5">
        <w:rPr>
          <w:rFonts w:ascii="Times New Roman" w:hAnsi="Times New Roman" w:cs="Times New Roman"/>
          <w:sz w:val="24"/>
          <w:szCs w:val="24"/>
        </w:rPr>
        <w:t>s</w:t>
      </w:r>
      <w:r w:rsidR="00FE0A43" w:rsidRPr="00CD3AC5">
        <w:rPr>
          <w:rFonts w:ascii="Times New Roman" w:hAnsi="Times New Roman" w:cs="Times New Roman"/>
          <w:sz w:val="24"/>
          <w:szCs w:val="24"/>
        </w:rPr>
        <w:t xml:space="preserve"> between participation rates and indicator</w:t>
      </w:r>
      <w:r w:rsidR="00F2348B" w:rsidRPr="00CD3AC5">
        <w:rPr>
          <w:rFonts w:ascii="Times New Roman" w:hAnsi="Times New Roman" w:cs="Times New Roman"/>
          <w:sz w:val="24"/>
          <w:szCs w:val="24"/>
        </w:rPr>
        <w:t xml:space="preserve">s </w:t>
      </w:r>
      <w:r w:rsidR="00FE0A43" w:rsidRPr="00CD3AC5">
        <w:rPr>
          <w:rFonts w:ascii="Times New Roman" w:hAnsi="Times New Roman" w:cs="Times New Roman"/>
          <w:sz w:val="24"/>
          <w:szCs w:val="24"/>
        </w:rPr>
        <w:t>of whether</w:t>
      </w:r>
      <w:r w:rsidR="005A4539" w:rsidRPr="00CD3AC5">
        <w:rPr>
          <w:rFonts w:ascii="Times New Roman" w:hAnsi="Times New Roman" w:cs="Times New Roman"/>
          <w:sz w:val="24"/>
          <w:szCs w:val="24"/>
        </w:rPr>
        <w:t xml:space="preserve"> a state expanded Medicaid </w:t>
      </w:r>
      <w:r w:rsidR="00FE0A43" w:rsidRPr="00CD3AC5">
        <w:rPr>
          <w:rFonts w:ascii="Times New Roman" w:hAnsi="Times New Roman" w:cs="Times New Roman"/>
          <w:sz w:val="24"/>
          <w:szCs w:val="24"/>
        </w:rPr>
        <w:t>were not shown to be significant, we found the</w:t>
      </w:r>
      <w:r w:rsidR="00F2348B" w:rsidRPr="00CD3AC5">
        <w:rPr>
          <w:rFonts w:ascii="Times New Roman" w:hAnsi="Times New Roman" w:cs="Times New Roman"/>
          <w:sz w:val="24"/>
          <w:szCs w:val="24"/>
        </w:rPr>
        <w:t xml:space="preserve">m </w:t>
      </w:r>
      <w:r w:rsidR="00FE0A43" w:rsidRPr="00CD3AC5">
        <w:rPr>
          <w:rFonts w:ascii="Times New Roman" w:hAnsi="Times New Roman" w:cs="Times New Roman"/>
          <w:sz w:val="24"/>
          <w:szCs w:val="24"/>
        </w:rPr>
        <w:t xml:space="preserve">to be positively correlated in 75.6% </w:t>
      </w:r>
      <w:r w:rsidR="00527CAA" w:rsidRPr="00CD3AC5">
        <w:rPr>
          <w:rFonts w:ascii="Times New Roman" w:hAnsi="Times New Roman" w:cs="Times New Roman"/>
          <w:sz w:val="24"/>
          <w:szCs w:val="24"/>
        </w:rPr>
        <w:t xml:space="preserve">instances </w:t>
      </w:r>
      <w:r w:rsidR="00FE0A43" w:rsidRPr="00CD3AC5">
        <w:rPr>
          <w:rFonts w:ascii="Times New Roman" w:hAnsi="Times New Roman" w:cs="Times New Roman"/>
          <w:sz w:val="24"/>
          <w:szCs w:val="24"/>
        </w:rPr>
        <w:t xml:space="preserve">of </w:t>
      </w:r>
      <w:r w:rsidR="00807535" w:rsidRPr="00CD3AC5">
        <w:rPr>
          <w:rFonts w:ascii="Times New Roman" w:hAnsi="Times New Roman" w:cs="Times New Roman"/>
          <w:sz w:val="24"/>
          <w:szCs w:val="24"/>
        </w:rPr>
        <w:t xml:space="preserve">the </w:t>
      </w:r>
      <w:r w:rsidR="005A4539" w:rsidRPr="00CD3AC5">
        <w:rPr>
          <w:rFonts w:ascii="Times New Roman" w:hAnsi="Times New Roman" w:cs="Times New Roman"/>
          <w:sz w:val="24"/>
          <w:szCs w:val="24"/>
        </w:rPr>
        <w:t>bootstrapped</w:t>
      </w:r>
      <w:r w:rsidR="00807535" w:rsidRPr="00CD3AC5">
        <w:rPr>
          <w:rFonts w:ascii="Times New Roman" w:hAnsi="Times New Roman" w:cs="Times New Roman"/>
          <w:sz w:val="24"/>
          <w:szCs w:val="24"/>
        </w:rPr>
        <w:t xml:space="preserve"> data</w:t>
      </w:r>
      <w:r w:rsidR="00F2348B" w:rsidRPr="00CD3AC5">
        <w:rPr>
          <w:rFonts w:ascii="Times New Roman" w:hAnsi="Times New Roman" w:cs="Times New Roman"/>
          <w:sz w:val="24"/>
          <w:szCs w:val="24"/>
        </w:rPr>
        <w:t>.</w:t>
      </w:r>
    </w:p>
    <w:p w14:paraId="28F6F373" w14:textId="6E0CA216" w:rsidR="00204B3E" w:rsidRPr="00CD3AC5" w:rsidRDefault="00A2261C" w:rsidP="00315151">
      <w:pPr>
        <w:spacing w:after="0" w:line="360" w:lineRule="auto"/>
        <w:ind w:firstLine="720"/>
        <w:rPr>
          <w:rFonts w:ascii="Times New Roman" w:hAnsi="Times New Roman" w:cs="Times New Roman"/>
          <w:sz w:val="24"/>
          <w:szCs w:val="24"/>
        </w:rPr>
      </w:pPr>
      <w:r w:rsidRPr="00CD3AC5">
        <w:rPr>
          <w:rFonts w:ascii="Times New Roman" w:hAnsi="Times New Roman" w:cs="Times New Roman"/>
          <w:sz w:val="24"/>
          <w:szCs w:val="24"/>
        </w:rPr>
        <w:t xml:space="preserve"> </w:t>
      </w:r>
    </w:p>
    <w:p w14:paraId="09E62E59" w14:textId="538F2F5A" w:rsidR="00D04409" w:rsidRPr="00CD3AC5" w:rsidRDefault="00D04409" w:rsidP="00315151">
      <w:pPr>
        <w:spacing w:after="0" w:line="360" w:lineRule="auto"/>
        <w:rPr>
          <w:rFonts w:ascii="Times New Roman" w:hAnsi="Times New Roman" w:cs="Times New Roman"/>
          <w:b/>
          <w:bCs/>
          <w:sz w:val="24"/>
          <w:szCs w:val="24"/>
        </w:rPr>
      </w:pPr>
      <w:r w:rsidRPr="00CD3AC5">
        <w:rPr>
          <w:rFonts w:ascii="Times New Roman" w:hAnsi="Times New Roman" w:cs="Times New Roman"/>
          <w:b/>
          <w:bCs/>
          <w:sz w:val="24"/>
          <w:szCs w:val="24"/>
        </w:rPr>
        <w:t>DISCUSSION</w:t>
      </w:r>
    </w:p>
    <w:p w14:paraId="5839112C" w14:textId="338A5A48" w:rsidR="004A4FA3" w:rsidRPr="00CD3AC5" w:rsidRDefault="00D10CCF" w:rsidP="00315151">
      <w:pPr>
        <w:spacing w:after="0" w:line="360" w:lineRule="auto"/>
        <w:rPr>
          <w:rFonts w:ascii="Times New Roman" w:hAnsi="Times New Roman" w:cs="Times New Roman"/>
          <w:sz w:val="24"/>
          <w:szCs w:val="24"/>
        </w:rPr>
      </w:pPr>
      <w:r w:rsidRPr="00CD3AC5">
        <w:rPr>
          <w:rFonts w:ascii="Times New Roman" w:hAnsi="Times New Roman" w:cs="Times New Roman"/>
          <w:sz w:val="24"/>
          <w:szCs w:val="24"/>
        </w:rPr>
        <w:t>W</w:t>
      </w:r>
      <w:r w:rsidR="00A2261C" w:rsidRPr="00CD3AC5">
        <w:rPr>
          <w:rFonts w:ascii="Times New Roman" w:hAnsi="Times New Roman" w:cs="Times New Roman"/>
          <w:sz w:val="24"/>
          <w:szCs w:val="24"/>
        </w:rPr>
        <w:t>e used</w:t>
      </w:r>
      <w:r w:rsidR="00003B49" w:rsidRPr="00CD3AC5">
        <w:rPr>
          <w:rFonts w:ascii="Times New Roman" w:hAnsi="Times New Roman" w:cs="Times New Roman"/>
          <w:sz w:val="24"/>
          <w:szCs w:val="24"/>
        </w:rPr>
        <w:t xml:space="preserve"> several</w:t>
      </w:r>
      <w:r w:rsidR="00A2261C" w:rsidRPr="00CD3AC5">
        <w:rPr>
          <w:rFonts w:ascii="Times New Roman" w:hAnsi="Times New Roman" w:cs="Times New Roman"/>
          <w:sz w:val="24"/>
          <w:szCs w:val="24"/>
        </w:rPr>
        <w:t xml:space="preserve"> public data</w:t>
      </w:r>
      <w:r w:rsidR="00003B49" w:rsidRPr="00CD3AC5">
        <w:rPr>
          <w:rFonts w:ascii="Times New Roman" w:hAnsi="Times New Roman" w:cs="Times New Roman"/>
          <w:sz w:val="24"/>
          <w:szCs w:val="24"/>
        </w:rPr>
        <w:t xml:space="preserve"> sources</w:t>
      </w:r>
      <w:r w:rsidR="00A2261C" w:rsidRPr="00CD3AC5">
        <w:rPr>
          <w:rFonts w:ascii="Times New Roman" w:hAnsi="Times New Roman" w:cs="Times New Roman"/>
          <w:sz w:val="24"/>
          <w:szCs w:val="24"/>
        </w:rPr>
        <w:t xml:space="preserve"> to generate </w:t>
      </w:r>
      <w:r w:rsidR="00837DBA" w:rsidRPr="00CD3AC5">
        <w:rPr>
          <w:rFonts w:ascii="Times New Roman" w:hAnsi="Times New Roman" w:cs="Times New Roman"/>
          <w:sz w:val="24"/>
          <w:szCs w:val="24"/>
        </w:rPr>
        <w:t xml:space="preserve">national and </w:t>
      </w:r>
      <w:r w:rsidR="00A2261C" w:rsidRPr="00CD3AC5">
        <w:rPr>
          <w:rFonts w:ascii="Times New Roman" w:hAnsi="Times New Roman" w:cs="Times New Roman"/>
          <w:sz w:val="24"/>
          <w:szCs w:val="24"/>
        </w:rPr>
        <w:t xml:space="preserve">state-level estimates of </w:t>
      </w:r>
      <w:r w:rsidR="0007655A" w:rsidRPr="00CD3AC5">
        <w:rPr>
          <w:rFonts w:ascii="Times New Roman" w:hAnsi="Times New Roman" w:cs="Times New Roman"/>
          <w:sz w:val="24"/>
          <w:szCs w:val="24"/>
        </w:rPr>
        <w:t xml:space="preserve">child SSI participation rate, a </w:t>
      </w:r>
      <w:r w:rsidR="00003B49" w:rsidRPr="00CD3AC5">
        <w:rPr>
          <w:rFonts w:ascii="Times New Roman" w:hAnsi="Times New Roman" w:cs="Times New Roman"/>
          <w:sz w:val="24"/>
          <w:szCs w:val="24"/>
        </w:rPr>
        <w:t>previously unidentified metric</w:t>
      </w:r>
      <w:r w:rsidR="0007655A" w:rsidRPr="00CD3AC5">
        <w:rPr>
          <w:rFonts w:ascii="Times New Roman" w:hAnsi="Times New Roman" w:cs="Times New Roman"/>
          <w:sz w:val="24"/>
          <w:szCs w:val="24"/>
        </w:rPr>
        <w:t xml:space="preserve"> </w:t>
      </w:r>
      <w:r w:rsidR="00003B49" w:rsidRPr="00CD3AC5">
        <w:rPr>
          <w:rFonts w:ascii="Times New Roman" w:hAnsi="Times New Roman" w:cs="Times New Roman"/>
          <w:sz w:val="24"/>
          <w:szCs w:val="24"/>
        </w:rPr>
        <w:t>that informs the level of participation in one of several federal US programs that aim to reduce child poverty</w:t>
      </w:r>
      <w:r w:rsidR="0007655A" w:rsidRPr="00CD3AC5">
        <w:rPr>
          <w:rFonts w:ascii="Times New Roman" w:hAnsi="Times New Roman" w:cs="Times New Roman"/>
          <w:sz w:val="24"/>
          <w:szCs w:val="24"/>
        </w:rPr>
        <w:t>.</w:t>
      </w:r>
      <w:r w:rsidR="004A4FA3" w:rsidRPr="00CD3AC5">
        <w:rPr>
          <w:rFonts w:ascii="Times New Roman" w:hAnsi="Times New Roman" w:cs="Times New Roman"/>
          <w:sz w:val="24"/>
          <w:szCs w:val="24"/>
        </w:rPr>
        <w:t xml:space="preserve"> Then, we assess</w:t>
      </w:r>
      <w:r w:rsidR="00201DBC" w:rsidRPr="00CD3AC5">
        <w:rPr>
          <w:rFonts w:ascii="Times New Roman" w:hAnsi="Times New Roman" w:cs="Times New Roman"/>
          <w:sz w:val="24"/>
          <w:szCs w:val="24"/>
        </w:rPr>
        <w:t>ed</w:t>
      </w:r>
      <w:r w:rsidR="004A4FA3" w:rsidRPr="00CD3AC5">
        <w:rPr>
          <w:rFonts w:ascii="Times New Roman" w:hAnsi="Times New Roman" w:cs="Times New Roman"/>
          <w:sz w:val="24"/>
          <w:szCs w:val="24"/>
        </w:rPr>
        <w:t xml:space="preserve"> the association between this metric and </w:t>
      </w:r>
      <w:r w:rsidR="00201DBC" w:rsidRPr="00CD3AC5">
        <w:rPr>
          <w:rFonts w:ascii="Times New Roman" w:hAnsi="Times New Roman" w:cs="Times New Roman"/>
          <w:sz w:val="24"/>
          <w:szCs w:val="24"/>
        </w:rPr>
        <w:t>a handful of</w:t>
      </w:r>
      <w:r w:rsidR="004A4FA3" w:rsidRPr="00CD3AC5">
        <w:rPr>
          <w:rFonts w:ascii="Times New Roman" w:hAnsi="Times New Roman" w:cs="Times New Roman"/>
          <w:sz w:val="24"/>
          <w:szCs w:val="24"/>
        </w:rPr>
        <w:t xml:space="preserve"> relevant state-level attributes and policies to</w:t>
      </w:r>
      <w:r w:rsidR="00152335" w:rsidRPr="00CD3AC5">
        <w:rPr>
          <w:rFonts w:ascii="Times New Roman" w:hAnsi="Times New Roman" w:cs="Times New Roman"/>
          <w:sz w:val="24"/>
          <w:szCs w:val="24"/>
        </w:rPr>
        <w:t xml:space="preserve"> gain high-level insight </w:t>
      </w:r>
      <w:r w:rsidRPr="00CD3AC5">
        <w:rPr>
          <w:rFonts w:ascii="Times New Roman" w:hAnsi="Times New Roman" w:cs="Times New Roman"/>
          <w:sz w:val="24"/>
          <w:szCs w:val="24"/>
        </w:rPr>
        <w:t xml:space="preserve">about </w:t>
      </w:r>
      <w:r w:rsidR="00201DBC" w:rsidRPr="00CD3AC5">
        <w:rPr>
          <w:rFonts w:ascii="Times New Roman" w:hAnsi="Times New Roman" w:cs="Times New Roman"/>
          <w:sz w:val="24"/>
          <w:szCs w:val="24"/>
        </w:rPr>
        <w:t>states</w:t>
      </w:r>
      <w:r w:rsidRPr="00CD3AC5">
        <w:rPr>
          <w:rFonts w:ascii="Times New Roman" w:hAnsi="Times New Roman" w:cs="Times New Roman"/>
          <w:sz w:val="24"/>
          <w:szCs w:val="24"/>
        </w:rPr>
        <w:t xml:space="preserve"> with </w:t>
      </w:r>
      <w:r w:rsidR="00152335" w:rsidRPr="00CD3AC5">
        <w:rPr>
          <w:rFonts w:ascii="Times New Roman" w:hAnsi="Times New Roman" w:cs="Times New Roman"/>
          <w:sz w:val="24"/>
          <w:szCs w:val="24"/>
        </w:rPr>
        <w:t>below-average participation rates</w:t>
      </w:r>
      <w:r w:rsidR="00003B49" w:rsidRPr="00CD3AC5">
        <w:rPr>
          <w:rFonts w:ascii="Times New Roman" w:hAnsi="Times New Roman" w:cs="Times New Roman"/>
          <w:sz w:val="24"/>
          <w:szCs w:val="24"/>
        </w:rPr>
        <w:t>. Th</w:t>
      </w:r>
      <w:r w:rsidR="00837DBA" w:rsidRPr="00CD3AC5">
        <w:rPr>
          <w:rFonts w:ascii="Times New Roman" w:hAnsi="Times New Roman" w:cs="Times New Roman"/>
          <w:sz w:val="24"/>
          <w:szCs w:val="24"/>
        </w:rPr>
        <w:t>e child SSI participation rate</w:t>
      </w:r>
      <w:r w:rsidR="00003B49" w:rsidRPr="00CD3AC5">
        <w:rPr>
          <w:rFonts w:ascii="Times New Roman" w:hAnsi="Times New Roman" w:cs="Times New Roman"/>
          <w:sz w:val="24"/>
          <w:szCs w:val="24"/>
        </w:rPr>
        <w:t xml:space="preserve"> metric can also be used to</w:t>
      </w:r>
      <w:r w:rsidR="004A4FA3" w:rsidRPr="00CD3AC5">
        <w:rPr>
          <w:rFonts w:ascii="Times New Roman" w:hAnsi="Times New Roman" w:cs="Times New Roman"/>
          <w:sz w:val="24"/>
          <w:szCs w:val="24"/>
        </w:rPr>
        <w:t xml:space="preserve"> </w:t>
      </w:r>
      <w:r w:rsidR="00003B49" w:rsidRPr="00CD3AC5">
        <w:rPr>
          <w:rFonts w:ascii="Times New Roman" w:hAnsi="Times New Roman" w:cs="Times New Roman"/>
          <w:sz w:val="24"/>
          <w:szCs w:val="24"/>
        </w:rPr>
        <w:t>assess the success of other relevant policies and outreach programs.</w:t>
      </w:r>
    </w:p>
    <w:p w14:paraId="20DBA193" w14:textId="6AC5F902" w:rsidR="00261534" w:rsidRPr="00CD3AC5" w:rsidRDefault="00A74995" w:rsidP="00315151">
      <w:pPr>
        <w:spacing w:after="0" w:line="360" w:lineRule="auto"/>
        <w:ind w:firstLine="720"/>
        <w:rPr>
          <w:rFonts w:ascii="Times New Roman" w:hAnsi="Times New Roman" w:cs="Times New Roman"/>
          <w:sz w:val="24"/>
          <w:szCs w:val="24"/>
        </w:rPr>
      </w:pPr>
      <w:r w:rsidRPr="00CD3AC5">
        <w:rPr>
          <w:rFonts w:ascii="Times New Roman" w:hAnsi="Times New Roman" w:cs="Times New Roman"/>
          <w:sz w:val="24"/>
          <w:szCs w:val="24"/>
        </w:rPr>
        <w:t>Several studies have found that the absolute SSI participation rate among all children in the US is a little under 2%</w:t>
      </w:r>
      <w:r w:rsidR="00EA0583" w:rsidRPr="00CD3AC5">
        <w:rPr>
          <w:rFonts w:ascii="Times New Roman" w:hAnsi="Times New Roman" w:cs="Times New Roman"/>
          <w:sz w:val="24"/>
          <w:szCs w:val="24"/>
        </w:rPr>
        <w:t xml:space="preserve"> and </w:t>
      </w:r>
      <w:r w:rsidR="00600DB2" w:rsidRPr="00CD3AC5">
        <w:rPr>
          <w:rFonts w:ascii="Times New Roman" w:hAnsi="Times New Roman" w:cs="Times New Roman"/>
          <w:sz w:val="24"/>
          <w:szCs w:val="24"/>
        </w:rPr>
        <w:t>can vary</w:t>
      </w:r>
      <w:r w:rsidR="00A233CC" w:rsidRPr="00CD3AC5">
        <w:rPr>
          <w:rFonts w:ascii="Times New Roman" w:hAnsi="Times New Roman" w:cs="Times New Roman"/>
          <w:sz w:val="24"/>
          <w:szCs w:val="24"/>
        </w:rPr>
        <w:t xml:space="preserve"> </w:t>
      </w:r>
      <w:r w:rsidRPr="00CD3AC5">
        <w:rPr>
          <w:rFonts w:ascii="Times New Roman" w:hAnsi="Times New Roman" w:cs="Times New Roman"/>
          <w:sz w:val="24"/>
          <w:szCs w:val="24"/>
        </w:rPr>
        <w:t xml:space="preserve">greatly </w:t>
      </w:r>
      <w:r w:rsidR="00EA0583" w:rsidRPr="00CD3AC5">
        <w:rPr>
          <w:rFonts w:ascii="Times New Roman" w:hAnsi="Times New Roman" w:cs="Times New Roman"/>
          <w:sz w:val="24"/>
          <w:szCs w:val="24"/>
        </w:rPr>
        <w:t xml:space="preserve">by </w:t>
      </w:r>
      <w:r w:rsidR="00A233CC" w:rsidRPr="00CD3AC5">
        <w:rPr>
          <w:rFonts w:ascii="Times New Roman" w:hAnsi="Times New Roman" w:cs="Times New Roman"/>
          <w:sz w:val="24"/>
          <w:szCs w:val="24"/>
        </w:rPr>
        <w:t xml:space="preserve">county, state, and </w:t>
      </w:r>
      <w:r w:rsidR="00EA0583" w:rsidRPr="00CD3AC5">
        <w:rPr>
          <w:rFonts w:ascii="Times New Roman" w:hAnsi="Times New Roman" w:cs="Times New Roman"/>
          <w:sz w:val="24"/>
          <w:szCs w:val="24"/>
        </w:rPr>
        <w:t>region</w:t>
      </w:r>
      <w:r w:rsidRPr="00CD3AC5">
        <w:rPr>
          <w:rFonts w:ascii="Times New Roman" w:hAnsi="Times New Roman" w:cs="Times New Roman"/>
          <w:sz w:val="24"/>
          <w:szCs w:val="24"/>
        </w:rPr>
        <w:t>.</w:t>
      </w:r>
      <w:r w:rsidR="00DB5287" w:rsidRPr="00CD3AC5">
        <w:rPr>
          <w:rFonts w:ascii="Times New Roman" w:hAnsi="Times New Roman" w:cs="Times New Roman"/>
          <w:sz w:val="24"/>
          <w:szCs w:val="24"/>
        </w:rPr>
        <w:fldChar w:fldCharType="begin"/>
      </w:r>
      <w:r w:rsidR="00E251F8" w:rsidRPr="00CD3AC5">
        <w:rPr>
          <w:rFonts w:ascii="Times New Roman" w:hAnsi="Times New Roman" w:cs="Times New Roman"/>
          <w:sz w:val="24"/>
          <w:szCs w:val="24"/>
        </w:rPr>
        <w:instrText xml:space="preserve"> ADDIN ZOTERO_ITEM CSL_CITATION {"citationID":"OftG9NKM","properties":{"formattedCitation":"\\super 6,10,16\\uc0\\u8211{}18,20\\nosupersub{}","plainCitation":"6,10,16–18,20","noteIndex":0},"citationItems":[{"id":949,"uris":["http://zotero.org/users/6239254/items/ETTY5JYE"],"itemData":{"id":949,"type":"webpage","abstract":"Social Security Administration Research, Statistics, and Policy Analysis","language":"en","title":"SSI Annual Statistical Report, 2020","URL":"https://www.ssa.gov/policy/docs/statcomps/ssi_asr/2020/index.html","accessed":{"date-parts":[["2022",6,21]]}}},{"id":957,"uris":["http://zotero.org/users/6239254/items/4QKCYD6K"],"itemData":{"id":957,"type":"book","abstract":"Download a PDF of \"Mental Disorders and Disabilities Among Low-Income Children\" by the National Academies of Sciences, Engineering, and Medicine for free.","ISBN":"978-0-309-37685-3","language":"en","note":"DOI: 10.17226/21780","source":"nap.nationalacademies.org","title":"Mental Disorders and Disabilities Among Low-Income Children","URL":"https://nap.nationalacademies.org/catalog/21780/mental-disorders-and-disabilities-among-low-income-children","author":[{"family":"National Academies of Sciences","given":"Engineering"}],"accessed":{"date-parts":[["2022",6,25]]},"issued":{"date-parts":[["2015",9,9]]}}},{"id":998,"uris":["http://zotero.org/users/6239254/items/XX2QVMFZ"],"itemData":{"id":998,"type":"article-journal","container-title":"Journal of Disability Policy Studies","DOI":"10.1177/1044207317714746","issue":"3","title":"Child Participation in Supplemental Security Income: Cross- and Within-State Determinants of Caseload Growth","volume":"28","author":[{"family":"Schmidt","given":"Lucie"},{"family":"Sevak","given":"Purvi"}],"accessed":{"date-parts":[["2022",6,21]]},"issued":{"date-parts":[["2017",6,28]]}}},{"id":996,"uris":["http://zotero.org/users/6239254/items/M5CDNCJP"],"itemData":{"id":996,"type":"report","abstract":"The Supplemental Security Income (SSI) program, a federal income support program administered by the Social Security Administration (SSA), which includes children under age 18 with disabilities in low-income households, has grown in recent years.","collection-title":"Mathematica Policy Research Reports","language":"en","note":"container-title: Mathematica Policy Research Reports","number":"4e80b206b0664d938e35325220c9bfd4","publisher":"Mathematica Policy Research","source":"ideas.repec.org","title":"The Child SSI Program and the Changing Safety Net","URL":"https://ideas.repec.org/p/mpr/mprres/4e80b206b0664d938e35325220c9bfd4.html","author":[{"family":"Wittenburg","given":"David"},{"family":"Tambornino","given":"John"},{"family":"Brown","given":"Elizabeth"},{"family":"Rowe","given":"Gretchen"},{"family":"DeCamillis","given":"Mason"},{"family":"Crouse","given":"Gilbert"}],"accessed":{"date-parts":[["2022",6,21]]},"issued":{"date-parts":[["2015",4,14]]}}},{"id":967,"uris":["http://zotero.org/users/6239254/items/73NLUKRI"],"itemData":{"id":967,"type":"article-journal","abstract":"OBJECTIVE: The study examined state variation in rates of Supplemental Security Income (SSI) determinations, allowances, and receipt of benefits for ten selected child mental disabilities in 2013.\nMETHODS: SSI administrative and U.S. Census Bureau data collected by a multidisciplinary consensus committee convened by the National Academies of Science, Engineering, and Medicine in 2015 were examined.\nRESULTS: Less than 1% of children in 2013 were recipients of SSI for mental disabilities. Determination rates ranged from 1,441 to 251 per 100,000 low-income children, an almost sixfold difference. Allowance rates varied from 16% to 78%, a fivefold difference. Receipt of benefits ranged from .7% to 5.3%, a sevenfold difference.\nCONCLUSIONS: Large unexplained discrepancies across states were found in review and receipt of SSI benefits for low-income children with mental disabilities. Inequities that cannot be explained by disability severity or financial need violate the ethos of equitable access to federally entitled services.","container-title":"Psychiatric Services (Washington, D.C.)","DOI":"10.1176/appi.ps.201600118","ISSN":"1557-9700","issue":"2","journalAbbreviation":"Psychiatr Serv","language":"eng","note":"PMID: 27691374\nPMCID: PMC5538568","page":"195-198","source":"PubMed","title":"State-to-State Variation in SSI Enrollment for Children With Mental Disabilities: An Administrative and Ethical Challenge","title-short":"State-to-State Variation in SSI Enrollment for Children With Mental Disabilities","volume":"68","author":[{"family":"Hoagwood","given":"Kimberly E."},{"family":"Zima","given":"Bonnie T."},{"family":"Buka","given":"Stephen L."},{"family":"Houtrow","given":"Amy"},{"family":"Kelleher","given":"Kelly J."}],"issued":{"date-parts":[["2017",2,1]]}}},{"id":972,"uris":["http://zotero.org/users/6239254/items/NJX2AU73"],"itemData":{"id":972,"type":"webpage","abstract":"Supplemental Security Income is the only source of federal income support targeted to families caring for children with disabilities, and it reaches only the lowest-income and most severely impaired children.","container-title":"Center on Budget and Policy Priorities","language":"en","title":"SSI: A Lifeline for Children with Disabilities","title-short":"SSI","URL":"https://www.cbpp.org/research/social-security/ssi-a-lifeline-for-children-with-disabilities","author":[{"family":"Romig","given":"Kathleen"}],"accessed":{"date-parts":[["2022",6,21]]},"issued":{"date-parts":[["2017",5,11]]}}}],"schema":"https://github.com/citation-style-language/schema/raw/master/csl-citation.json"} </w:instrText>
      </w:r>
      <w:r w:rsidR="00DB5287" w:rsidRPr="00CD3AC5">
        <w:rPr>
          <w:rFonts w:ascii="Times New Roman" w:hAnsi="Times New Roman" w:cs="Times New Roman"/>
          <w:sz w:val="24"/>
          <w:szCs w:val="24"/>
        </w:rPr>
        <w:fldChar w:fldCharType="separate"/>
      </w:r>
      <w:r w:rsidR="00E376CD" w:rsidRPr="00CD3AC5">
        <w:rPr>
          <w:rFonts w:ascii="Times New Roman" w:hAnsi="Times New Roman" w:cs="Times New Roman"/>
          <w:sz w:val="24"/>
          <w:szCs w:val="28"/>
          <w:vertAlign w:val="superscript"/>
        </w:rPr>
        <w:t>6,10,16–18,20</w:t>
      </w:r>
      <w:r w:rsidR="00DB5287" w:rsidRPr="00CD3AC5">
        <w:rPr>
          <w:rFonts w:ascii="Times New Roman" w:hAnsi="Times New Roman" w:cs="Times New Roman"/>
          <w:sz w:val="24"/>
          <w:szCs w:val="24"/>
        </w:rPr>
        <w:fldChar w:fldCharType="end"/>
      </w:r>
      <w:r w:rsidRPr="00CD3AC5">
        <w:rPr>
          <w:rFonts w:ascii="Times New Roman" w:hAnsi="Times New Roman" w:cs="Times New Roman"/>
          <w:sz w:val="24"/>
          <w:szCs w:val="24"/>
        </w:rPr>
        <w:t xml:space="preserve"> </w:t>
      </w:r>
      <w:r w:rsidR="00EA0583" w:rsidRPr="00CD3AC5">
        <w:rPr>
          <w:rFonts w:ascii="Times New Roman" w:hAnsi="Times New Roman" w:cs="Times New Roman"/>
          <w:sz w:val="24"/>
          <w:szCs w:val="24"/>
        </w:rPr>
        <w:t xml:space="preserve">Although this finding is useful for general purposes, it lacks the important context of which children are </w:t>
      </w:r>
      <w:r w:rsidR="00352DF3" w:rsidRPr="00CD3AC5">
        <w:rPr>
          <w:rFonts w:ascii="Times New Roman" w:hAnsi="Times New Roman" w:cs="Times New Roman"/>
          <w:sz w:val="24"/>
          <w:szCs w:val="24"/>
        </w:rPr>
        <w:t xml:space="preserve">potentially </w:t>
      </w:r>
      <w:r w:rsidR="00EA0583" w:rsidRPr="00CD3AC5">
        <w:rPr>
          <w:rFonts w:ascii="Times New Roman" w:hAnsi="Times New Roman" w:cs="Times New Roman"/>
          <w:sz w:val="24"/>
          <w:szCs w:val="24"/>
        </w:rPr>
        <w:t xml:space="preserve">eligible to receive SSI in the first place. Most </w:t>
      </w:r>
      <w:r w:rsidR="00352DF3" w:rsidRPr="00CD3AC5">
        <w:rPr>
          <w:rFonts w:ascii="Times New Roman" w:hAnsi="Times New Roman" w:cs="Times New Roman"/>
          <w:sz w:val="24"/>
          <w:szCs w:val="24"/>
        </w:rPr>
        <w:t>pertinent</w:t>
      </w:r>
      <w:r w:rsidR="00EA0583" w:rsidRPr="00CD3AC5">
        <w:rPr>
          <w:rFonts w:ascii="Times New Roman" w:hAnsi="Times New Roman" w:cs="Times New Roman"/>
          <w:sz w:val="24"/>
          <w:szCs w:val="24"/>
        </w:rPr>
        <w:t xml:space="preserve"> studies resort to estimating a relevant proxy to our metric to study a policy of interest. For example, one study estimated that the US average SSI participation rate among the working-age persons was 2.8% overall and 22.7% for those with disabilities.</w:t>
      </w:r>
      <w:r w:rsidR="00616174" w:rsidRPr="00CD3AC5">
        <w:rPr>
          <w:rFonts w:ascii="Times New Roman" w:hAnsi="Times New Roman" w:cs="Times New Roman"/>
          <w:sz w:val="24"/>
          <w:szCs w:val="24"/>
        </w:rPr>
        <w:fldChar w:fldCharType="begin"/>
      </w:r>
      <w:r w:rsidR="00616174" w:rsidRPr="00CD3AC5">
        <w:rPr>
          <w:rFonts w:ascii="Times New Roman" w:hAnsi="Times New Roman" w:cs="Times New Roman"/>
          <w:sz w:val="24"/>
          <w:szCs w:val="24"/>
        </w:rPr>
        <w:instrText xml:space="preserve"> ADDIN ZOTERO_ITEM CSL_CITATION {"citationID":"Aqyi0zKU","properties":{"formattedCitation":"\\super 8\\nosupersub{}","plainCitation":"8","noteIndex":0},"citationItems":[{"id":954,"uris":["http://zotero.org/users/6239254/items/CP82BHJP"],"itemData":{"id":954,"type":"article-journal","container-title":"Social Security Bulletin","issue":"2","page":"29-47","title":"Accounting for Geographic Variation in Social Security Disability Prog","volume":"78","author":[{"family":"Gettens","given":"John"},{"family":"Lei","given":"Pei-Pei"},{"family":"Henry","given":"Alex"}]}}],"schema":"https://github.com/citation-style-language/schema/raw/master/csl-citation.json"} </w:instrText>
      </w:r>
      <w:r w:rsidR="00616174" w:rsidRPr="00CD3AC5">
        <w:rPr>
          <w:rFonts w:ascii="Times New Roman" w:hAnsi="Times New Roman" w:cs="Times New Roman"/>
          <w:sz w:val="24"/>
          <w:szCs w:val="24"/>
        </w:rPr>
        <w:fldChar w:fldCharType="separate"/>
      </w:r>
      <w:r w:rsidR="00616174" w:rsidRPr="00CD3AC5">
        <w:rPr>
          <w:rFonts w:ascii="Times New Roman" w:hAnsi="Times New Roman" w:cs="Times New Roman"/>
          <w:sz w:val="24"/>
          <w:szCs w:val="28"/>
          <w:vertAlign w:val="superscript"/>
        </w:rPr>
        <w:t>8</w:t>
      </w:r>
      <w:r w:rsidR="00616174" w:rsidRPr="00CD3AC5">
        <w:rPr>
          <w:rFonts w:ascii="Times New Roman" w:hAnsi="Times New Roman" w:cs="Times New Roman"/>
          <w:sz w:val="24"/>
          <w:szCs w:val="24"/>
        </w:rPr>
        <w:fldChar w:fldCharType="end"/>
      </w:r>
      <w:r w:rsidR="00EA0583" w:rsidRPr="00CD3AC5">
        <w:rPr>
          <w:rFonts w:ascii="Times New Roman" w:hAnsi="Times New Roman" w:cs="Times New Roman"/>
          <w:sz w:val="24"/>
          <w:szCs w:val="24"/>
        </w:rPr>
        <w:t xml:space="preserve"> They f</w:t>
      </w:r>
      <w:r w:rsidR="004514C3" w:rsidRPr="00CD3AC5">
        <w:rPr>
          <w:rFonts w:ascii="Times New Roman" w:hAnsi="Times New Roman" w:cs="Times New Roman"/>
          <w:sz w:val="24"/>
          <w:szCs w:val="24"/>
        </w:rPr>
        <w:t>ou</w:t>
      </w:r>
      <w:r w:rsidR="00EA0583" w:rsidRPr="00CD3AC5">
        <w:rPr>
          <w:rFonts w:ascii="Times New Roman" w:hAnsi="Times New Roman" w:cs="Times New Roman"/>
          <w:sz w:val="24"/>
          <w:szCs w:val="24"/>
        </w:rPr>
        <w:t xml:space="preserve">nd that differences in their participation rates </w:t>
      </w:r>
      <w:r w:rsidR="009A16C5" w:rsidRPr="00CD3AC5">
        <w:rPr>
          <w:rFonts w:ascii="Times New Roman" w:hAnsi="Times New Roman" w:cs="Times New Roman"/>
          <w:sz w:val="24"/>
          <w:szCs w:val="24"/>
        </w:rPr>
        <w:t>can be primarily explained by the</w:t>
      </w:r>
      <w:r w:rsidR="00EA0583" w:rsidRPr="00CD3AC5">
        <w:rPr>
          <w:rFonts w:ascii="Times New Roman" w:hAnsi="Times New Roman" w:cs="Times New Roman"/>
          <w:sz w:val="24"/>
          <w:szCs w:val="24"/>
        </w:rPr>
        <w:t xml:space="preserve"> </w:t>
      </w:r>
      <w:r w:rsidR="009A16C5" w:rsidRPr="00CD3AC5">
        <w:rPr>
          <w:rFonts w:ascii="Times New Roman" w:hAnsi="Times New Roman" w:cs="Times New Roman"/>
          <w:sz w:val="24"/>
          <w:szCs w:val="24"/>
        </w:rPr>
        <w:t xml:space="preserve">geographical variation in disability prevalence as opposed to </w:t>
      </w:r>
      <w:r w:rsidR="004514C3" w:rsidRPr="00CD3AC5">
        <w:rPr>
          <w:rFonts w:ascii="Times New Roman" w:hAnsi="Times New Roman" w:cs="Times New Roman"/>
          <w:sz w:val="24"/>
          <w:szCs w:val="24"/>
        </w:rPr>
        <w:t>inconsistencies in SSI program</w:t>
      </w:r>
      <w:r w:rsidR="009A16C5" w:rsidRPr="00CD3AC5">
        <w:rPr>
          <w:rFonts w:ascii="Times New Roman" w:hAnsi="Times New Roman" w:cs="Times New Roman"/>
          <w:sz w:val="24"/>
          <w:szCs w:val="24"/>
        </w:rPr>
        <w:t xml:space="preserve"> administration.</w:t>
      </w:r>
      <w:r w:rsidR="00616174" w:rsidRPr="00CD3AC5">
        <w:rPr>
          <w:rFonts w:ascii="Times New Roman" w:hAnsi="Times New Roman" w:cs="Times New Roman"/>
          <w:sz w:val="24"/>
          <w:szCs w:val="24"/>
        </w:rPr>
        <w:fldChar w:fldCharType="begin"/>
      </w:r>
      <w:r w:rsidR="00616174" w:rsidRPr="00CD3AC5">
        <w:rPr>
          <w:rFonts w:ascii="Times New Roman" w:hAnsi="Times New Roman" w:cs="Times New Roman"/>
          <w:sz w:val="24"/>
          <w:szCs w:val="24"/>
        </w:rPr>
        <w:instrText xml:space="preserve"> ADDIN ZOTERO_ITEM CSL_CITATION {"citationID":"171iq46j","properties":{"formattedCitation":"\\super 8\\nosupersub{}","plainCitation":"8","noteIndex":0},"citationItems":[{"id":954,"uris":["http://zotero.org/users/6239254/items/CP82BHJP"],"itemData":{"id":954,"type":"article-journal","container-title":"Social Security Bulletin","issue":"2","page":"29-47","title":"Accounting for Geographic Variation in Social Security Disability Prog","volume":"78","author":[{"family":"Gettens","given":"John"},{"family":"Lei","given":"Pei-Pei"},{"family":"Henry","given":"Alex"}]}}],"schema":"https://github.com/citation-style-language/schema/raw/master/csl-citation.json"} </w:instrText>
      </w:r>
      <w:r w:rsidR="00616174" w:rsidRPr="00CD3AC5">
        <w:rPr>
          <w:rFonts w:ascii="Times New Roman" w:hAnsi="Times New Roman" w:cs="Times New Roman"/>
          <w:sz w:val="24"/>
          <w:szCs w:val="24"/>
        </w:rPr>
        <w:fldChar w:fldCharType="separate"/>
      </w:r>
      <w:r w:rsidR="00616174" w:rsidRPr="00CD3AC5">
        <w:rPr>
          <w:rFonts w:ascii="Times New Roman" w:hAnsi="Times New Roman" w:cs="Times New Roman"/>
          <w:sz w:val="24"/>
          <w:szCs w:val="28"/>
          <w:vertAlign w:val="superscript"/>
        </w:rPr>
        <w:t>8</w:t>
      </w:r>
      <w:r w:rsidR="00616174" w:rsidRPr="00CD3AC5">
        <w:rPr>
          <w:rFonts w:ascii="Times New Roman" w:hAnsi="Times New Roman" w:cs="Times New Roman"/>
          <w:sz w:val="24"/>
          <w:szCs w:val="24"/>
        </w:rPr>
        <w:fldChar w:fldCharType="end"/>
      </w:r>
      <w:r w:rsidR="009A16C5" w:rsidRPr="00CD3AC5">
        <w:rPr>
          <w:rFonts w:ascii="Times New Roman" w:hAnsi="Times New Roman" w:cs="Times New Roman"/>
          <w:sz w:val="24"/>
          <w:szCs w:val="24"/>
        </w:rPr>
        <w:t xml:space="preserve"> Because our metric explicitly accounts for varying disability prevalence, it is </w:t>
      </w:r>
      <w:r w:rsidR="004514C3" w:rsidRPr="00CD3AC5">
        <w:rPr>
          <w:rFonts w:ascii="Times New Roman" w:hAnsi="Times New Roman" w:cs="Times New Roman"/>
          <w:sz w:val="24"/>
          <w:szCs w:val="24"/>
        </w:rPr>
        <w:t xml:space="preserve">difficult for </w:t>
      </w:r>
      <w:r w:rsidR="00527CAA" w:rsidRPr="00CD3AC5">
        <w:rPr>
          <w:rFonts w:ascii="Times New Roman" w:hAnsi="Times New Roman" w:cs="Times New Roman"/>
          <w:sz w:val="24"/>
          <w:szCs w:val="24"/>
        </w:rPr>
        <w:t>us</w:t>
      </w:r>
      <w:r w:rsidR="004514C3" w:rsidRPr="00CD3AC5">
        <w:rPr>
          <w:rFonts w:ascii="Times New Roman" w:hAnsi="Times New Roman" w:cs="Times New Roman"/>
          <w:sz w:val="24"/>
          <w:szCs w:val="24"/>
        </w:rPr>
        <w:t xml:space="preserve"> to make direct comparison</w:t>
      </w:r>
      <w:r w:rsidR="0010186A" w:rsidRPr="00CD3AC5">
        <w:rPr>
          <w:rFonts w:ascii="Times New Roman" w:hAnsi="Times New Roman" w:cs="Times New Roman"/>
          <w:sz w:val="24"/>
          <w:szCs w:val="24"/>
        </w:rPr>
        <w:t>s</w:t>
      </w:r>
      <w:r w:rsidR="004514C3" w:rsidRPr="00CD3AC5">
        <w:rPr>
          <w:rFonts w:ascii="Times New Roman" w:hAnsi="Times New Roman" w:cs="Times New Roman"/>
          <w:sz w:val="24"/>
          <w:szCs w:val="24"/>
        </w:rPr>
        <w:t xml:space="preserve"> </w:t>
      </w:r>
      <w:r w:rsidR="00D10CCF" w:rsidRPr="00CD3AC5">
        <w:rPr>
          <w:rFonts w:ascii="Times New Roman" w:hAnsi="Times New Roman" w:cs="Times New Roman"/>
          <w:sz w:val="24"/>
          <w:szCs w:val="24"/>
        </w:rPr>
        <w:t>with</w:t>
      </w:r>
      <w:r w:rsidR="004514C3" w:rsidRPr="00CD3AC5">
        <w:rPr>
          <w:rFonts w:ascii="Times New Roman" w:hAnsi="Times New Roman" w:cs="Times New Roman"/>
          <w:sz w:val="24"/>
          <w:szCs w:val="24"/>
        </w:rPr>
        <w:t xml:space="preserve"> their</w:t>
      </w:r>
      <w:r w:rsidR="00527CAA" w:rsidRPr="00CD3AC5">
        <w:rPr>
          <w:rFonts w:ascii="Times New Roman" w:hAnsi="Times New Roman" w:cs="Times New Roman"/>
          <w:sz w:val="24"/>
          <w:szCs w:val="24"/>
        </w:rPr>
        <w:t xml:space="preserve"> study</w:t>
      </w:r>
      <w:r w:rsidR="0010186A" w:rsidRPr="00CD3AC5">
        <w:rPr>
          <w:rFonts w:ascii="Times New Roman" w:hAnsi="Times New Roman" w:cs="Times New Roman"/>
          <w:sz w:val="24"/>
          <w:szCs w:val="24"/>
        </w:rPr>
        <w:t xml:space="preserve"> or validate their conclusions in the child subpopulation</w:t>
      </w:r>
      <w:r w:rsidR="009A16C5" w:rsidRPr="00CD3AC5">
        <w:rPr>
          <w:rFonts w:ascii="Times New Roman" w:hAnsi="Times New Roman" w:cs="Times New Roman"/>
          <w:sz w:val="24"/>
          <w:szCs w:val="24"/>
        </w:rPr>
        <w:t>. Another</w:t>
      </w:r>
      <w:r w:rsidR="004514C3" w:rsidRPr="00CD3AC5">
        <w:rPr>
          <w:rFonts w:ascii="Times New Roman" w:hAnsi="Times New Roman" w:cs="Times New Roman"/>
          <w:sz w:val="24"/>
          <w:szCs w:val="24"/>
        </w:rPr>
        <w:t xml:space="preserve"> recent</w:t>
      </w:r>
      <w:r w:rsidR="009A16C5" w:rsidRPr="00CD3AC5">
        <w:rPr>
          <w:rFonts w:ascii="Times New Roman" w:hAnsi="Times New Roman" w:cs="Times New Roman"/>
          <w:sz w:val="24"/>
          <w:szCs w:val="24"/>
        </w:rPr>
        <w:t xml:space="preserve"> </w:t>
      </w:r>
      <w:r w:rsidR="00EA0583" w:rsidRPr="00CD3AC5">
        <w:rPr>
          <w:rFonts w:ascii="Times New Roman" w:hAnsi="Times New Roman" w:cs="Times New Roman"/>
          <w:sz w:val="24"/>
          <w:szCs w:val="24"/>
        </w:rPr>
        <w:t>study found that</w:t>
      </w:r>
      <w:r w:rsidR="009A16C5" w:rsidRPr="00CD3AC5">
        <w:rPr>
          <w:rFonts w:ascii="Times New Roman" w:hAnsi="Times New Roman" w:cs="Times New Roman"/>
          <w:sz w:val="24"/>
          <w:szCs w:val="24"/>
        </w:rPr>
        <w:t xml:space="preserve"> </w:t>
      </w:r>
      <w:r w:rsidR="004514C3" w:rsidRPr="00CD3AC5">
        <w:rPr>
          <w:rFonts w:ascii="Times New Roman" w:hAnsi="Times New Roman" w:cs="Times New Roman"/>
          <w:sz w:val="24"/>
          <w:szCs w:val="24"/>
        </w:rPr>
        <w:t>overal</w:t>
      </w:r>
      <w:r w:rsidR="00352DF3" w:rsidRPr="00CD3AC5">
        <w:rPr>
          <w:rFonts w:ascii="Times New Roman" w:hAnsi="Times New Roman" w:cs="Times New Roman"/>
          <w:sz w:val="24"/>
          <w:szCs w:val="24"/>
        </w:rPr>
        <w:t>l child</w:t>
      </w:r>
      <w:r w:rsidR="00EA0583" w:rsidRPr="00CD3AC5">
        <w:rPr>
          <w:rFonts w:ascii="Times New Roman" w:hAnsi="Times New Roman" w:cs="Times New Roman"/>
          <w:sz w:val="24"/>
          <w:szCs w:val="24"/>
        </w:rPr>
        <w:t xml:space="preserve"> SSI participation rates </w:t>
      </w:r>
      <w:r w:rsidR="009A16C5" w:rsidRPr="00CD3AC5">
        <w:rPr>
          <w:rFonts w:ascii="Times New Roman" w:hAnsi="Times New Roman" w:cs="Times New Roman"/>
          <w:sz w:val="24"/>
          <w:szCs w:val="24"/>
        </w:rPr>
        <w:t>were</w:t>
      </w:r>
      <w:r w:rsidR="00EA0583" w:rsidRPr="00CD3AC5">
        <w:rPr>
          <w:rFonts w:ascii="Times New Roman" w:hAnsi="Times New Roman" w:cs="Times New Roman"/>
          <w:sz w:val="24"/>
          <w:szCs w:val="24"/>
        </w:rPr>
        <w:t xml:space="preserve"> </w:t>
      </w:r>
      <w:r w:rsidR="00352DF3" w:rsidRPr="00CD3AC5">
        <w:rPr>
          <w:rFonts w:ascii="Times New Roman" w:hAnsi="Times New Roman" w:cs="Times New Roman"/>
          <w:sz w:val="24"/>
          <w:szCs w:val="24"/>
        </w:rPr>
        <w:t>highly correlated with economic deprivation.</w:t>
      </w:r>
      <w:r w:rsidR="00DB5287" w:rsidRPr="00CD3AC5">
        <w:rPr>
          <w:rFonts w:ascii="Times New Roman" w:hAnsi="Times New Roman" w:cs="Times New Roman"/>
          <w:sz w:val="24"/>
          <w:szCs w:val="24"/>
        </w:rPr>
        <w:fldChar w:fldCharType="begin"/>
      </w:r>
      <w:r w:rsidR="00616174" w:rsidRPr="00CD3AC5">
        <w:rPr>
          <w:rFonts w:ascii="Times New Roman" w:hAnsi="Times New Roman" w:cs="Times New Roman"/>
          <w:sz w:val="24"/>
          <w:szCs w:val="24"/>
        </w:rPr>
        <w:instrText xml:space="preserve"> ADDIN ZOTERO_ITEM CSL_CITATION {"citationID":"C7v23WVA","properties":{"formattedCitation":"\\super 30\\nosupersub{}","plainCitation":"30","noteIndex":0},"citationItems":[{"id":990,"uris":["http://zotero.org/users/6239254/items/B4GC5KAP"],"itemData":{"id":990,"type":"article","abstract":"This paper examines how local deprivation relates to child Supplemental Security Income (SSI) participation. It uses Social Security Administration data on child SSI participation at the Census tract and county levels. It also uses American Community Survey data to construct a measure of economic deprivation that reflects a range of local socioeconomic factors including education, income, employment, and housing in local areas. In our analysis, we use this measure of deprivation and a predicted value of area child SSI participation based on this level of deprivation. We assess the extent of deviation between this predicted value of area child SSI participation and area child actual SSI participation.","event-place":"Rochester, NY","genre":"SSRN Scholarly Paper","language":"en","number":"4117810","publisher-place":"Rochester, NY","source":"Social Science Research Network","title":"What Is the Relationship Between Deprivation and Child SSI Participation?","URL":"https://papers.ssrn.com/abstract=4117810","author":[{"family":"Levere","given":"Michael"},{"family":"Wittenburg","given":"David"},{"family":"Hemmeter","given":"Jeffrey"},{"family":"Center for Retirement Research","given":"Boston College"}],"accessed":{"date-parts":[["2022",6,26]]},"issued":{"date-parts":[["2022",5,23]]}}}],"schema":"https://github.com/citation-style-language/schema/raw/master/csl-citation.json"} </w:instrText>
      </w:r>
      <w:r w:rsidR="00DB5287" w:rsidRPr="00CD3AC5">
        <w:rPr>
          <w:rFonts w:ascii="Times New Roman" w:hAnsi="Times New Roman" w:cs="Times New Roman"/>
          <w:sz w:val="24"/>
          <w:szCs w:val="24"/>
        </w:rPr>
        <w:fldChar w:fldCharType="separate"/>
      </w:r>
      <w:r w:rsidR="00616174" w:rsidRPr="00CD3AC5">
        <w:rPr>
          <w:rFonts w:ascii="Times New Roman" w:hAnsi="Times New Roman" w:cs="Times New Roman"/>
          <w:sz w:val="24"/>
          <w:szCs w:val="28"/>
          <w:vertAlign w:val="superscript"/>
        </w:rPr>
        <w:t>30</w:t>
      </w:r>
      <w:r w:rsidR="00DB5287" w:rsidRPr="00CD3AC5">
        <w:rPr>
          <w:rFonts w:ascii="Times New Roman" w:hAnsi="Times New Roman" w:cs="Times New Roman"/>
          <w:sz w:val="24"/>
          <w:szCs w:val="24"/>
        </w:rPr>
        <w:fldChar w:fldCharType="end"/>
      </w:r>
      <w:r w:rsidR="00CB0B2B" w:rsidRPr="00CD3AC5">
        <w:rPr>
          <w:rFonts w:ascii="Times New Roman" w:hAnsi="Times New Roman" w:cs="Times New Roman"/>
          <w:sz w:val="24"/>
          <w:szCs w:val="24"/>
        </w:rPr>
        <w:t xml:space="preserve"> </w:t>
      </w:r>
      <w:r w:rsidR="00352DF3" w:rsidRPr="00CD3AC5">
        <w:rPr>
          <w:rFonts w:ascii="Times New Roman" w:hAnsi="Times New Roman" w:cs="Times New Roman"/>
          <w:sz w:val="24"/>
          <w:szCs w:val="24"/>
        </w:rPr>
        <w:t xml:space="preserve">Once again, it </w:t>
      </w:r>
      <w:r w:rsidR="00352DF3" w:rsidRPr="00CD3AC5">
        <w:rPr>
          <w:rFonts w:ascii="Times New Roman" w:hAnsi="Times New Roman" w:cs="Times New Roman"/>
          <w:sz w:val="24"/>
          <w:szCs w:val="24"/>
        </w:rPr>
        <w:lastRenderedPageBreak/>
        <w:t>is difficult to make direct comparisons to their study because our metric already explicitly accounts for varying disability preval</w:t>
      </w:r>
      <w:r w:rsidR="00CB0B2B" w:rsidRPr="00CD3AC5">
        <w:rPr>
          <w:rFonts w:ascii="Times New Roman" w:hAnsi="Times New Roman" w:cs="Times New Roman"/>
          <w:sz w:val="24"/>
          <w:szCs w:val="24"/>
        </w:rPr>
        <w:t>ence and family income levels</w:t>
      </w:r>
      <w:r w:rsidR="0010186A" w:rsidRPr="00CD3AC5">
        <w:rPr>
          <w:rFonts w:ascii="Times New Roman" w:hAnsi="Times New Roman" w:cs="Times New Roman"/>
          <w:sz w:val="24"/>
          <w:szCs w:val="24"/>
        </w:rPr>
        <w:t xml:space="preserve">. However, </w:t>
      </w:r>
      <w:r w:rsidR="00CB0B2B" w:rsidRPr="00CD3AC5">
        <w:rPr>
          <w:rFonts w:ascii="Times New Roman" w:hAnsi="Times New Roman" w:cs="Times New Roman"/>
          <w:sz w:val="24"/>
          <w:szCs w:val="24"/>
        </w:rPr>
        <w:t xml:space="preserve">we do </w:t>
      </w:r>
      <w:r w:rsidR="0010186A" w:rsidRPr="00CD3AC5">
        <w:rPr>
          <w:rFonts w:ascii="Times New Roman" w:hAnsi="Times New Roman" w:cs="Times New Roman"/>
          <w:sz w:val="24"/>
          <w:szCs w:val="24"/>
        </w:rPr>
        <w:t>observe</w:t>
      </w:r>
      <w:r w:rsidR="00CB0B2B" w:rsidRPr="00CD3AC5">
        <w:rPr>
          <w:rFonts w:ascii="Times New Roman" w:hAnsi="Times New Roman" w:cs="Times New Roman"/>
          <w:sz w:val="24"/>
          <w:szCs w:val="24"/>
        </w:rPr>
        <w:t xml:space="preserve"> similar </w:t>
      </w:r>
      <w:r w:rsidR="0010186A" w:rsidRPr="00CD3AC5">
        <w:rPr>
          <w:rFonts w:ascii="Times New Roman" w:hAnsi="Times New Roman" w:cs="Times New Roman"/>
          <w:sz w:val="24"/>
          <w:szCs w:val="24"/>
        </w:rPr>
        <w:t>findings to theirs</w:t>
      </w:r>
      <w:r w:rsidR="00CB0B2B" w:rsidRPr="00CD3AC5">
        <w:rPr>
          <w:rFonts w:ascii="Times New Roman" w:hAnsi="Times New Roman" w:cs="Times New Roman"/>
          <w:sz w:val="24"/>
          <w:szCs w:val="24"/>
        </w:rPr>
        <w:t xml:space="preserve"> that </w:t>
      </w:r>
      <w:r w:rsidR="0010186A" w:rsidRPr="00CD3AC5">
        <w:rPr>
          <w:rFonts w:ascii="Times New Roman" w:hAnsi="Times New Roman" w:cs="Times New Roman"/>
          <w:sz w:val="24"/>
          <w:szCs w:val="24"/>
        </w:rPr>
        <w:t xml:space="preserve">metropolitan </w:t>
      </w:r>
      <w:r w:rsidR="00CB0B2B" w:rsidRPr="00CD3AC5">
        <w:rPr>
          <w:rFonts w:ascii="Times New Roman" w:hAnsi="Times New Roman" w:cs="Times New Roman"/>
          <w:sz w:val="24"/>
          <w:szCs w:val="24"/>
        </w:rPr>
        <w:t>areas</w:t>
      </w:r>
      <w:r w:rsidR="0010186A" w:rsidRPr="00CD3AC5">
        <w:rPr>
          <w:rFonts w:ascii="Times New Roman" w:hAnsi="Times New Roman" w:cs="Times New Roman"/>
          <w:sz w:val="24"/>
          <w:szCs w:val="24"/>
        </w:rPr>
        <w:t xml:space="preserve"> (as compared to rural areas) and the West region of the US</w:t>
      </w:r>
      <w:r w:rsidR="00CB0B2B" w:rsidRPr="00CD3AC5">
        <w:rPr>
          <w:rFonts w:ascii="Times New Roman" w:hAnsi="Times New Roman" w:cs="Times New Roman"/>
          <w:sz w:val="24"/>
          <w:szCs w:val="24"/>
        </w:rPr>
        <w:t xml:space="preserve"> </w:t>
      </w:r>
      <w:r w:rsidR="0010186A" w:rsidRPr="00CD3AC5">
        <w:rPr>
          <w:rFonts w:ascii="Times New Roman" w:hAnsi="Times New Roman" w:cs="Times New Roman"/>
          <w:sz w:val="24"/>
          <w:szCs w:val="24"/>
        </w:rPr>
        <w:t xml:space="preserve">are associated with </w:t>
      </w:r>
      <w:r w:rsidR="00C234B8" w:rsidRPr="00CD3AC5">
        <w:rPr>
          <w:rFonts w:ascii="Times New Roman" w:hAnsi="Times New Roman" w:cs="Times New Roman"/>
          <w:sz w:val="24"/>
          <w:szCs w:val="24"/>
        </w:rPr>
        <w:t>higher-than-expected</w:t>
      </w:r>
      <w:r w:rsidR="0010186A" w:rsidRPr="00CD3AC5">
        <w:rPr>
          <w:rFonts w:ascii="Times New Roman" w:hAnsi="Times New Roman" w:cs="Times New Roman"/>
          <w:sz w:val="24"/>
          <w:szCs w:val="24"/>
        </w:rPr>
        <w:t xml:space="preserve"> levels of SSI participation</w:t>
      </w:r>
      <w:r w:rsidR="00C234B8" w:rsidRPr="00CD3AC5">
        <w:rPr>
          <w:rFonts w:ascii="Times New Roman" w:hAnsi="Times New Roman" w:cs="Times New Roman"/>
          <w:sz w:val="24"/>
          <w:szCs w:val="24"/>
        </w:rPr>
        <w:t xml:space="preserve"> among all children</w:t>
      </w:r>
      <w:r w:rsidR="0010186A" w:rsidRPr="00CD3AC5">
        <w:rPr>
          <w:rFonts w:ascii="Times New Roman" w:hAnsi="Times New Roman" w:cs="Times New Roman"/>
          <w:sz w:val="24"/>
          <w:szCs w:val="24"/>
        </w:rPr>
        <w:t xml:space="preserve"> (Figures 1-2A)</w:t>
      </w:r>
      <w:r w:rsidR="00DB5287" w:rsidRPr="00CD3AC5">
        <w:rPr>
          <w:rFonts w:ascii="Times New Roman" w:hAnsi="Times New Roman" w:cs="Times New Roman"/>
          <w:sz w:val="24"/>
          <w:szCs w:val="24"/>
        </w:rPr>
        <w:t>.</w:t>
      </w:r>
      <w:r w:rsidR="00DB5287" w:rsidRPr="00CD3AC5">
        <w:rPr>
          <w:rFonts w:ascii="Times New Roman" w:hAnsi="Times New Roman" w:cs="Times New Roman"/>
          <w:sz w:val="24"/>
          <w:szCs w:val="24"/>
        </w:rPr>
        <w:fldChar w:fldCharType="begin"/>
      </w:r>
      <w:r w:rsidR="00616174" w:rsidRPr="00CD3AC5">
        <w:rPr>
          <w:rFonts w:ascii="Times New Roman" w:hAnsi="Times New Roman" w:cs="Times New Roman"/>
          <w:sz w:val="24"/>
          <w:szCs w:val="24"/>
        </w:rPr>
        <w:instrText xml:space="preserve"> ADDIN ZOTERO_ITEM CSL_CITATION {"citationID":"UCyTWK8J","properties":{"formattedCitation":"\\super 30\\nosupersub{}","plainCitation":"30","noteIndex":0},"citationItems":[{"id":990,"uris":["http://zotero.org/users/6239254/items/B4GC5KAP"],"itemData":{"id":990,"type":"article","abstract":"This paper examines how local deprivation relates to child Supplemental Security Income (SSI) participation. It uses Social Security Administration data on child SSI participation at the Census tract and county levels. It also uses American Community Survey data to construct a measure of economic deprivation that reflects a range of local socioeconomic factors including education, income, employment, and housing in local areas. In our analysis, we use this measure of deprivation and a predicted value of area child SSI participation based on this level of deprivation. We assess the extent of deviation between this predicted value of area child SSI participation and area child actual SSI participation.","event-place":"Rochester, NY","genre":"SSRN Scholarly Paper","language":"en","number":"4117810","publisher-place":"Rochester, NY","source":"Social Science Research Network","title":"What Is the Relationship Between Deprivation and Child SSI Participation?","URL":"https://papers.ssrn.com/abstract=4117810","author":[{"family":"Levere","given":"Michael"},{"family":"Wittenburg","given":"David"},{"family":"Hemmeter","given":"Jeffrey"},{"family":"Center for Retirement Research","given":"Boston College"}],"accessed":{"date-parts":[["2022",6,26]]},"issued":{"date-parts":[["2022",5,23]]}}}],"schema":"https://github.com/citation-style-language/schema/raw/master/csl-citation.json"} </w:instrText>
      </w:r>
      <w:r w:rsidR="00DB5287" w:rsidRPr="00CD3AC5">
        <w:rPr>
          <w:rFonts w:ascii="Times New Roman" w:hAnsi="Times New Roman" w:cs="Times New Roman"/>
          <w:sz w:val="24"/>
          <w:szCs w:val="24"/>
        </w:rPr>
        <w:fldChar w:fldCharType="separate"/>
      </w:r>
      <w:r w:rsidR="00616174" w:rsidRPr="00CD3AC5">
        <w:rPr>
          <w:rFonts w:ascii="Times New Roman" w:hAnsi="Times New Roman" w:cs="Times New Roman"/>
          <w:sz w:val="24"/>
          <w:szCs w:val="28"/>
          <w:vertAlign w:val="superscript"/>
        </w:rPr>
        <w:t>30</w:t>
      </w:r>
      <w:r w:rsidR="00DB5287" w:rsidRPr="00CD3AC5">
        <w:rPr>
          <w:rFonts w:ascii="Times New Roman" w:hAnsi="Times New Roman" w:cs="Times New Roman"/>
          <w:sz w:val="24"/>
          <w:szCs w:val="24"/>
        </w:rPr>
        <w:fldChar w:fldCharType="end"/>
      </w:r>
      <w:r w:rsidR="00CB0B2B" w:rsidRPr="00CD3AC5">
        <w:rPr>
          <w:rFonts w:ascii="Times New Roman" w:hAnsi="Times New Roman" w:cs="Times New Roman"/>
          <w:sz w:val="24"/>
          <w:szCs w:val="24"/>
        </w:rPr>
        <w:t xml:space="preserve"> </w:t>
      </w:r>
      <w:r w:rsidR="004514C3" w:rsidRPr="00CD3AC5">
        <w:rPr>
          <w:rFonts w:ascii="Times New Roman" w:hAnsi="Times New Roman" w:cs="Times New Roman"/>
          <w:sz w:val="24"/>
          <w:szCs w:val="24"/>
        </w:rPr>
        <w:t>In a comprehensive report on mental disorders and disabilities in low</w:t>
      </w:r>
      <w:r w:rsidR="001A0AA7" w:rsidRPr="00CD3AC5">
        <w:rPr>
          <w:rFonts w:ascii="Times New Roman" w:hAnsi="Times New Roman" w:cs="Times New Roman"/>
          <w:sz w:val="24"/>
          <w:szCs w:val="24"/>
        </w:rPr>
        <w:t>-</w:t>
      </w:r>
      <w:r w:rsidR="004514C3" w:rsidRPr="00CD3AC5">
        <w:rPr>
          <w:rFonts w:ascii="Times New Roman" w:hAnsi="Times New Roman" w:cs="Times New Roman"/>
          <w:sz w:val="24"/>
          <w:szCs w:val="24"/>
        </w:rPr>
        <w:t>income children,</w:t>
      </w:r>
      <w:r w:rsidRPr="00CD3AC5">
        <w:rPr>
          <w:rFonts w:ascii="Times New Roman" w:hAnsi="Times New Roman" w:cs="Times New Roman"/>
          <w:sz w:val="24"/>
          <w:szCs w:val="24"/>
        </w:rPr>
        <w:t xml:space="preserve"> data between 2004 and 2013</w:t>
      </w:r>
      <w:r w:rsidR="004B03DD" w:rsidRPr="00CD3AC5">
        <w:rPr>
          <w:rFonts w:ascii="Times New Roman" w:hAnsi="Times New Roman" w:cs="Times New Roman"/>
          <w:sz w:val="24"/>
          <w:szCs w:val="24"/>
        </w:rPr>
        <w:t xml:space="preserve"> </w:t>
      </w:r>
      <w:r w:rsidR="004514C3" w:rsidRPr="00CD3AC5">
        <w:rPr>
          <w:rFonts w:ascii="Times New Roman" w:hAnsi="Times New Roman" w:cs="Times New Roman"/>
          <w:sz w:val="24"/>
          <w:szCs w:val="24"/>
        </w:rPr>
        <w:t xml:space="preserve">was used to </w:t>
      </w:r>
      <w:r w:rsidR="004B03DD" w:rsidRPr="00CD3AC5">
        <w:rPr>
          <w:rFonts w:ascii="Times New Roman" w:hAnsi="Times New Roman" w:cs="Times New Roman"/>
          <w:sz w:val="24"/>
          <w:szCs w:val="24"/>
        </w:rPr>
        <w:t>estimate that participation rates among financially eligible children with mental disorders range</w:t>
      </w:r>
      <w:r w:rsidR="00491626" w:rsidRPr="00CD3AC5">
        <w:rPr>
          <w:rFonts w:ascii="Times New Roman" w:hAnsi="Times New Roman" w:cs="Times New Roman"/>
          <w:sz w:val="24"/>
          <w:szCs w:val="24"/>
        </w:rPr>
        <w:t>d</w:t>
      </w:r>
      <w:r w:rsidR="004B03DD" w:rsidRPr="00CD3AC5">
        <w:rPr>
          <w:rFonts w:ascii="Times New Roman" w:hAnsi="Times New Roman" w:cs="Times New Roman"/>
          <w:sz w:val="24"/>
          <w:szCs w:val="24"/>
        </w:rPr>
        <w:t xml:space="preserve"> drasticall</w:t>
      </w:r>
      <w:r w:rsidRPr="00CD3AC5">
        <w:rPr>
          <w:rFonts w:ascii="Times New Roman" w:hAnsi="Times New Roman" w:cs="Times New Roman"/>
          <w:sz w:val="24"/>
          <w:szCs w:val="24"/>
        </w:rPr>
        <w:t>y</w:t>
      </w:r>
      <w:r w:rsidR="004B03DD" w:rsidRPr="00CD3AC5">
        <w:rPr>
          <w:rFonts w:ascii="Times New Roman" w:hAnsi="Times New Roman" w:cs="Times New Roman"/>
          <w:sz w:val="24"/>
          <w:szCs w:val="24"/>
        </w:rPr>
        <w:t>, from 3% in those with mood disorders to 56% in those with intellectual disabilities</w:t>
      </w:r>
      <w:r w:rsidR="004514C3" w:rsidRPr="00CD3AC5">
        <w:rPr>
          <w:rFonts w:ascii="Times New Roman" w:hAnsi="Times New Roman" w:cs="Times New Roman"/>
          <w:sz w:val="24"/>
          <w:szCs w:val="24"/>
        </w:rPr>
        <w:t>, using a similar methodology to ours</w:t>
      </w:r>
      <w:r w:rsidR="008768F5" w:rsidRPr="00CD3AC5">
        <w:rPr>
          <w:rFonts w:ascii="Times New Roman" w:hAnsi="Times New Roman" w:cs="Times New Roman"/>
          <w:sz w:val="24"/>
          <w:szCs w:val="24"/>
        </w:rPr>
        <w:t>.</w:t>
      </w:r>
      <w:r w:rsidR="008768F5" w:rsidRPr="00CD3AC5">
        <w:rPr>
          <w:rFonts w:ascii="Times New Roman" w:hAnsi="Times New Roman" w:cs="Times New Roman"/>
          <w:sz w:val="24"/>
          <w:szCs w:val="24"/>
        </w:rPr>
        <w:fldChar w:fldCharType="begin"/>
      </w:r>
      <w:r w:rsidR="008768F5" w:rsidRPr="00CD3AC5">
        <w:rPr>
          <w:rFonts w:ascii="Times New Roman" w:hAnsi="Times New Roman" w:cs="Times New Roman"/>
          <w:sz w:val="24"/>
          <w:szCs w:val="24"/>
        </w:rPr>
        <w:instrText xml:space="preserve"> ADDIN ZOTERO_ITEM CSL_CITATION {"citationID":"3txPR2NO","properties":{"formattedCitation":"\\super 10\\nosupersub{}","plainCitation":"10","noteIndex":0},"citationItems":[{"id":957,"uris":["http://zotero.org/users/6239254/items/4QKCYD6K"],"itemData":{"id":957,"type":"book","abstract":"Download a PDF of \"Mental Disorders and Disabilities Among Low-Income Children\" by the National Academies of Sciences, Engineering, and Medicine for free.","ISBN":"978-0-309-37685-3","language":"en","note":"DOI: 10.17226/21780","source":"nap.nationalacademies.org","title":"Mental Disorders and Disabilities Among Low-Income Children","URL":"https://nap.nationalacademies.org/catalog/21780/mental-disorders-and-disabilities-among-low-income-children","author":[{"family":"National Academies of Sciences","given":"Engineering"}],"accessed":{"date-parts":[["2022",6,25]]},"issued":{"date-parts":[["2015",9,9]]}}}],"schema":"https://github.com/citation-style-language/schema/raw/master/csl-citation.json"} </w:instrText>
      </w:r>
      <w:r w:rsidR="008768F5" w:rsidRPr="00CD3AC5">
        <w:rPr>
          <w:rFonts w:ascii="Times New Roman" w:hAnsi="Times New Roman" w:cs="Times New Roman"/>
          <w:sz w:val="24"/>
          <w:szCs w:val="24"/>
        </w:rPr>
        <w:fldChar w:fldCharType="separate"/>
      </w:r>
      <w:r w:rsidR="008768F5" w:rsidRPr="00CD3AC5">
        <w:rPr>
          <w:rFonts w:ascii="Times New Roman" w:hAnsi="Times New Roman" w:cs="Times New Roman"/>
          <w:sz w:val="24"/>
          <w:szCs w:val="28"/>
          <w:vertAlign w:val="superscript"/>
        </w:rPr>
        <w:t>10</w:t>
      </w:r>
      <w:r w:rsidR="008768F5" w:rsidRPr="00CD3AC5">
        <w:rPr>
          <w:rFonts w:ascii="Times New Roman" w:hAnsi="Times New Roman" w:cs="Times New Roman"/>
          <w:sz w:val="24"/>
          <w:szCs w:val="24"/>
        </w:rPr>
        <w:fldChar w:fldCharType="end"/>
      </w:r>
      <w:r w:rsidR="00527CAA" w:rsidRPr="00CD3AC5">
        <w:rPr>
          <w:rFonts w:ascii="Times New Roman" w:hAnsi="Times New Roman" w:cs="Times New Roman"/>
          <w:sz w:val="24"/>
          <w:szCs w:val="24"/>
        </w:rPr>
        <w:t xml:space="preserve"> Although this report looked at more granular subgroups than us, </w:t>
      </w:r>
      <w:r w:rsidR="00C9506D" w:rsidRPr="00CD3AC5">
        <w:rPr>
          <w:rFonts w:ascii="Times New Roman" w:hAnsi="Times New Roman" w:cs="Times New Roman"/>
          <w:sz w:val="24"/>
          <w:szCs w:val="24"/>
        </w:rPr>
        <w:t>we can validly compare our estimated rates to theirs since</w:t>
      </w:r>
      <w:r w:rsidR="00527CAA" w:rsidRPr="00CD3AC5">
        <w:rPr>
          <w:rFonts w:ascii="Times New Roman" w:hAnsi="Times New Roman" w:cs="Times New Roman"/>
          <w:sz w:val="24"/>
          <w:szCs w:val="24"/>
        </w:rPr>
        <w:t xml:space="preserve"> </w:t>
      </w:r>
      <w:r w:rsidR="00C9506D" w:rsidRPr="00CD3AC5">
        <w:rPr>
          <w:rFonts w:ascii="Times New Roman" w:hAnsi="Times New Roman" w:cs="Times New Roman"/>
          <w:sz w:val="24"/>
          <w:szCs w:val="24"/>
        </w:rPr>
        <w:t>they considered financial and disability criteria in their metric, and we found that all of our state-level estimates fell within this 3% to 56% range.</w:t>
      </w:r>
    </w:p>
    <w:p w14:paraId="07018A7D" w14:textId="6B46E21B" w:rsidR="007A6400" w:rsidRPr="00CD3AC5" w:rsidRDefault="00D10CCF" w:rsidP="00315151">
      <w:pPr>
        <w:spacing w:after="0" w:line="360" w:lineRule="auto"/>
        <w:ind w:firstLine="720"/>
        <w:rPr>
          <w:rFonts w:ascii="Times New Roman" w:hAnsi="Times New Roman" w:cs="Times New Roman"/>
          <w:sz w:val="24"/>
          <w:szCs w:val="24"/>
        </w:rPr>
      </w:pPr>
      <w:r w:rsidRPr="00CD3AC5">
        <w:rPr>
          <w:rFonts w:ascii="Times New Roman" w:hAnsi="Times New Roman" w:cs="Times New Roman"/>
          <w:sz w:val="24"/>
          <w:szCs w:val="24"/>
        </w:rPr>
        <w:t>NASEM</w:t>
      </w:r>
      <w:r w:rsidR="001A0AA7" w:rsidRPr="00CD3AC5">
        <w:rPr>
          <w:rFonts w:ascii="Times New Roman" w:hAnsi="Times New Roman" w:cs="Times New Roman"/>
          <w:sz w:val="24"/>
          <w:szCs w:val="24"/>
        </w:rPr>
        <w:t xml:space="preserve"> claims that </w:t>
      </w:r>
      <w:r w:rsidR="00261534" w:rsidRPr="00CD3AC5">
        <w:rPr>
          <w:rFonts w:ascii="Times New Roman" w:hAnsi="Times New Roman" w:cs="Times New Roman"/>
          <w:sz w:val="24"/>
          <w:szCs w:val="24"/>
        </w:rPr>
        <w:t>raising</w:t>
      </w:r>
      <w:r w:rsidR="001A0AA7" w:rsidRPr="00CD3AC5">
        <w:rPr>
          <w:rFonts w:ascii="Times New Roman" w:hAnsi="Times New Roman" w:cs="Times New Roman"/>
          <w:sz w:val="24"/>
          <w:szCs w:val="24"/>
        </w:rPr>
        <w:t xml:space="preserve"> the </w:t>
      </w:r>
      <w:r w:rsidR="00261534" w:rsidRPr="00CD3AC5">
        <w:rPr>
          <w:rFonts w:ascii="Times New Roman" w:hAnsi="Times New Roman" w:cs="Times New Roman"/>
          <w:sz w:val="24"/>
          <w:szCs w:val="24"/>
        </w:rPr>
        <w:t xml:space="preserve">maximum child </w:t>
      </w:r>
      <w:r w:rsidR="001A0AA7" w:rsidRPr="00CD3AC5">
        <w:rPr>
          <w:rFonts w:ascii="Times New Roman" w:hAnsi="Times New Roman" w:cs="Times New Roman"/>
          <w:sz w:val="24"/>
          <w:szCs w:val="24"/>
        </w:rPr>
        <w:t>SSI payment amount</w:t>
      </w:r>
      <w:r w:rsidR="00261534" w:rsidRPr="00CD3AC5">
        <w:rPr>
          <w:rFonts w:ascii="Times New Roman" w:hAnsi="Times New Roman" w:cs="Times New Roman"/>
          <w:sz w:val="24"/>
          <w:szCs w:val="24"/>
        </w:rPr>
        <w:t xml:space="preserve"> by two-thirds</w:t>
      </w:r>
      <w:r w:rsidR="001A0AA7" w:rsidRPr="00CD3AC5">
        <w:rPr>
          <w:rFonts w:ascii="Times New Roman" w:hAnsi="Times New Roman" w:cs="Times New Roman"/>
          <w:sz w:val="24"/>
          <w:szCs w:val="24"/>
        </w:rPr>
        <w:t xml:space="preserve"> would only reduce child poverty by 0.2%</w:t>
      </w:r>
      <w:r w:rsidR="008768F5" w:rsidRPr="00CD3AC5">
        <w:rPr>
          <w:rFonts w:ascii="Times New Roman" w:hAnsi="Times New Roman" w:cs="Times New Roman"/>
          <w:sz w:val="24"/>
          <w:szCs w:val="24"/>
        </w:rPr>
        <w:t>.</w:t>
      </w:r>
      <w:r w:rsidR="008768F5" w:rsidRPr="00CD3AC5">
        <w:rPr>
          <w:rFonts w:ascii="Times New Roman" w:hAnsi="Times New Roman" w:cs="Times New Roman"/>
          <w:sz w:val="24"/>
          <w:szCs w:val="24"/>
        </w:rPr>
        <w:fldChar w:fldCharType="begin"/>
      </w:r>
      <w:r w:rsidR="008768F5" w:rsidRPr="00CD3AC5">
        <w:rPr>
          <w:rFonts w:ascii="Times New Roman" w:hAnsi="Times New Roman" w:cs="Times New Roman"/>
          <w:sz w:val="24"/>
          <w:szCs w:val="24"/>
        </w:rPr>
        <w:instrText xml:space="preserve"> ADDIN ZOTERO_ITEM CSL_CITATION {"citationID":"viQ5SL4H","properties":{"formattedCitation":"\\super 7\\nosupersub{}","plainCitation":"7","noteIndex":0},"citationItems":[{"id":951,"uris":["http://zotero.org/users/6239254/items/2YERX7Q7"],"itemData":{"id":951,"type":"book","abstract":"Download a PDF of \"A Roadmap to Reducing Child Poverty\" by the National Academies of Sciences, Engineering, and Medicine for free.","ISBN":"978-0-309-48398-8","language":"en","note":"DOI: 10.17226/25246","source":"nap.nationalacademies.org","title":"A Roadmap to Reducing Child Poverty","URL":"https://nap.nationalacademies.org/catalog/25246/a-roadmap-to-reducing-child-poverty","author":[{"family":"National Academies of Sciences","given":"Engineering"}],"accessed":{"date-parts":[["2022",6,25]]},"issued":{"date-parts":[["2019",2,28]]}}}],"schema":"https://github.com/citation-style-language/schema/raw/master/csl-citation.json"} </w:instrText>
      </w:r>
      <w:r w:rsidR="008768F5" w:rsidRPr="00CD3AC5">
        <w:rPr>
          <w:rFonts w:ascii="Times New Roman" w:hAnsi="Times New Roman" w:cs="Times New Roman"/>
          <w:sz w:val="24"/>
          <w:szCs w:val="24"/>
        </w:rPr>
        <w:fldChar w:fldCharType="separate"/>
      </w:r>
      <w:r w:rsidR="008768F5" w:rsidRPr="00CD3AC5">
        <w:rPr>
          <w:rFonts w:ascii="Times New Roman" w:hAnsi="Times New Roman" w:cs="Times New Roman"/>
          <w:sz w:val="24"/>
          <w:szCs w:val="28"/>
          <w:vertAlign w:val="superscript"/>
        </w:rPr>
        <w:t>7</w:t>
      </w:r>
      <w:r w:rsidR="008768F5" w:rsidRPr="00CD3AC5">
        <w:rPr>
          <w:rFonts w:ascii="Times New Roman" w:hAnsi="Times New Roman" w:cs="Times New Roman"/>
          <w:sz w:val="24"/>
          <w:szCs w:val="24"/>
        </w:rPr>
        <w:fldChar w:fldCharType="end"/>
      </w:r>
      <w:r w:rsidR="008768F5" w:rsidRPr="00CD3AC5">
        <w:rPr>
          <w:rFonts w:ascii="Times New Roman" w:hAnsi="Times New Roman" w:cs="Times New Roman"/>
          <w:sz w:val="24"/>
          <w:szCs w:val="24"/>
        </w:rPr>
        <w:t xml:space="preserve"> This finding relies on </w:t>
      </w:r>
      <w:r w:rsidR="001A0AA7" w:rsidRPr="00CD3AC5">
        <w:rPr>
          <w:rFonts w:ascii="Times New Roman" w:hAnsi="Times New Roman" w:cs="Times New Roman"/>
          <w:sz w:val="24"/>
          <w:szCs w:val="24"/>
        </w:rPr>
        <w:t xml:space="preserve">the </w:t>
      </w:r>
      <w:r w:rsidR="007A6400" w:rsidRPr="00CD3AC5">
        <w:rPr>
          <w:rFonts w:ascii="Times New Roman" w:hAnsi="Times New Roman" w:cs="Times New Roman"/>
          <w:sz w:val="24"/>
          <w:szCs w:val="24"/>
        </w:rPr>
        <w:t>assum</w:t>
      </w:r>
      <w:r w:rsidR="001A0AA7" w:rsidRPr="00CD3AC5">
        <w:rPr>
          <w:rFonts w:ascii="Times New Roman" w:hAnsi="Times New Roman" w:cs="Times New Roman"/>
          <w:sz w:val="24"/>
          <w:szCs w:val="24"/>
        </w:rPr>
        <w:t>ption</w:t>
      </w:r>
      <w:r w:rsidR="00261534" w:rsidRPr="00CD3AC5">
        <w:rPr>
          <w:rFonts w:ascii="Times New Roman" w:hAnsi="Times New Roman" w:cs="Times New Roman"/>
          <w:sz w:val="24"/>
          <w:szCs w:val="24"/>
        </w:rPr>
        <w:t xml:space="preserve"> that current </w:t>
      </w:r>
      <w:r w:rsidR="001A0AA7" w:rsidRPr="00CD3AC5">
        <w:rPr>
          <w:rFonts w:ascii="Times New Roman" w:hAnsi="Times New Roman" w:cs="Times New Roman"/>
          <w:sz w:val="24"/>
          <w:szCs w:val="24"/>
        </w:rPr>
        <w:t xml:space="preserve">child </w:t>
      </w:r>
      <w:r w:rsidR="007A6400" w:rsidRPr="00CD3AC5">
        <w:rPr>
          <w:rFonts w:ascii="Times New Roman" w:hAnsi="Times New Roman" w:cs="Times New Roman"/>
          <w:sz w:val="24"/>
          <w:szCs w:val="24"/>
        </w:rPr>
        <w:t xml:space="preserve">SSI child participation </w:t>
      </w:r>
      <w:r w:rsidR="001A0AA7" w:rsidRPr="00CD3AC5">
        <w:rPr>
          <w:rFonts w:ascii="Times New Roman" w:hAnsi="Times New Roman" w:cs="Times New Roman"/>
          <w:sz w:val="24"/>
          <w:szCs w:val="24"/>
        </w:rPr>
        <w:t xml:space="preserve">rate </w:t>
      </w:r>
      <w:r w:rsidR="00261534" w:rsidRPr="00CD3AC5">
        <w:rPr>
          <w:rFonts w:ascii="Times New Roman" w:hAnsi="Times New Roman" w:cs="Times New Roman"/>
          <w:sz w:val="24"/>
          <w:szCs w:val="24"/>
        </w:rPr>
        <w:t>is</w:t>
      </w:r>
      <w:r w:rsidR="001A0AA7" w:rsidRPr="00CD3AC5">
        <w:rPr>
          <w:rFonts w:ascii="Times New Roman" w:hAnsi="Times New Roman" w:cs="Times New Roman"/>
          <w:sz w:val="24"/>
          <w:szCs w:val="24"/>
        </w:rPr>
        <w:t xml:space="preserve"> 66%</w:t>
      </w:r>
      <w:r w:rsidR="008768F5" w:rsidRPr="00CD3AC5">
        <w:rPr>
          <w:rFonts w:ascii="Times New Roman" w:hAnsi="Times New Roman" w:cs="Times New Roman"/>
          <w:sz w:val="24"/>
          <w:szCs w:val="24"/>
        </w:rPr>
        <w:t>, a number</w:t>
      </w:r>
      <w:r w:rsidR="001A0AA7" w:rsidRPr="00CD3AC5">
        <w:rPr>
          <w:rFonts w:ascii="Times New Roman" w:hAnsi="Times New Roman" w:cs="Times New Roman"/>
          <w:sz w:val="24"/>
          <w:szCs w:val="24"/>
        </w:rPr>
        <w:t xml:space="preserve"> based on only ACS data (similar </w:t>
      </w:r>
      <w:r w:rsidR="008768F5" w:rsidRPr="00CD3AC5">
        <w:rPr>
          <w:rFonts w:ascii="Times New Roman" w:hAnsi="Times New Roman" w:cs="Times New Roman"/>
          <w:sz w:val="24"/>
          <w:szCs w:val="24"/>
        </w:rPr>
        <w:t xml:space="preserve">to </w:t>
      </w:r>
      <w:r w:rsidR="001A0AA7" w:rsidRPr="00CD3AC5">
        <w:rPr>
          <w:rFonts w:ascii="Times New Roman" w:hAnsi="Times New Roman" w:cs="Times New Roman"/>
          <w:sz w:val="24"/>
          <w:szCs w:val="24"/>
        </w:rPr>
        <w:t>our US estimate of 71.8 % [Table 1]) without contemplating whether the ACS child disability question</w:t>
      </w:r>
      <w:r w:rsidR="008768F5" w:rsidRPr="00CD3AC5">
        <w:rPr>
          <w:rFonts w:ascii="Times New Roman" w:hAnsi="Times New Roman" w:cs="Times New Roman"/>
          <w:sz w:val="24"/>
          <w:szCs w:val="24"/>
        </w:rPr>
        <w:t>s</w:t>
      </w:r>
      <w:r w:rsidR="001A0AA7" w:rsidRPr="00CD3AC5">
        <w:rPr>
          <w:rFonts w:ascii="Times New Roman" w:hAnsi="Times New Roman" w:cs="Times New Roman"/>
          <w:sz w:val="24"/>
          <w:szCs w:val="24"/>
        </w:rPr>
        <w:t xml:space="preserve"> truly align</w:t>
      </w:r>
      <w:r w:rsidR="008768F5" w:rsidRPr="00CD3AC5">
        <w:rPr>
          <w:rFonts w:ascii="Times New Roman" w:hAnsi="Times New Roman" w:cs="Times New Roman"/>
          <w:sz w:val="24"/>
          <w:szCs w:val="24"/>
        </w:rPr>
        <w:t xml:space="preserve"> </w:t>
      </w:r>
      <w:r w:rsidR="001A0AA7" w:rsidRPr="00CD3AC5">
        <w:rPr>
          <w:rFonts w:ascii="Times New Roman" w:hAnsi="Times New Roman" w:cs="Times New Roman"/>
          <w:sz w:val="24"/>
          <w:szCs w:val="24"/>
        </w:rPr>
        <w:t xml:space="preserve">with the SSI disability criteria. </w:t>
      </w:r>
      <w:r w:rsidR="00261534" w:rsidRPr="00CD3AC5">
        <w:rPr>
          <w:rFonts w:ascii="Times New Roman" w:hAnsi="Times New Roman" w:cs="Times New Roman"/>
          <w:sz w:val="24"/>
          <w:szCs w:val="24"/>
        </w:rPr>
        <w:t xml:space="preserve">They further assume that the </w:t>
      </w:r>
      <w:r w:rsidR="00B92EBD" w:rsidRPr="00CD3AC5">
        <w:rPr>
          <w:rFonts w:ascii="Times New Roman" w:hAnsi="Times New Roman" w:cs="Times New Roman"/>
          <w:sz w:val="24"/>
          <w:szCs w:val="24"/>
        </w:rPr>
        <w:t>policy</w:t>
      </w:r>
      <w:r w:rsidR="00261534" w:rsidRPr="00CD3AC5">
        <w:rPr>
          <w:rFonts w:ascii="Times New Roman" w:hAnsi="Times New Roman" w:cs="Times New Roman"/>
          <w:sz w:val="24"/>
          <w:szCs w:val="24"/>
        </w:rPr>
        <w:t xml:space="preserve"> would increase uptake among program-eligible up to 10%</w:t>
      </w:r>
      <w:r w:rsidR="00B67C06" w:rsidRPr="00CD3AC5">
        <w:rPr>
          <w:rFonts w:ascii="Times New Roman" w:hAnsi="Times New Roman" w:cs="Times New Roman"/>
          <w:sz w:val="24"/>
          <w:szCs w:val="24"/>
        </w:rPr>
        <w:t xml:space="preserve"> in their simulation modeling</w:t>
      </w:r>
      <w:r w:rsidR="00261534" w:rsidRPr="00CD3AC5">
        <w:rPr>
          <w:rFonts w:ascii="Times New Roman" w:hAnsi="Times New Roman" w:cs="Times New Roman"/>
          <w:sz w:val="24"/>
          <w:szCs w:val="24"/>
        </w:rPr>
        <w:t xml:space="preserve">. </w:t>
      </w:r>
      <w:r w:rsidR="00B67C06" w:rsidRPr="00CD3AC5">
        <w:rPr>
          <w:rFonts w:ascii="Times New Roman" w:hAnsi="Times New Roman" w:cs="Times New Roman"/>
          <w:sz w:val="24"/>
          <w:szCs w:val="24"/>
        </w:rPr>
        <w:t>Because our base estimate of child SSI participation rate is much lower than theirs, we believe that a higher assumed increase in uptake may be appropriate with the proposed policy of raising maximum payment amounts</w:t>
      </w:r>
      <w:r w:rsidR="00E74A26" w:rsidRPr="00CD3AC5">
        <w:rPr>
          <w:rFonts w:ascii="Times New Roman" w:hAnsi="Times New Roman" w:cs="Times New Roman"/>
          <w:sz w:val="24"/>
          <w:szCs w:val="24"/>
        </w:rPr>
        <w:t xml:space="preserve">. </w:t>
      </w:r>
      <w:r w:rsidR="00B67C06" w:rsidRPr="00CD3AC5">
        <w:rPr>
          <w:rFonts w:ascii="Times New Roman" w:hAnsi="Times New Roman" w:cs="Times New Roman"/>
          <w:sz w:val="24"/>
          <w:szCs w:val="24"/>
        </w:rPr>
        <w:t>This would indicate that their estimate o</w:t>
      </w:r>
      <w:r w:rsidR="00C9506D" w:rsidRPr="00CD3AC5">
        <w:rPr>
          <w:rFonts w:ascii="Times New Roman" w:hAnsi="Times New Roman" w:cs="Times New Roman"/>
          <w:sz w:val="24"/>
          <w:szCs w:val="24"/>
        </w:rPr>
        <w:t>f</w:t>
      </w:r>
      <w:r w:rsidR="00B67C06" w:rsidRPr="00CD3AC5">
        <w:rPr>
          <w:rFonts w:ascii="Times New Roman" w:hAnsi="Times New Roman" w:cs="Times New Roman"/>
          <w:sz w:val="24"/>
          <w:szCs w:val="24"/>
        </w:rPr>
        <w:t xml:space="preserve"> the overall impact on child poverty may be understated. Either way,</w:t>
      </w:r>
      <w:r w:rsidR="00E74A26" w:rsidRPr="00CD3AC5">
        <w:rPr>
          <w:rFonts w:ascii="Times New Roman" w:hAnsi="Times New Roman" w:cs="Times New Roman"/>
          <w:sz w:val="24"/>
          <w:szCs w:val="24"/>
        </w:rPr>
        <w:t xml:space="preserve"> we estimate that raising the child SSI participation rates of states below the US average up to the US average would affect the lives of 121,744 children (Supplementary Table </w:t>
      </w:r>
      <w:r w:rsidR="00BE7275" w:rsidRPr="00CD3AC5">
        <w:rPr>
          <w:rFonts w:ascii="Times New Roman" w:hAnsi="Times New Roman" w:cs="Times New Roman"/>
          <w:sz w:val="24"/>
          <w:szCs w:val="24"/>
        </w:rPr>
        <w:t>S2</w:t>
      </w:r>
      <w:r w:rsidR="00E74A26" w:rsidRPr="00CD3AC5">
        <w:rPr>
          <w:rFonts w:ascii="Times New Roman" w:hAnsi="Times New Roman" w:cs="Times New Roman"/>
          <w:sz w:val="24"/>
          <w:szCs w:val="24"/>
        </w:rPr>
        <w:t xml:space="preserve">), </w:t>
      </w:r>
      <w:r w:rsidR="00A53C4A" w:rsidRPr="00CD3AC5">
        <w:rPr>
          <w:rFonts w:ascii="Times New Roman" w:hAnsi="Times New Roman" w:cs="Times New Roman"/>
          <w:sz w:val="24"/>
          <w:szCs w:val="24"/>
        </w:rPr>
        <w:t xml:space="preserve">which is approximately 10% of </w:t>
      </w:r>
      <w:r w:rsidR="00C9506D" w:rsidRPr="00CD3AC5">
        <w:rPr>
          <w:rFonts w:ascii="Times New Roman" w:hAnsi="Times New Roman" w:cs="Times New Roman"/>
          <w:sz w:val="24"/>
          <w:szCs w:val="24"/>
        </w:rPr>
        <w:t xml:space="preserve">the number of </w:t>
      </w:r>
      <w:r w:rsidR="00A53C4A" w:rsidRPr="00CD3AC5">
        <w:rPr>
          <w:rFonts w:ascii="Times New Roman" w:hAnsi="Times New Roman" w:cs="Times New Roman"/>
          <w:sz w:val="24"/>
          <w:szCs w:val="24"/>
        </w:rPr>
        <w:t xml:space="preserve">children that currently receive SSI payments, </w:t>
      </w:r>
      <w:r w:rsidR="00E74A26" w:rsidRPr="00CD3AC5">
        <w:rPr>
          <w:rFonts w:ascii="Times New Roman" w:hAnsi="Times New Roman" w:cs="Times New Roman"/>
          <w:sz w:val="24"/>
          <w:szCs w:val="24"/>
        </w:rPr>
        <w:t>with highest impact in the states of Arizona, California, and Indiana.</w:t>
      </w:r>
      <w:r w:rsidR="00990C05" w:rsidRPr="00CD3AC5">
        <w:rPr>
          <w:rFonts w:ascii="Times New Roman" w:hAnsi="Times New Roman" w:cs="Times New Roman"/>
          <w:sz w:val="24"/>
          <w:szCs w:val="24"/>
        </w:rPr>
        <w:t xml:space="preserve"> </w:t>
      </w:r>
      <w:r w:rsidR="00990C05" w:rsidRPr="00CD3AC5">
        <w:rPr>
          <w:rFonts w:ascii="Times New Roman" w:hAnsi="Times New Roman" w:cs="Times New Roman"/>
          <w:color w:val="FF0000"/>
          <w:sz w:val="24"/>
          <w:szCs w:val="24"/>
        </w:rPr>
        <w:t>(This paragraph needs some work</w:t>
      </w:r>
      <w:r w:rsidR="00A06588" w:rsidRPr="00CD3AC5">
        <w:rPr>
          <w:rFonts w:ascii="Times New Roman" w:hAnsi="Times New Roman" w:cs="Times New Roman"/>
          <w:color w:val="FF0000"/>
          <w:sz w:val="24"/>
          <w:szCs w:val="24"/>
        </w:rPr>
        <w:t xml:space="preserve"> and may be too bold.</w:t>
      </w:r>
      <w:r w:rsidR="00990C05" w:rsidRPr="00CD3AC5">
        <w:rPr>
          <w:rFonts w:ascii="Times New Roman" w:hAnsi="Times New Roman" w:cs="Times New Roman"/>
          <w:color w:val="FF0000"/>
          <w:sz w:val="24"/>
          <w:szCs w:val="24"/>
        </w:rPr>
        <w:t>)</w:t>
      </w:r>
    </w:p>
    <w:p w14:paraId="41CBFB9A" w14:textId="3ECF3559" w:rsidR="00677A53" w:rsidRPr="00CD3AC5" w:rsidRDefault="00990C05" w:rsidP="00315151">
      <w:pPr>
        <w:spacing w:after="0" w:line="360" w:lineRule="auto"/>
        <w:ind w:firstLine="720"/>
        <w:rPr>
          <w:rFonts w:ascii="Times New Roman" w:hAnsi="Times New Roman" w:cs="Times New Roman"/>
          <w:sz w:val="24"/>
          <w:szCs w:val="24"/>
        </w:rPr>
      </w:pPr>
      <w:r w:rsidRPr="00CD3AC5">
        <w:rPr>
          <w:rFonts w:ascii="Times New Roman" w:hAnsi="Times New Roman" w:cs="Times New Roman"/>
          <w:sz w:val="24"/>
          <w:szCs w:val="24"/>
        </w:rPr>
        <w:t>Our findings that</w:t>
      </w:r>
      <w:r w:rsidR="001F3ADC" w:rsidRPr="00CD3AC5">
        <w:rPr>
          <w:rFonts w:ascii="Times New Roman" w:hAnsi="Times New Roman" w:cs="Times New Roman"/>
          <w:sz w:val="24"/>
          <w:szCs w:val="24"/>
        </w:rPr>
        <w:t xml:space="preserve"> significant state-level correlation </w:t>
      </w:r>
      <w:r w:rsidRPr="00CD3AC5">
        <w:rPr>
          <w:rFonts w:ascii="Times New Roman" w:hAnsi="Times New Roman" w:cs="Times New Roman"/>
          <w:sz w:val="24"/>
          <w:szCs w:val="24"/>
        </w:rPr>
        <w:t xml:space="preserve">exist </w:t>
      </w:r>
      <w:r w:rsidR="001F3ADC" w:rsidRPr="00CD3AC5">
        <w:rPr>
          <w:rFonts w:ascii="Times New Roman" w:hAnsi="Times New Roman" w:cs="Times New Roman"/>
          <w:sz w:val="24"/>
          <w:szCs w:val="24"/>
        </w:rPr>
        <w:t xml:space="preserve">between the estimated child SSI participation rates and </w:t>
      </w:r>
      <w:r w:rsidRPr="00CD3AC5">
        <w:rPr>
          <w:rFonts w:ascii="Times New Roman" w:hAnsi="Times New Roman" w:cs="Times New Roman"/>
          <w:sz w:val="24"/>
          <w:szCs w:val="24"/>
        </w:rPr>
        <w:t>urbanized areas</w:t>
      </w:r>
      <w:r w:rsidR="00B87CA7" w:rsidRPr="00CD3AC5">
        <w:rPr>
          <w:rFonts w:ascii="Times New Roman" w:hAnsi="Times New Roman" w:cs="Times New Roman"/>
          <w:sz w:val="24"/>
          <w:szCs w:val="24"/>
        </w:rPr>
        <w:t xml:space="preserve">, </w:t>
      </w:r>
      <w:r w:rsidRPr="00CD3AC5">
        <w:rPr>
          <w:rFonts w:ascii="Times New Roman" w:hAnsi="Times New Roman" w:cs="Times New Roman"/>
          <w:sz w:val="24"/>
          <w:szCs w:val="24"/>
        </w:rPr>
        <w:t xml:space="preserve">the </w:t>
      </w:r>
      <w:r w:rsidR="00E74A26" w:rsidRPr="00CD3AC5">
        <w:rPr>
          <w:rFonts w:ascii="Times New Roman" w:hAnsi="Times New Roman" w:cs="Times New Roman"/>
          <w:sz w:val="24"/>
          <w:szCs w:val="24"/>
        </w:rPr>
        <w:t xml:space="preserve">insurance status </w:t>
      </w:r>
      <w:r w:rsidRPr="00CD3AC5">
        <w:rPr>
          <w:rFonts w:ascii="Times New Roman" w:hAnsi="Times New Roman" w:cs="Times New Roman"/>
          <w:sz w:val="24"/>
          <w:szCs w:val="24"/>
        </w:rPr>
        <w:t>of financially eligible children</w:t>
      </w:r>
      <w:r w:rsidR="00B87CA7" w:rsidRPr="00CD3AC5">
        <w:rPr>
          <w:rFonts w:ascii="Times New Roman" w:hAnsi="Times New Roman" w:cs="Times New Roman"/>
          <w:sz w:val="24"/>
          <w:szCs w:val="24"/>
        </w:rPr>
        <w:t xml:space="preserve">, and </w:t>
      </w:r>
      <w:r w:rsidR="006310F8" w:rsidRPr="00CD3AC5">
        <w:rPr>
          <w:rFonts w:ascii="Times New Roman" w:hAnsi="Times New Roman" w:cs="Times New Roman"/>
          <w:sz w:val="24"/>
          <w:szCs w:val="24"/>
        </w:rPr>
        <w:t>whether Medicaid awards were directly tied to SSI awards</w:t>
      </w:r>
      <w:r w:rsidRPr="00CD3AC5">
        <w:rPr>
          <w:rFonts w:ascii="Times New Roman" w:hAnsi="Times New Roman" w:cs="Times New Roman"/>
          <w:sz w:val="24"/>
          <w:szCs w:val="24"/>
        </w:rPr>
        <w:t xml:space="preserve"> provide high-level guidance for program administrators as to where to potentially target outreach efforts </w:t>
      </w:r>
      <w:r w:rsidR="00E74A26" w:rsidRPr="00CD3AC5">
        <w:rPr>
          <w:rFonts w:ascii="Times New Roman" w:hAnsi="Times New Roman" w:cs="Times New Roman"/>
          <w:sz w:val="24"/>
          <w:szCs w:val="24"/>
        </w:rPr>
        <w:t>(Figure 2, Table 2</w:t>
      </w:r>
      <w:r w:rsidR="006310F8" w:rsidRPr="00CD3AC5">
        <w:rPr>
          <w:rFonts w:ascii="Times New Roman" w:hAnsi="Times New Roman" w:cs="Times New Roman"/>
          <w:sz w:val="24"/>
          <w:szCs w:val="24"/>
        </w:rPr>
        <w:t>, Supplementary Figure S2</w:t>
      </w:r>
      <w:r w:rsidR="00E74A26" w:rsidRPr="00CD3AC5">
        <w:rPr>
          <w:rFonts w:ascii="Times New Roman" w:hAnsi="Times New Roman" w:cs="Times New Roman"/>
          <w:sz w:val="24"/>
          <w:szCs w:val="24"/>
        </w:rPr>
        <w:t>).</w:t>
      </w:r>
      <w:r w:rsidR="001F3ADC" w:rsidRPr="00CD3AC5">
        <w:rPr>
          <w:rFonts w:ascii="Times New Roman" w:hAnsi="Times New Roman" w:cs="Times New Roman"/>
          <w:sz w:val="24"/>
          <w:szCs w:val="24"/>
        </w:rPr>
        <w:t xml:space="preserve"> </w:t>
      </w:r>
      <w:r w:rsidR="006C6724" w:rsidRPr="00CD3AC5">
        <w:rPr>
          <w:rFonts w:ascii="Times New Roman" w:hAnsi="Times New Roman" w:cs="Times New Roman"/>
          <w:sz w:val="24"/>
          <w:szCs w:val="24"/>
        </w:rPr>
        <w:t xml:space="preserve">Areas </w:t>
      </w:r>
      <w:r w:rsidRPr="00CD3AC5">
        <w:rPr>
          <w:rFonts w:ascii="Times New Roman" w:hAnsi="Times New Roman" w:cs="Times New Roman"/>
          <w:sz w:val="24"/>
          <w:szCs w:val="24"/>
        </w:rPr>
        <w:t>that are less populated</w:t>
      </w:r>
      <w:r w:rsidR="006310F8" w:rsidRPr="00CD3AC5">
        <w:rPr>
          <w:rFonts w:ascii="Times New Roman" w:hAnsi="Times New Roman" w:cs="Times New Roman"/>
          <w:sz w:val="24"/>
          <w:szCs w:val="24"/>
        </w:rPr>
        <w:t xml:space="preserve">, </w:t>
      </w:r>
      <w:r w:rsidRPr="00CD3AC5">
        <w:rPr>
          <w:rFonts w:ascii="Times New Roman" w:hAnsi="Times New Roman" w:cs="Times New Roman"/>
          <w:sz w:val="24"/>
          <w:szCs w:val="24"/>
        </w:rPr>
        <w:t xml:space="preserve">less likely to </w:t>
      </w:r>
      <w:r w:rsidR="006C6724" w:rsidRPr="00CD3AC5">
        <w:rPr>
          <w:rFonts w:ascii="Times New Roman" w:hAnsi="Times New Roman" w:cs="Times New Roman"/>
          <w:sz w:val="24"/>
          <w:szCs w:val="24"/>
        </w:rPr>
        <w:t>have</w:t>
      </w:r>
      <w:r w:rsidRPr="00CD3AC5">
        <w:rPr>
          <w:rFonts w:ascii="Times New Roman" w:hAnsi="Times New Roman" w:cs="Times New Roman"/>
          <w:sz w:val="24"/>
          <w:szCs w:val="24"/>
        </w:rPr>
        <w:t xml:space="preserve"> children with health insurance</w:t>
      </w:r>
      <w:r w:rsidR="006310F8" w:rsidRPr="00CD3AC5">
        <w:rPr>
          <w:rFonts w:ascii="Times New Roman" w:hAnsi="Times New Roman" w:cs="Times New Roman"/>
          <w:sz w:val="24"/>
          <w:szCs w:val="24"/>
        </w:rPr>
        <w:t>, and require extra criteria for Medicaid to awarded beyond SSI payment receipt</w:t>
      </w:r>
      <w:r w:rsidRPr="00CD3AC5">
        <w:rPr>
          <w:rFonts w:ascii="Times New Roman" w:hAnsi="Times New Roman" w:cs="Times New Roman"/>
          <w:sz w:val="24"/>
          <w:szCs w:val="24"/>
        </w:rPr>
        <w:t xml:space="preserve"> </w:t>
      </w:r>
      <w:r w:rsidR="006C6724" w:rsidRPr="00CD3AC5">
        <w:rPr>
          <w:rFonts w:ascii="Times New Roman" w:hAnsi="Times New Roman" w:cs="Times New Roman"/>
          <w:sz w:val="24"/>
          <w:szCs w:val="24"/>
        </w:rPr>
        <w:t>are more likely to have a lower-than-average number of program-eligible families even applying for SSI.</w:t>
      </w:r>
      <w:r w:rsidR="00E4353A" w:rsidRPr="00CD3AC5">
        <w:rPr>
          <w:rFonts w:ascii="Times New Roman" w:hAnsi="Times New Roman" w:cs="Times New Roman"/>
          <w:sz w:val="24"/>
          <w:szCs w:val="24"/>
        </w:rPr>
        <w:t xml:space="preserve"> </w:t>
      </w:r>
      <w:r w:rsidR="006310F8" w:rsidRPr="00CD3AC5">
        <w:rPr>
          <w:rFonts w:ascii="Times New Roman" w:hAnsi="Times New Roman" w:cs="Times New Roman"/>
          <w:sz w:val="24"/>
          <w:szCs w:val="24"/>
        </w:rPr>
        <w:t>These</w:t>
      </w:r>
      <w:r w:rsidR="00E4353A" w:rsidRPr="00CD3AC5">
        <w:rPr>
          <w:rFonts w:ascii="Times New Roman" w:hAnsi="Times New Roman" w:cs="Times New Roman"/>
          <w:sz w:val="24"/>
          <w:szCs w:val="24"/>
        </w:rPr>
        <w:t xml:space="preserve"> observation</w:t>
      </w:r>
      <w:r w:rsidR="006310F8" w:rsidRPr="00CD3AC5">
        <w:rPr>
          <w:rFonts w:ascii="Times New Roman" w:hAnsi="Times New Roman" w:cs="Times New Roman"/>
          <w:sz w:val="24"/>
          <w:szCs w:val="24"/>
        </w:rPr>
        <w:t>s</w:t>
      </w:r>
      <w:r w:rsidR="00E4353A" w:rsidRPr="00CD3AC5">
        <w:rPr>
          <w:rFonts w:ascii="Times New Roman" w:hAnsi="Times New Roman" w:cs="Times New Roman"/>
          <w:sz w:val="24"/>
          <w:szCs w:val="24"/>
        </w:rPr>
        <w:t xml:space="preserve"> could be evidence of an aggregated word-of-mouth effect in which program awareness is highest in states with </w:t>
      </w:r>
      <w:r w:rsidR="00E4353A" w:rsidRPr="00CD3AC5">
        <w:rPr>
          <w:rFonts w:ascii="Times New Roman" w:hAnsi="Times New Roman" w:cs="Times New Roman"/>
          <w:sz w:val="24"/>
          <w:szCs w:val="24"/>
        </w:rPr>
        <w:lastRenderedPageBreak/>
        <w:t>more concentrated populations</w:t>
      </w:r>
      <w:r w:rsidR="006310F8" w:rsidRPr="00CD3AC5">
        <w:rPr>
          <w:rFonts w:ascii="Times New Roman" w:hAnsi="Times New Roman" w:cs="Times New Roman"/>
          <w:sz w:val="24"/>
          <w:szCs w:val="24"/>
        </w:rPr>
        <w:t xml:space="preserve"> and that the higher transaction cost of applying for Medicaid separately from SSI can be damaging for program participation</w:t>
      </w:r>
      <w:r w:rsidR="00E4353A" w:rsidRPr="00CD3AC5">
        <w:rPr>
          <w:rFonts w:ascii="Times New Roman" w:hAnsi="Times New Roman" w:cs="Times New Roman"/>
          <w:sz w:val="24"/>
          <w:szCs w:val="24"/>
        </w:rPr>
        <w:t>.</w:t>
      </w:r>
      <w:r w:rsidR="006C6724" w:rsidRPr="00CD3AC5">
        <w:rPr>
          <w:rFonts w:ascii="Times New Roman" w:hAnsi="Times New Roman" w:cs="Times New Roman"/>
          <w:sz w:val="24"/>
          <w:szCs w:val="24"/>
        </w:rPr>
        <w:t xml:space="preserve"> Although we did not find statistically significant associations between state-level policies like Medicaid</w:t>
      </w:r>
      <w:r w:rsidR="00B87CA7" w:rsidRPr="00CD3AC5">
        <w:rPr>
          <w:rFonts w:ascii="Times New Roman" w:hAnsi="Times New Roman" w:cs="Times New Roman"/>
          <w:sz w:val="24"/>
          <w:szCs w:val="24"/>
        </w:rPr>
        <w:t xml:space="preserve"> expansion </w:t>
      </w:r>
      <w:r w:rsidR="006C6724" w:rsidRPr="00CD3AC5">
        <w:rPr>
          <w:rFonts w:ascii="Times New Roman" w:hAnsi="Times New Roman" w:cs="Times New Roman"/>
          <w:sz w:val="24"/>
          <w:szCs w:val="24"/>
        </w:rPr>
        <w:t xml:space="preserve">and </w:t>
      </w:r>
      <w:r w:rsidR="008768F5" w:rsidRPr="00CD3AC5">
        <w:rPr>
          <w:rFonts w:ascii="Times New Roman" w:hAnsi="Times New Roman" w:cs="Times New Roman"/>
          <w:sz w:val="24"/>
          <w:szCs w:val="24"/>
        </w:rPr>
        <w:t xml:space="preserve">offering </w:t>
      </w:r>
      <w:r w:rsidR="006C6724" w:rsidRPr="00CD3AC5">
        <w:rPr>
          <w:rFonts w:ascii="Times New Roman" w:hAnsi="Times New Roman" w:cs="Times New Roman"/>
          <w:sz w:val="24"/>
          <w:szCs w:val="24"/>
        </w:rPr>
        <w:t xml:space="preserve">SSP for children, our </w:t>
      </w:r>
      <w:r w:rsidR="00171B82" w:rsidRPr="00CD3AC5">
        <w:rPr>
          <w:rFonts w:ascii="Times New Roman" w:hAnsi="Times New Roman" w:cs="Times New Roman"/>
          <w:sz w:val="24"/>
          <w:szCs w:val="24"/>
        </w:rPr>
        <w:t>bootstrap analysis</w:t>
      </w:r>
      <w:r w:rsidR="006C6724" w:rsidRPr="00CD3AC5">
        <w:rPr>
          <w:rFonts w:ascii="Times New Roman" w:hAnsi="Times New Roman" w:cs="Times New Roman"/>
          <w:sz w:val="24"/>
          <w:szCs w:val="24"/>
        </w:rPr>
        <w:t xml:space="preserve"> at least hint</w:t>
      </w:r>
      <w:r w:rsidR="00171B82" w:rsidRPr="00CD3AC5">
        <w:rPr>
          <w:rFonts w:ascii="Times New Roman" w:hAnsi="Times New Roman" w:cs="Times New Roman"/>
          <w:sz w:val="24"/>
          <w:szCs w:val="24"/>
        </w:rPr>
        <w:t>s</w:t>
      </w:r>
      <w:r w:rsidR="006C6724" w:rsidRPr="00CD3AC5">
        <w:rPr>
          <w:rFonts w:ascii="Times New Roman" w:hAnsi="Times New Roman" w:cs="Times New Roman"/>
          <w:sz w:val="24"/>
          <w:szCs w:val="24"/>
        </w:rPr>
        <w:t xml:space="preserve"> that Medicaid</w:t>
      </w:r>
      <w:r w:rsidR="006310F8" w:rsidRPr="00CD3AC5">
        <w:rPr>
          <w:rFonts w:ascii="Times New Roman" w:hAnsi="Times New Roman" w:cs="Times New Roman"/>
          <w:sz w:val="24"/>
          <w:szCs w:val="24"/>
        </w:rPr>
        <w:t xml:space="preserve"> expansion</w:t>
      </w:r>
      <w:r w:rsidR="006C6724" w:rsidRPr="00CD3AC5">
        <w:rPr>
          <w:rFonts w:ascii="Times New Roman" w:hAnsi="Times New Roman" w:cs="Times New Roman"/>
          <w:sz w:val="24"/>
          <w:szCs w:val="24"/>
        </w:rPr>
        <w:t xml:space="preserve"> may have impacted the number of SSI-el</w:t>
      </w:r>
      <w:r w:rsidR="006C1FC4" w:rsidRPr="00CD3AC5">
        <w:rPr>
          <w:rFonts w:ascii="Times New Roman" w:hAnsi="Times New Roman" w:cs="Times New Roman"/>
          <w:sz w:val="24"/>
          <w:szCs w:val="24"/>
        </w:rPr>
        <w:t>i</w:t>
      </w:r>
      <w:r w:rsidR="006C6724" w:rsidRPr="00CD3AC5">
        <w:rPr>
          <w:rFonts w:ascii="Times New Roman" w:hAnsi="Times New Roman" w:cs="Times New Roman"/>
          <w:sz w:val="24"/>
          <w:szCs w:val="24"/>
        </w:rPr>
        <w:t xml:space="preserve">gible families that </w:t>
      </w:r>
      <w:r w:rsidR="006310F8" w:rsidRPr="00CD3AC5">
        <w:rPr>
          <w:rFonts w:ascii="Times New Roman" w:hAnsi="Times New Roman" w:cs="Times New Roman"/>
          <w:sz w:val="24"/>
          <w:szCs w:val="24"/>
        </w:rPr>
        <w:t>participated</w:t>
      </w:r>
      <w:r w:rsidR="006C6724" w:rsidRPr="00CD3AC5">
        <w:rPr>
          <w:rFonts w:ascii="Times New Roman" w:hAnsi="Times New Roman" w:cs="Times New Roman"/>
          <w:sz w:val="24"/>
          <w:szCs w:val="24"/>
        </w:rPr>
        <w:t xml:space="preserve"> (Table </w:t>
      </w:r>
      <w:r w:rsidR="006C1FC4" w:rsidRPr="00CD3AC5">
        <w:rPr>
          <w:rFonts w:ascii="Times New Roman" w:hAnsi="Times New Roman" w:cs="Times New Roman"/>
          <w:sz w:val="24"/>
          <w:szCs w:val="24"/>
        </w:rPr>
        <w:t>2</w:t>
      </w:r>
      <w:r w:rsidR="006C6724" w:rsidRPr="00CD3AC5">
        <w:rPr>
          <w:rFonts w:ascii="Times New Roman" w:hAnsi="Times New Roman" w:cs="Times New Roman"/>
          <w:sz w:val="24"/>
          <w:szCs w:val="24"/>
        </w:rPr>
        <w:t xml:space="preserve">). </w:t>
      </w:r>
    </w:p>
    <w:p w14:paraId="614286D2" w14:textId="229C84DB" w:rsidR="00FC08B2" w:rsidRPr="00CD3AC5" w:rsidRDefault="00B513B3" w:rsidP="00315151">
      <w:pPr>
        <w:spacing w:after="0" w:line="360" w:lineRule="auto"/>
        <w:ind w:firstLine="720"/>
        <w:rPr>
          <w:rFonts w:ascii="Times New Roman" w:hAnsi="Times New Roman" w:cs="Times New Roman"/>
          <w:sz w:val="24"/>
          <w:szCs w:val="24"/>
        </w:rPr>
      </w:pPr>
      <w:r w:rsidRPr="00CD3AC5">
        <w:rPr>
          <w:rFonts w:ascii="Times New Roman" w:hAnsi="Times New Roman" w:cs="Times New Roman"/>
          <w:sz w:val="24"/>
          <w:szCs w:val="24"/>
        </w:rPr>
        <w:t xml:space="preserve">The output of our work can be </w:t>
      </w:r>
      <w:r w:rsidR="003E6579" w:rsidRPr="00CD3AC5">
        <w:rPr>
          <w:rFonts w:ascii="Times New Roman" w:hAnsi="Times New Roman" w:cs="Times New Roman"/>
          <w:sz w:val="24"/>
          <w:szCs w:val="24"/>
        </w:rPr>
        <w:t xml:space="preserve">also </w:t>
      </w:r>
      <w:r w:rsidRPr="00CD3AC5">
        <w:rPr>
          <w:rFonts w:ascii="Times New Roman" w:hAnsi="Times New Roman" w:cs="Times New Roman"/>
          <w:sz w:val="24"/>
          <w:szCs w:val="24"/>
        </w:rPr>
        <w:t xml:space="preserve">used as input for a variety of subsequent analyses on public policies. In specific, the base state-level estimates can be used as the </w:t>
      </w:r>
      <w:r w:rsidR="000459F8" w:rsidRPr="00CD3AC5">
        <w:rPr>
          <w:rFonts w:ascii="Times New Roman" w:hAnsi="Times New Roman" w:cs="Times New Roman"/>
          <w:sz w:val="24"/>
          <w:szCs w:val="24"/>
        </w:rPr>
        <w:t>outcome or treatment</w:t>
      </w:r>
      <w:r w:rsidRPr="00CD3AC5">
        <w:rPr>
          <w:rFonts w:ascii="Times New Roman" w:hAnsi="Times New Roman" w:cs="Times New Roman"/>
          <w:sz w:val="24"/>
          <w:szCs w:val="24"/>
        </w:rPr>
        <w:t xml:space="preserve"> variable</w:t>
      </w:r>
      <w:r w:rsidR="000459F8" w:rsidRPr="00CD3AC5">
        <w:rPr>
          <w:rFonts w:ascii="Times New Roman" w:hAnsi="Times New Roman" w:cs="Times New Roman"/>
          <w:sz w:val="24"/>
          <w:szCs w:val="24"/>
        </w:rPr>
        <w:t xml:space="preserve"> of interest in</w:t>
      </w:r>
      <w:r w:rsidRPr="00CD3AC5">
        <w:rPr>
          <w:rFonts w:ascii="Times New Roman" w:hAnsi="Times New Roman" w:cs="Times New Roman"/>
          <w:sz w:val="24"/>
          <w:szCs w:val="24"/>
        </w:rPr>
        <w:t xml:space="preserve"> a difference-in-difference econometric analysis</w:t>
      </w:r>
      <w:r w:rsidR="000459F8" w:rsidRPr="00CD3AC5">
        <w:rPr>
          <w:rFonts w:ascii="Times New Roman" w:hAnsi="Times New Roman" w:cs="Times New Roman"/>
          <w:sz w:val="24"/>
          <w:szCs w:val="24"/>
        </w:rPr>
        <w:t>, similar to what one study on the interaction between public health insurance expansion and SSI applications has done</w:t>
      </w:r>
      <w:r w:rsidRPr="00CD3AC5">
        <w:rPr>
          <w:rFonts w:ascii="Times New Roman" w:hAnsi="Times New Roman" w:cs="Times New Roman"/>
          <w:sz w:val="24"/>
          <w:szCs w:val="24"/>
        </w:rPr>
        <w:t>.</w:t>
      </w:r>
      <w:r w:rsidR="000459F8" w:rsidRPr="00CD3AC5">
        <w:rPr>
          <w:rFonts w:ascii="Times New Roman" w:hAnsi="Times New Roman" w:cs="Times New Roman"/>
          <w:sz w:val="24"/>
          <w:szCs w:val="24"/>
        </w:rPr>
        <w:fldChar w:fldCharType="begin"/>
      </w:r>
      <w:r w:rsidR="000459F8" w:rsidRPr="00CD3AC5">
        <w:rPr>
          <w:rFonts w:ascii="Times New Roman" w:hAnsi="Times New Roman" w:cs="Times New Roman"/>
          <w:sz w:val="24"/>
          <w:szCs w:val="24"/>
        </w:rPr>
        <w:instrText xml:space="preserve"> ADDIN ZOTERO_ITEM CSL_CITATION {"citationID":"EmuBaJM3","properties":{"formattedCitation":"\\super 13\\nosupersub{}","plainCitation":"13","noteIndex":0},"citationItems":[{"id":1004,"uris":["http://zotero.org/users/6239254/items/BE2FLMZT"],"itemData":{"id":1004,"type":"article-journal","abstract":"This study explores the interplay between two important public programs for vulnerable children: Medicaid and the Supplemental Security Income (SSI) program. Children's public health insurance eligibility increased dramatically during the late 1990s with the launch of the Children's Health Insurance Program along with concurrent Medicaid expansions. We use a measure of simulated eligibility as an exogenous source of variation in Medicaid generosity to identify the effects of the eligibility expansions on SSI outcomes. Though increases in eligibility for public health insurance did not affect contemporaneous youth SSI applications or awards on average, expansions in coverage significantly decreased both applications and awards in states where SSI recipients did not automatically receive Medicaid. We attribute the difference in findings to the higher transactions costs associated with entering Medicaid via SSI in such states. In the long-term, increased public insurance eligibility during childhood reduces young adult SSI applications to some extent, consistent with recent findings that Medicaid coverage in youth improves adult health and economic outcomes.","container-title":"Journal of Health Economics","DOI":"10.1016/j.jhealeco.2019.02.003","ISSN":"1879-1646","journalAbbreviation":"J Health Econ","language":"eng","note":"PMID: 30822747","page":"80-92","source":"PubMed","title":"Contemporaneous and long-term effects of children's public health insurance expansions on Supplemental Security Income participation","volume":"64","author":[{"family":"Levere","given":"Michael"},{"family":"Orzol","given":"Sean"},{"family":"Leininger","given":"Lindsey"},{"family":"Early","given":"Nancy"}],"issued":{"date-parts":[["2019",3]]}}}],"schema":"https://github.com/citation-style-language/schema/raw/master/csl-citation.json"} </w:instrText>
      </w:r>
      <w:r w:rsidR="000459F8" w:rsidRPr="00CD3AC5">
        <w:rPr>
          <w:rFonts w:ascii="Times New Roman" w:hAnsi="Times New Roman" w:cs="Times New Roman"/>
          <w:sz w:val="24"/>
          <w:szCs w:val="24"/>
        </w:rPr>
        <w:fldChar w:fldCharType="separate"/>
      </w:r>
      <w:r w:rsidR="000459F8" w:rsidRPr="00CD3AC5">
        <w:rPr>
          <w:rFonts w:ascii="Times New Roman" w:hAnsi="Times New Roman" w:cs="Times New Roman"/>
          <w:sz w:val="24"/>
          <w:szCs w:val="28"/>
          <w:vertAlign w:val="superscript"/>
        </w:rPr>
        <w:t>13</w:t>
      </w:r>
      <w:r w:rsidR="000459F8" w:rsidRPr="00CD3AC5">
        <w:rPr>
          <w:rFonts w:ascii="Times New Roman" w:hAnsi="Times New Roman" w:cs="Times New Roman"/>
          <w:sz w:val="24"/>
          <w:szCs w:val="24"/>
        </w:rPr>
        <w:fldChar w:fldCharType="end"/>
      </w:r>
      <w:r w:rsidRPr="00CD3AC5">
        <w:rPr>
          <w:rFonts w:ascii="Times New Roman" w:hAnsi="Times New Roman" w:cs="Times New Roman"/>
          <w:sz w:val="24"/>
          <w:szCs w:val="24"/>
        </w:rPr>
        <w:t xml:space="preserve"> In addition, the output of our distributional analysis can be used as parameter input for cost-effectiveness analyses or policy-simulation analysis, similar to</w:t>
      </w:r>
      <w:r w:rsidR="008768F5" w:rsidRPr="00CD3AC5">
        <w:rPr>
          <w:rFonts w:ascii="Times New Roman" w:hAnsi="Times New Roman" w:cs="Times New Roman"/>
          <w:sz w:val="24"/>
          <w:szCs w:val="24"/>
        </w:rPr>
        <w:t xml:space="preserve"> the hypothetical policy</w:t>
      </w:r>
      <w:r w:rsidRPr="00CD3AC5">
        <w:rPr>
          <w:rFonts w:ascii="Times New Roman" w:hAnsi="Times New Roman" w:cs="Times New Roman"/>
          <w:sz w:val="24"/>
          <w:szCs w:val="24"/>
        </w:rPr>
        <w:t xml:space="preserve"> simulations </w:t>
      </w:r>
      <w:r w:rsidR="004577D8" w:rsidRPr="00CD3AC5">
        <w:rPr>
          <w:rFonts w:ascii="Times New Roman" w:hAnsi="Times New Roman" w:cs="Times New Roman"/>
          <w:sz w:val="24"/>
          <w:szCs w:val="24"/>
        </w:rPr>
        <w:t>performed by</w:t>
      </w:r>
      <w:r w:rsidRPr="00CD3AC5">
        <w:rPr>
          <w:rFonts w:ascii="Times New Roman" w:hAnsi="Times New Roman" w:cs="Times New Roman"/>
          <w:sz w:val="24"/>
          <w:szCs w:val="24"/>
        </w:rPr>
        <w:t xml:space="preserve"> NASEM.</w:t>
      </w:r>
      <w:r w:rsidR="008768F5" w:rsidRPr="00CD3AC5">
        <w:rPr>
          <w:rFonts w:ascii="Times New Roman" w:hAnsi="Times New Roman" w:cs="Times New Roman"/>
          <w:sz w:val="24"/>
          <w:szCs w:val="24"/>
        </w:rPr>
        <w:fldChar w:fldCharType="begin"/>
      </w:r>
      <w:r w:rsidR="008768F5" w:rsidRPr="00CD3AC5">
        <w:rPr>
          <w:rFonts w:ascii="Times New Roman" w:hAnsi="Times New Roman" w:cs="Times New Roman"/>
          <w:sz w:val="24"/>
          <w:szCs w:val="24"/>
        </w:rPr>
        <w:instrText xml:space="preserve"> ADDIN ZOTERO_ITEM CSL_CITATION {"citationID":"fQPUWJyx","properties":{"formattedCitation":"\\super 7\\nosupersub{}","plainCitation":"7","noteIndex":0},"citationItems":[{"id":951,"uris":["http://zotero.org/users/6239254/items/2YERX7Q7"],"itemData":{"id":951,"type":"book","abstract":"Download a PDF of \"A Roadmap to Reducing Child Poverty\" by the National Academies of Sciences, Engineering, and Medicine for free.","ISBN":"978-0-309-48398-8","language":"en","note":"DOI: 10.17226/25246","source":"nap.nationalacademies.org","title":"A Roadmap to Reducing Child Poverty","URL":"https://nap.nationalacademies.org/catalog/25246/a-roadmap-to-reducing-child-poverty","author":[{"family":"National Academies of Sciences","given":"Engineering"}],"accessed":{"date-parts":[["2022",6,25]]},"issued":{"date-parts":[["2019",2,28]]}}}],"schema":"https://github.com/citation-style-language/schema/raw/master/csl-citation.json"} </w:instrText>
      </w:r>
      <w:r w:rsidR="008768F5" w:rsidRPr="00CD3AC5">
        <w:rPr>
          <w:rFonts w:ascii="Times New Roman" w:hAnsi="Times New Roman" w:cs="Times New Roman"/>
          <w:sz w:val="24"/>
          <w:szCs w:val="24"/>
        </w:rPr>
        <w:fldChar w:fldCharType="separate"/>
      </w:r>
      <w:r w:rsidR="008768F5" w:rsidRPr="00CD3AC5">
        <w:rPr>
          <w:rFonts w:ascii="Times New Roman" w:hAnsi="Times New Roman" w:cs="Times New Roman"/>
          <w:sz w:val="24"/>
          <w:szCs w:val="28"/>
          <w:vertAlign w:val="superscript"/>
        </w:rPr>
        <w:t>7</w:t>
      </w:r>
      <w:r w:rsidR="008768F5" w:rsidRPr="00CD3AC5">
        <w:rPr>
          <w:rFonts w:ascii="Times New Roman" w:hAnsi="Times New Roman" w:cs="Times New Roman"/>
          <w:sz w:val="24"/>
          <w:szCs w:val="24"/>
        </w:rPr>
        <w:fldChar w:fldCharType="end"/>
      </w:r>
      <w:r w:rsidRPr="00CD3AC5">
        <w:rPr>
          <w:rFonts w:ascii="Times New Roman" w:hAnsi="Times New Roman" w:cs="Times New Roman"/>
          <w:sz w:val="24"/>
          <w:szCs w:val="24"/>
        </w:rPr>
        <w:t xml:space="preserve"> </w:t>
      </w:r>
    </w:p>
    <w:p w14:paraId="471518C3" w14:textId="0F63CB95" w:rsidR="00A06588" w:rsidRPr="00CD3AC5" w:rsidRDefault="00A06588" w:rsidP="00315151">
      <w:pPr>
        <w:spacing w:after="0" w:line="360" w:lineRule="auto"/>
        <w:ind w:firstLine="720"/>
        <w:rPr>
          <w:rFonts w:ascii="Times New Roman" w:hAnsi="Times New Roman" w:cs="Times New Roman"/>
          <w:sz w:val="24"/>
          <w:szCs w:val="24"/>
        </w:rPr>
      </w:pPr>
    </w:p>
    <w:p w14:paraId="3324302F" w14:textId="77777777" w:rsidR="00A06588" w:rsidRPr="00CD3AC5" w:rsidRDefault="00A06588" w:rsidP="00315151">
      <w:pPr>
        <w:spacing w:after="0" w:line="360" w:lineRule="auto"/>
        <w:rPr>
          <w:rFonts w:ascii="Times New Roman" w:hAnsi="Times New Roman" w:cs="Times New Roman"/>
          <w:i/>
          <w:iCs/>
          <w:sz w:val="24"/>
          <w:szCs w:val="24"/>
        </w:rPr>
      </w:pPr>
      <w:r w:rsidRPr="00CD3AC5">
        <w:rPr>
          <w:rFonts w:ascii="Times New Roman" w:hAnsi="Times New Roman" w:cs="Times New Roman"/>
          <w:i/>
          <w:iCs/>
          <w:sz w:val="24"/>
          <w:szCs w:val="24"/>
        </w:rPr>
        <w:t>Limitations</w:t>
      </w:r>
    </w:p>
    <w:p w14:paraId="5155C157" w14:textId="2186198D" w:rsidR="00CC3A21" w:rsidRPr="00CD3AC5" w:rsidRDefault="00A06588" w:rsidP="00315151">
      <w:pPr>
        <w:spacing w:after="0" w:line="360" w:lineRule="auto"/>
        <w:rPr>
          <w:rFonts w:ascii="Times New Roman" w:hAnsi="Times New Roman" w:cs="Times New Roman"/>
          <w:sz w:val="24"/>
          <w:szCs w:val="24"/>
        </w:rPr>
      </w:pPr>
      <w:r w:rsidRPr="00CD3AC5">
        <w:rPr>
          <w:rFonts w:ascii="Times New Roman" w:hAnsi="Times New Roman" w:cs="Times New Roman"/>
          <w:sz w:val="24"/>
          <w:szCs w:val="24"/>
        </w:rPr>
        <w:t xml:space="preserve">There are several limitations with our study. </w:t>
      </w:r>
      <w:r w:rsidR="00D1481C" w:rsidRPr="00CD3AC5">
        <w:rPr>
          <w:rFonts w:ascii="Times New Roman" w:hAnsi="Times New Roman" w:cs="Times New Roman"/>
          <w:sz w:val="24"/>
          <w:szCs w:val="24"/>
        </w:rPr>
        <w:t xml:space="preserve">First, because the data is </w:t>
      </w:r>
      <w:r w:rsidR="006C1FC4" w:rsidRPr="00CD3AC5">
        <w:rPr>
          <w:rFonts w:ascii="Times New Roman" w:hAnsi="Times New Roman" w:cs="Times New Roman"/>
          <w:sz w:val="24"/>
          <w:szCs w:val="24"/>
        </w:rPr>
        <w:t>not linked to person-level SSA data</w:t>
      </w:r>
      <w:r w:rsidR="00D1481C" w:rsidRPr="00CD3AC5">
        <w:rPr>
          <w:rFonts w:ascii="Times New Roman" w:hAnsi="Times New Roman" w:cs="Times New Roman"/>
          <w:sz w:val="24"/>
          <w:szCs w:val="24"/>
        </w:rPr>
        <w:t xml:space="preserve">, </w:t>
      </w:r>
      <w:r w:rsidR="00E90949" w:rsidRPr="00CD3AC5">
        <w:rPr>
          <w:rFonts w:ascii="Times New Roman" w:hAnsi="Times New Roman" w:cs="Times New Roman"/>
          <w:sz w:val="24"/>
          <w:szCs w:val="24"/>
        </w:rPr>
        <w:t>we are only able to carry out the analysis at the state level</w:t>
      </w:r>
      <w:r w:rsidR="000F4DA1" w:rsidRPr="00CD3AC5">
        <w:rPr>
          <w:rFonts w:ascii="Times New Roman" w:hAnsi="Times New Roman" w:cs="Times New Roman"/>
          <w:sz w:val="24"/>
          <w:szCs w:val="24"/>
        </w:rPr>
        <w:t xml:space="preserve"> and do not model the process for determining financial and disability eligibility</w:t>
      </w:r>
      <w:r w:rsidR="005F1516" w:rsidRPr="00CD3AC5">
        <w:rPr>
          <w:rFonts w:ascii="Times New Roman" w:hAnsi="Times New Roman" w:cs="Times New Roman"/>
          <w:sz w:val="24"/>
          <w:szCs w:val="24"/>
        </w:rPr>
        <w:t>,</w:t>
      </w:r>
      <w:r w:rsidR="000F4DA1" w:rsidRPr="00CD3AC5">
        <w:rPr>
          <w:rFonts w:ascii="Times New Roman" w:hAnsi="Times New Roman" w:cs="Times New Roman"/>
          <w:sz w:val="24"/>
          <w:szCs w:val="24"/>
        </w:rPr>
        <w:t xml:space="preserve"> as has been done before.</w:t>
      </w:r>
      <w:r w:rsidR="005F1516" w:rsidRPr="00CD3AC5">
        <w:rPr>
          <w:rFonts w:ascii="Times New Roman" w:hAnsi="Times New Roman" w:cs="Times New Roman"/>
          <w:sz w:val="24"/>
          <w:szCs w:val="24"/>
        </w:rPr>
        <w:fldChar w:fldCharType="begin"/>
      </w:r>
      <w:r w:rsidR="00616174" w:rsidRPr="00CD3AC5">
        <w:rPr>
          <w:rFonts w:ascii="Times New Roman" w:hAnsi="Times New Roman" w:cs="Times New Roman"/>
          <w:sz w:val="24"/>
          <w:szCs w:val="24"/>
        </w:rPr>
        <w:instrText xml:space="preserve"> ADDIN ZOTERO_ITEM CSL_CITATION {"citationID":"gF0XX3c9","properties":{"formattedCitation":"\\super 31,32\\nosupersub{}","plainCitation":"31,32","noteIndex":0},"citationItems":[{"id":994,"uris":["http://zotero.org/users/6239254/items/NYNQQNBN"],"itemData":{"id":994,"type":"article-journal","abstract":"We estimate a multistage sequential logit model reflecting the structure of the disability determination process of the Social Security Administration (SSA). The model is estimated using household survey information exact-matched to SSA records on disability adjudications from 1989 to 1993. Under program provisions, different criteria dictate outcomes at different steps of the determination process. We find that, without the multistaged structural approach, effects of many important health, disability, and vocational factors are not readily discernible. As a result, split-sample predictions of overall allowance rates from the sequential model perform considerably better than do those for the conventional allowed/denied logit regression.","container-title":"The Review of Economics and Statistics","ISSN":"0034-6535","issue":"2","note":"publisher: The MIT Press","page":"348-361","source":"JSTOR","title":"A Structural Model of Social Security's Disability Determination Process","volume":"83","author":[{"family":"Hu","given":"Jianting"},{"family":"Lahiri","given":"Kajal"},{"family":"Vaughan","given":"Denton R."},{"family":"Wixon","given":"Bernard"}],"issued":{"date-parts":[["2001"]]}}},{"id":992,"uris":["http://zotero.org/users/6239254/items/KXELLWUE"],"itemData":{"id":992,"type":"article-journal","abstract":"This article simulates eligibility for Supplemental Security Income (SSI) among the elderly, analyzes factors affecting participation, and looks at the potential effects of various options to modify financial eligibility standards for the federal SSI program. We find that in the estimated noninstitutional elderly population of 30.2 million in the United States in 1991, approximately 2 million individuals aged 65 or older were eligible for SSI (a 6.6 percent rate of eligibility). Our overall estimate of the rate of participation among eligible elderly is approximately 63 percent, suggesting that more than a third of those who are eligible do not participate in the program. The results of our analysis of factors affecting participation among the eligible elderly show that expected SSI benefits and a number of demographic and socioeconomic variables are associated with the probability of participation. We also simulate the effects of various policy options on the poverty rate, poverty gap, annual program cost, the number of participants, and the average estimated benefits among participants. The simulations consider the potential effects of five policy alternatives: Increase the general income exclusion (GIE) from $20 to $80. Increase the earned income exclusion (EIE) from $65 to $260. Increase the federal benefit rate (FBR) by $50 for individuals and $75 for couples and eliminate the GIE. Increase the asset threshold to $3,000 for individuals and $4,500 for couples. Increase the asset threshold to $6,000 for individuals and $9,000 for couples. Using 1991 microdata from the Survey of Income and Program Participation (SIPP) matched to Social Security Administration administrative records and making adjustments reflecting aggregate program statistics, we present the results of our simulations for December 1999. The results show substantial variation in the simulated effects of the five policy alternatives along the various outcome dimensions considered. The simulated effects on the poverty gap of the elderly population range from a 7.9 percent reduction (\"Increase the GIE from $20 to $80\") to a 0.1 percent reduction (\"Increase the EIE from $65 to $260\"). All simulated interventions are expected to increase the rate of SSI participation among the elderly from a high of 20.3 percent (\"Increase the GIE from $20 to $80\") to a low of 0.5 percent (\"Increase the EIE from $65 to $260\"). We also find that the interventions that have greater estimated effects in terms of increased participation and reduced poverty tend to cost more. At the high end, we estimate that increasing the GIE from $20 to $80 could raise annual federal SSI cash benefit outlays by about 46 percent, compared with only 0.9 percent for increasing the EIE from $65 to $260. Similar to the EIE intervention, raising the resource thresholds by 50 percent would reduce the overall poverty gap of the elderly by only 0.2 percent, would increase SSI participation only modestly (by 1.3 percent), but would entail slightly higher program costs (by 1.4 percent). Increasing the asset threshold by 200 percent would have higher estimated effects on all three outcomes, but it would still be associated with relatively low increases in both costs and benefits. Finally, the simulated effects on the three key outcomes of increasing the FBR by $50 for individuals and $75 for couples, combined with eliminating the GIE, are relatively large but are clearly less substantial than increasing the GIE from $20 to $80. This work relies on data from the SIPP matched to administrative data on federal SSI benefits that provide a more accurate picture of SSI participation than has been feasible for previous studies. We simulate eligibility for federal SSI benefits by applying the program rules to detailed information on the characteristics of individuals and couples based on the rich array of demographic and socioeconomic data in the SIPP, particularly the comprehensive information SIPP provides on assets and monthly income. A probit model is estimated to analyze factors affecting participation among the eligible elderly. Finally, we conduct the policy simulations using altered program rules represented by the policy alternatives and predicted participation probabilities to estimate outcomes under simulated program rules. We compare those simulated outcomes to observed outcomes under current program rules. The results of our simulations are conditional on the characteristics of participants and eligibles in 1991, but they also reflect aggregate adjustments capturing substantial changes in overall participation and program benefit levels between 1991 and 1999.","container-title":"Social Security Bulletin","ISSN":"0037-7910","issue":"2","journalAbbreviation":"Soc Secur Bull","language":"eng","note":"PMID: 12428508","page":"16-45","source":"PubMed","title":"Modeling SSI financial eligibility and simulating the effect of policy options","volume":"64","author":[{"family":"Davies","given":"P. S."},{"family":"Huynh","given":"M."},{"family":"Newcomb","given":"C."},{"family":"O'Leary","given":"P."},{"family":"Rupp","given":"K."},{"family":"Sears","given":"J."}],"issued":{"date-parts":[["2001"]],"season":"2002"}}}],"schema":"https://github.com/citation-style-language/schema/raw/master/csl-citation.json"} </w:instrText>
      </w:r>
      <w:r w:rsidR="005F1516" w:rsidRPr="00CD3AC5">
        <w:rPr>
          <w:rFonts w:ascii="Times New Roman" w:hAnsi="Times New Roman" w:cs="Times New Roman"/>
          <w:sz w:val="24"/>
          <w:szCs w:val="24"/>
        </w:rPr>
        <w:fldChar w:fldCharType="separate"/>
      </w:r>
      <w:r w:rsidR="00616174" w:rsidRPr="00CD3AC5">
        <w:rPr>
          <w:rFonts w:ascii="Times New Roman" w:hAnsi="Times New Roman" w:cs="Times New Roman"/>
          <w:sz w:val="24"/>
          <w:szCs w:val="28"/>
          <w:vertAlign w:val="superscript"/>
        </w:rPr>
        <w:t>31,32</w:t>
      </w:r>
      <w:r w:rsidR="005F1516" w:rsidRPr="00CD3AC5">
        <w:rPr>
          <w:rFonts w:ascii="Times New Roman" w:hAnsi="Times New Roman" w:cs="Times New Roman"/>
          <w:sz w:val="24"/>
          <w:szCs w:val="24"/>
        </w:rPr>
        <w:fldChar w:fldCharType="end"/>
      </w:r>
      <w:r w:rsidR="000F4DA1" w:rsidRPr="00CD3AC5">
        <w:rPr>
          <w:rFonts w:ascii="Times New Roman" w:hAnsi="Times New Roman" w:cs="Times New Roman"/>
          <w:sz w:val="24"/>
          <w:szCs w:val="24"/>
        </w:rPr>
        <w:t xml:space="preserve">  </w:t>
      </w:r>
      <w:r w:rsidR="003E6579" w:rsidRPr="00CD3AC5">
        <w:rPr>
          <w:rFonts w:ascii="Times New Roman" w:hAnsi="Times New Roman" w:cs="Times New Roman"/>
          <w:sz w:val="24"/>
          <w:szCs w:val="24"/>
        </w:rPr>
        <w:t>However, our framework can still be used to study other population subgroups by race, social capital, etc.</w:t>
      </w:r>
      <w:r w:rsidR="00794C45" w:rsidRPr="00CD3AC5">
        <w:rPr>
          <w:rFonts w:ascii="Times New Roman" w:hAnsi="Times New Roman" w:cs="Times New Roman"/>
          <w:sz w:val="24"/>
          <w:szCs w:val="24"/>
        </w:rPr>
        <w:t xml:space="preserve"> The lack of person-level data prevents us from gaining insight into </w:t>
      </w:r>
      <w:r w:rsidR="00171B82" w:rsidRPr="00CD3AC5">
        <w:rPr>
          <w:rFonts w:ascii="Times New Roman" w:hAnsi="Times New Roman" w:cs="Times New Roman"/>
          <w:sz w:val="24"/>
          <w:szCs w:val="24"/>
        </w:rPr>
        <w:t>application rejections and the reasoning behind continuing disability reviews that ends benefits</w:t>
      </w:r>
      <w:r w:rsidR="00C9506D" w:rsidRPr="00CD3AC5">
        <w:rPr>
          <w:rFonts w:ascii="Times New Roman" w:hAnsi="Times New Roman" w:cs="Times New Roman"/>
          <w:sz w:val="24"/>
          <w:szCs w:val="24"/>
        </w:rPr>
        <w:t>,</w:t>
      </w:r>
      <w:r w:rsidR="00171B82" w:rsidRPr="00CD3AC5">
        <w:rPr>
          <w:rFonts w:ascii="Times New Roman" w:hAnsi="Times New Roman" w:cs="Times New Roman"/>
          <w:sz w:val="24"/>
          <w:szCs w:val="24"/>
        </w:rPr>
        <w:t xml:space="preserve"> </w:t>
      </w:r>
      <w:r w:rsidR="00C9506D" w:rsidRPr="00CD3AC5">
        <w:rPr>
          <w:rFonts w:ascii="Times New Roman" w:hAnsi="Times New Roman" w:cs="Times New Roman"/>
          <w:sz w:val="24"/>
          <w:szCs w:val="24"/>
        </w:rPr>
        <w:t>both of which</w:t>
      </w:r>
      <w:r w:rsidR="00794C45" w:rsidRPr="00CD3AC5">
        <w:rPr>
          <w:rFonts w:ascii="Times New Roman" w:hAnsi="Times New Roman" w:cs="Times New Roman"/>
          <w:sz w:val="24"/>
          <w:szCs w:val="24"/>
        </w:rPr>
        <w:t xml:space="preserve"> may be informative for developing a</w:t>
      </w:r>
      <w:r w:rsidR="00C9506D" w:rsidRPr="00CD3AC5">
        <w:rPr>
          <w:rFonts w:ascii="Times New Roman" w:hAnsi="Times New Roman" w:cs="Times New Roman"/>
          <w:sz w:val="24"/>
          <w:szCs w:val="24"/>
        </w:rPr>
        <w:t>n accurate</w:t>
      </w:r>
      <w:r w:rsidR="00794C45" w:rsidRPr="00CD3AC5">
        <w:rPr>
          <w:rFonts w:ascii="Times New Roman" w:hAnsi="Times New Roman" w:cs="Times New Roman"/>
          <w:sz w:val="24"/>
          <w:szCs w:val="24"/>
        </w:rPr>
        <w:t xml:space="preserve"> participation estimate. </w:t>
      </w:r>
      <w:r w:rsidR="00B92EBD" w:rsidRPr="00CD3AC5">
        <w:rPr>
          <w:rFonts w:ascii="Times New Roman" w:hAnsi="Times New Roman" w:cs="Times New Roman"/>
          <w:sz w:val="24"/>
          <w:szCs w:val="24"/>
        </w:rPr>
        <w:t>Hypothetical</w:t>
      </w:r>
      <w:r w:rsidR="00171B82" w:rsidRPr="00CD3AC5">
        <w:rPr>
          <w:rFonts w:ascii="Times New Roman" w:hAnsi="Times New Roman" w:cs="Times New Roman"/>
          <w:sz w:val="24"/>
          <w:szCs w:val="24"/>
        </w:rPr>
        <w:t>ly</w:t>
      </w:r>
      <w:r w:rsidR="00B92EBD" w:rsidRPr="00CD3AC5">
        <w:rPr>
          <w:rFonts w:ascii="Times New Roman" w:hAnsi="Times New Roman" w:cs="Times New Roman"/>
          <w:sz w:val="24"/>
          <w:szCs w:val="24"/>
        </w:rPr>
        <w:t>, t</w:t>
      </w:r>
      <w:r w:rsidR="00CC3A21" w:rsidRPr="00CD3AC5">
        <w:rPr>
          <w:rFonts w:ascii="Times New Roman" w:hAnsi="Times New Roman" w:cs="Times New Roman"/>
          <w:sz w:val="24"/>
          <w:szCs w:val="24"/>
        </w:rPr>
        <w:t xml:space="preserve">he </w:t>
      </w:r>
      <w:r w:rsidR="00470AFB" w:rsidRPr="00CD3AC5">
        <w:rPr>
          <w:rFonts w:ascii="Times New Roman" w:hAnsi="Times New Roman" w:cs="Times New Roman"/>
          <w:sz w:val="24"/>
          <w:szCs w:val="24"/>
        </w:rPr>
        <w:t xml:space="preserve">Census Bureau’s </w:t>
      </w:r>
      <w:r w:rsidR="00BC4E3D" w:rsidRPr="00CD3AC5">
        <w:rPr>
          <w:rFonts w:ascii="Times New Roman" w:hAnsi="Times New Roman" w:cs="Times New Roman"/>
          <w:sz w:val="24"/>
          <w:szCs w:val="24"/>
        </w:rPr>
        <w:t>ACS</w:t>
      </w:r>
      <w:r w:rsidR="00CC3A21" w:rsidRPr="00CD3AC5">
        <w:rPr>
          <w:rFonts w:ascii="Times New Roman" w:hAnsi="Times New Roman" w:cs="Times New Roman"/>
          <w:sz w:val="24"/>
          <w:szCs w:val="24"/>
        </w:rPr>
        <w:t xml:space="preserve"> </w:t>
      </w:r>
      <w:r w:rsidR="00BC4E3D" w:rsidRPr="00CD3AC5">
        <w:rPr>
          <w:rFonts w:ascii="Times New Roman" w:hAnsi="Times New Roman" w:cs="Times New Roman"/>
          <w:sz w:val="24"/>
          <w:szCs w:val="24"/>
        </w:rPr>
        <w:t>Public Use Microdata Sample</w:t>
      </w:r>
      <w:r w:rsidR="003C580D" w:rsidRPr="00CD3AC5">
        <w:rPr>
          <w:rFonts w:ascii="Times New Roman" w:hAnsi="Times New Roman" w:cs="Times New Roman"/>
          <w:sz w:val="24"/>
          <w:szCs w:val="24"/>
        </w:rPr>
        <w:t xml:space="preserve"> </w:t>
      </w:r>
      <w:r w:rsidR="00470AFB" w:rsidRPr="00CD3AC5">
        <w:rPr>
          <w:rFonts w:ascii="Times New Roman" w:hAnsi="Times New Roman" w:cs="Times New Roman"/>
          <w:sz w:val="24"/>
          <w:szCs w:val="24"/>
        </w:rPr>
        <w:t>or Survey of Income and Program Participation</w:t>
      </w:r>
      <w:r w:rsidR="00BC4E3D" w:rsidRPr="00CD3AC5">
        <w:rPr>
          <w:rFonts w:ascii="Times New Roman" w:hAnsi="Times New Roman" w:cs="Times New Roman"/>
          <w:sz w:val="24"/>
          <w:szCs w:val="24"/>
        </w:rPr>
        <w:t xml:space="preserve"> </w:t>
      </w:r>
      <w:r w:rsidR="00B92EBD" w:rsidRPr="00CD3AC5">
        <w:rPr>
          <w:rFonts w:ascii="Times New Roman" w:hAnsi="Times New Roman" w:cs="Times New Roman"/>
          <w:sz w:val="24"/>
          <w:szCs w:val="24"/>
        </w:rPr>
        <w:t xml:space="preserve">and </w:t>
      </w:r>
      <w:r w:rsidR="00F00AC5" w:rsidRPr="00CD3AC5">
        <w:rPr>
          <w:rFonts w:ascii="Times New Roman" w:hAnsi="Times New Roman" w:cs="Times New Roman"/>
          <w:sz w:val="24"/>
          <w:szCs w:val="24"/>
        </w:rPr>
        <w:t>NSCH screener and topical surveys that contain further geographical, demographic, and health information</w:t>
      </w:r>
      <w:r w:rsidR="00B92EBD" w:rsidRPr="00CD3AC5">
        <w:rPr>
          <w:rFonts w:ascii="Times New Roman" w:hAnsi="Times New Roman" w:cs="Times New Roman"/>
          <w:sz w:val="24"/>
          <w:szCs w:val="24"/>
        </w:rPr>
        <w:t xml:space="preserve"> </w:t>
      </w:r>
      <w:r w:rsidR="00EB6BC3" w:rsidRPr="00CD3AC5">
        <w:rPr>
          <w:rFonts w:ascii="Times New Roman" w:hAnsi="Times New Roman" w:cs="Times New Roman"/>
          <w:sz w:val="24"/>
          <w:szCs w:val="24"/>
        </w:rPr>
        <w:t xml:space="preserve">could be combined </w:t>
      </w:r>
      <w:r w:rsidR="00B92EBD" w:rsidRPr="00CD3AC5">
        <w:rPr>
          <w:rFonts w:ascii="Times New Roman" w:hAnsi="Times New Roman" w:cs="Times New Roman"/>
          <w:sz w:val="24"/>
          <w:szCs w:val="24"/>
        </w:rPr>
        <w:t>to</w:t>
      </w:r>
      <w:r w:rsidR="00EB6BC3" w:rsidRPr="00CD3AC5">
        <w:rPr>
          <w:rFonts w:ascii="Times New Roman" w:hAnsi="Times New Roman" w:cs="Times New Roman"/>
          <w:sz w:val="24"/>
          <w:szCs w:val="24"/>
        </w:rPr>
        <w:t xml:space="preserve"> develop a </w:t>
      </w:r>
      <w:r w:rsidR="00B92EBD" w:rsidRPr="00CD3AC5">
        <w:rPr>
          <w:rFonts w:ascii="Times New Roman" w:hAnsi="Times New Roman" w:cs="Times New Roman"/>
          <w:sz w:val="24"/>
          <w:szCs w:val="24"/>
        </w:rPr>
        <w:t xml:space="preserve">different </w:t>
      </w:r>
      <w:r w:rsidR="00EB6BC3" w:rsidRPr="00CD3AC5">
        <w:rPr>
          <w:rFonts w:ascii="Times New Roman" w:hAnsi="Times New Roman" w:cs="Times New Roman"/>
          <w:sz w:val="24"/>
          <w:szCs w:val="24"/>
        </w:rPr>
        <w:t>methodology for generating a participation estimate</w:t>
      </w:r>
      <w:r w:rsidR="00B92EBD" w:rsidRPr="00CD3AC5">
        <w:rPr>
          <w:rFonts w:ascii="Times New Roman" w:hAnsi="Times New Roman" w:cs="Times New Roman"/>
          <w:sz w:val="24"/>
          <w:szCs w:val="24"/>
        </w:rPr>
        <w:t>, but it is not clear how this would be done</w:t>
      </w:r>
      <w:r w:rsidR="00EB6BC3" w:rsidRPr="00CD3AC5">
        <w:rPr>
          <w:rFonts w:ascii="Times New Roman" w:hAnsi="Times New Roman" w:cs="Times New Roman"/>
          <w:sz w:val="24"/>
          <w:szCs w:val="24"/>
        </w:rPr>
        <w:t xml:space="preserve">. </w:t>
      </w:r>
    </w:p>
    <w:p w14:paraId="666C0939" w14:textId="2BC4E575" w:rsidR="00C26189" w:rsidRPr="00CD3AC5" w:rsidRDefault="003E6579" w:rsidP="00315151">
      <w:pPr>
        <w:spacing w:after="0" w:line="360" w:lineRule="auto"/>
        <w:ind w:firstLine="720"/>
        <w:rPr>
          <w:rFonts w:ascii="Times New Roman" w:hAnsi="Times New Roman" w:cs="Times New Roman"/>
          <w:sz w:val="24"/>
          <w:szCs w:val="24"/>
        </w:rPr>
      </w:pPr>
      <w:r w:rsidRPr="00CD3AC5">
        <w:rPr>
          <w:rFonts w:ascii="Times New Roman" w:hAnsi="Times New Roman" w:cs="Times New Roman"/>
          <w:sz w:val="24"/>
          <w:szCs w:val="24"/>
        </w:rPr>
        <w:t xml:space="preserve">The incorporation of the uncertainty in public data estimates into our analysis clearly reflects the general </w:t>
      </w:r>
      <w:r w:rsidR="003C580D" w:rsidRPr="00CD3AC5">
        <w:rPr>
          <w:rFonts w:ascii="Times New Roman" w:hAnsi="Times New Roman" w:cs="Times New Roman"/>
          <w:sz w:val="24"/>
          <w:szCs w:val="24"/>
        </w:rPr>
        <w:t>difficulty in</w:t>
      </w:r>
      <w:r w:rsidRPr="00CD3AC5">
        <w:rPr>
          <w:rFonts w:ascii="Times New Roman" w:hAnsi="Times New Roman" w:cs="Times New Roman"/>
          <w:sz w:val="24"/>
          <w:szCs w:val="24"/>
        </w:rPr>
        <w:t xml:space="preserve"> quantif</w:t>
      </w:r>
      <w:r w:rsidR="003C580D" w:rsidRPr="00CD3AC5">
        <w:rPr>
          <w:rFonts w:ascii="Times New Roman" w:hAnsi="Times New Roman" w:cs="Times New Roman"/>
          <w:sz w:val="24"/>
          <w:szCs w:val="24"/>
        </w:rPr>
        <w:t>ying</w:t>
      </w:r>
      <w:r w:rsidRPr="00CD3AC5">
        <w:rPr>
          <w:rFonts w:ascii="Times New Roman" w:hAnsi="Times New Roman" w:cs="Times New Roman"/>
          <w:sz w:val="24"/>
          <w:szCs w:val="24"/>
        </w:rPr>
        <w:t xml:space="preserve"> this participation metric before</w:t>
      </w:r>
      <w:r w:rsidR="00784947" w:rsidRPr="00CD3AC5">
        <w:rPr>
          <w:rFonts w:ascii="Times New Roman" w:hAnsi="Times New Roman" w:cs="Times New Roman"/>
          <w:sz w:val="24"/>
          <w:szCs w:val="24"/>
        </w:rPr>
        <w:t>, but also prevents us from making many strong statements without further investigation</w:t>
      </w:r>
      <w:r w:rsidRPr="00CD3AC5">
        <w:rPr>
          <w:rFonts w:ascii="Times New Roman" w:hAnsi="Times New Roman" w:cs="Times New Roman"/>
          <w:sz w:val="24"/>
          <w:szCs w:val="24"/>
        </w:rPr>
        <w:t xml:space="preserve"> (Figure 3)</w:t>
      </w:r>
      <w:r w:rsidR="00171B82" w:rsidRPr="00CD3AC5">
        <w:rPr>
          <w:rFonts w:ascii="Times New Roman" w:hAnsi="Times New Roman" w:cs="Times New Roman"/>
          <w:sz w:val="24"/>
          <w:szCs w:val="24"/>
        </w:rPr>
        <w:t>.</w:t>
      </w:r>
      <w:r w:rsidRPr="00CD3AC5">
        <w:rPr>
          <w:rFonts w:ascii="Times New Roman" w:hAnsi="Times New Roman" w:cs="Times New Roman"/>
          <w:sz w:val="24"/>
          <w:szCs w:val="24"/>
        </w:rPr>
        <w:t xml:space="preserve"> </w:t>
      </w:r>
      <w:r w:rsidR="00B92EBD" w:rsidRPr="00CD3AC5">
        <w:rPr>
          <w:rFonts w:ascii="Times New Roman" w:hAnsi="Times New Roman" w:cs="Times New Roman"/>
          <w:sz w:val="24"/>
          <w:szCs w:val="24"/>
        </w:rPr>
        <w:t xml:space="preserve">In </w:t>
      </w:r>
      <w:r w:rsidR="00171B82" w:rsidRPr="00CD3AC5">
        <w:rPr>
          <w:rFonts w:ascii="Times New Roman" w:hAnsi="Times New Roman" w:cs="Times New Roman"/>
          <w:sz w:val="24"/>
          <w:szCs w:val="24"/>
        </w:rPr>
        <w:t>the bootstrap analysis</w:t>
      </w:r>
      <w:r w:rsidR="00B92EBD" w:rsidRPr="00CD3AC5">
        <w:rPr>
          <w:rFonts w:ascii="Times New Roman" w:hAnsi="Times New Roman" w:cs="Times New Roman"/>
          <w:sz w:val="24"/>
          <w:szCs w:val="24"/>
        </w:rPr>
        <w:t xml:space="preserve">, we randomly weighted the </w:t>
      </w:r>
      <w:r w:rsidR="00784947" w:rsidRPr="00CD3AC5">
        <w:rPr>
          <w:rFonts w:ascii="Times New Roman" w:hAnsi="Times New Roman" w:cs="Times New Roman"/>
          <w:sz w:val="24"/>
          <w:szCs w:val="24"/>
        </w:rPr>
        <w:t xml:space="preserve">two </w:t>
      </w:r>
      <w:r w:rsidR="00B92EBD" w:rsidRPr="00CD3AC5">
        <w:rPr>
          <w:rFonts w:ascii="Times New Roman" w:hAnsi="Times New Roman" w:cs="Times New Roman"/>
          <w:sz w:val="24"/>
          <w:szCs w:val="24"/>
        </w:rPr>
        <w:t xml:space="preserve">disability prevalences used prior to the </w:t>
      </w:r>
      <w:r w:rsidR="00171B82" w:rsidRPr="00CD3AC5">
        <w:rPr>
          <w:rFonts w:ascii="Times New Roman" w:hAnsi="Times New Roman" w:cs="Times New Roman"/>
          <w:sz w:val="24"/>
          <w:szCs w:val="24"/>
        </w:rPr>
        <w:t>participation rate</w:t>
      </w:r>
      <w:r w:rsidR="00B92EBD" w:rsidRPr="00CD3AC5">
        <w:rPr>
          <w:rFonts w:ascii="Times New Roman" w:hAnsi="Times New Roman" w:cs="Times New Roman"/>
          <w:sz w:val="24"/>
          <w:szCs w:val="24"/>
        </w:rPr>
        <w:t xml:space="preserve"> computation </w:t>
      </w:r>
      <w:r w:rsidR="00784947" w:rsidRPr="00CD3AC5">
        <w:rPr>
          <w:rFonts w:ascii="Times New Roman" w:hAnsi="Times New Roman" w:cs="Times New Roman"/>
          <w:sz w:val="24"/>
          <w:szCs w:val="24"/>
        </w:rPr>
        <w:t>to further incorporate uncertainty about which prevalence is closer to ground truth</w:t>
      </w:r>
      <w:r w:rsidR="00B92EBD" w:rsidRPr="00CD3AC5">
        <w:rPr>
          <w:rFonts w:ascii="Times New Roman" w:hAnsi="Times New Roman" w:cs="Times New Roman"/>
          <w:sz w:val="24"/>
          <w:szCs w:val="24"/>
        </w:rPr>
        <w:t xml:space="preserve">. Propagating the uncertainty of our disability prevalent estimates in this way yields the possibility for </w:t>
      </w:r>
      <w:r w:rsidR="003C580D" w:rsidRPr="00CD3AC5">
        <w:rPr>
          <w:rFonts w:ascii="Times New Roman" w:hAnsi="Times New Roman" w:cs="Times New Roman"/>
          <w:sz w:val="24"/>
          <w:szCs w:val="24"/>
        </w:rPr>
        <w:t xml:space="preserve">very </w:t>
      </w:r>
      <w:r w:rsidR="00B92EBD" w:rsidRPr="00CD3AC5">
        <w:rPr>
          <w:rFonts w:ascii="Times New Roman" w:hAnsi="Times New Roman" w:cs="Times New Roman"/>
          <w:sz w:val="24"/>
          <w:szCs w:val="24"/>
        </w:rPr>
        <w:t>high child SSI participation rates, specifically in the states for which our base results indicate ha</w:t>
      </w:r>
      <w:r w:rsidR="000D0264" w:rsidRPr="00CD3AC5">
        <w:rPr>
          <w:rFonts w:ascii="Times New Roman" w:hAnsi="Times New Roman" w:cs="Times New Roman"/>
          <w:sz w:val="24"/>
          <w:szCs w:val="24"/>
        </w:rPr>
        <w:t>d</w:t>
      </w:r>
      <w:r w:rsidR="00B92EBD" w:rsidRPr="00CD3AC5">
        <w:rPr>
          <w:rFonts w:ascii="Times New Roman" w:hAnsi="Times New Roman" w:cs="Times New Roman"/>
          <w:sz w:val="24"/>
          <w:szCs w:val="24"/>
        </w:rPr>
        <w:t xml:space="preserve"> </w:t>
      </w:r>
      <w:r w:rsidR="000D0264" w:rsidRPr="00CD3AC5">
        <w:rPr>
          <w:rFonts w:ascii="Times New Roman" w:hAnsi="Times New Roman" w:cs="Times New Roman"/>
          <w:sz w:val="24"/>
          <w:szCs w:val="24"/>
        </w:rPr>
        <w:t>above-</w:t>
      </w:r>
      <w:r w:rsidR="00B92EBD" w:rsidRPr="00CD3AC5">
        <w:rPr>
          <w:rFonts w:ascii="Times New Roman" w:hAnsi="Times New Roman" w:cs="Times New Roman"/>
          <w:sz w:val="24"/>
          <w:szCs w:val="24"/>
        </w:rPr>
        <w:t xml:space="preserve">average participation (Supplementary </w:t>
      </w:r>
      <w:r w:rsidR="00784947" w:rsidRPr="00CD3AC5">
        <w:rPr>
          <w:rFonts w:ascii="Times New Roman" w:hAnsi="Times New Roman" w:cs="Times New Roman"/>
          <w:sz w:val="24"/>
          <w:szCs w:val="24"/>
        </w:rPr>
        <w:t>Figure</w:t>
      </w:r>
      <w:r w:rsidR="00B92EBD" w:rsidRPr="00CD3AC5">
        <w:rPr>
          <w:rFonts w:ascii="Times New Roman" w:hAnsi="Times New Roman" w:cs="Times New Roman"/>
          <w:sz w:val="24"/>
          <w:szCs w:val="24"/>
        </w:rPr>
        <w:t xml:space="preserve"> </w:t>
      </w:r>
      <w:r w:rsidR="00BE7275" w:rsidRPr="00CD3AC5">
        <w:rPr>
          <w:rFonts w:ascii="Times New Roman" w:hAnsi="Times New Roman" w:cs="Times New Roman"/>
          <w:sz w:val="24"/>
          <w:szCs w:val="24"/>
        </w:rPr>
        <w:t>S</w:t>
      </w:r>
      <w:r w:rsidR="00B92EBD" w:rsidRPr="00CD3AC5">
        <w:rPr>
          <w:rFonts w:ascii="Times New Roman" w:hAnsi="Times New Roman" w:cs="Times New Roman"/>
          <w:sz w:val="24"/>
          <w:szCs w:val="24"/>
        </w:rPr>
        <w:t>3)</w:t>
      </w:r>
      <w:r w:rsidR="000D0264" w:rsidRPr="00CD3AC5">
        <w:rPr>
          <w:rFonts w:ascii="Times New Roman" w:hAnsi="Times New Roman" w:cs="Times New Roman"/>
          <w:sz w:val="24"/>
          <w:szCs w:val="24"/>
        </w:rPr>
        <w:t>.</w:t>
      </w:r>
      <w:r w:rsidR="00B92EBD" w:rsidRPr="00CD3AC5">
        <w:rPr>
          <w:rFonts w:ascii="Times New Roman" w:hAnsi="Times New Roman" w:cs="Times New Roman"/>
          <w:sz w:val="24"/>
          <w:szCs w:val="24"/>
        </w:rPr>
        <w:t xml:space="preserve"> </w:t>
      </w:r>
      <w:r w:rsidR="00971B8B" w:rsidRPr="00CD3AC5">
        <w:rPr>
          <w:rFonts w:ascii="Times New Roman" w:hAnsi="Times New Roman" w:cs="Times New Roman"/>
          <w:sz w:val="24"/>
          <w:szCs w:val="24"/>
        </w:rPr>
        <w:t>If specific beliefs by a researcher are held about which disability prevalence definition aligns more appropriately with the SS</w:t>
      </w:r>
      <w:r w:rsidR="000D0264" w:rsidRPr="00CD3AC5">
        <w:rPr>
          <w:rFonts w:ascii="Times New Roman" w:hAnsi="Times New Roman" w:cs="Times New Roman"/>
          <w:sz w:val="24"/>
          <w:szCs w:val="24"/>
        </w:rPr>
        <w:t>I</w:t>
      </w:r>
      <w:r w:rsidR="00971B8B" w:rsidRPr="00CD3AC5">
        <w:rPr>
          <w:rFonts w:ascii="Times New Roman" w:hAnsi="Times New Roman" w:cs="Times New Roman"/>
          <w:sz w:val="24"/>
          <w:szCs w:val="24"/>
        </w:rPr>
        <w:t xml:space="preserve"> disability criteria, this could be incorporated in a </w:t>
      </w:r>
      <w:r w:rsidR="00971B8B" w:rsidRPr="00CD3AC5">
        <w:rPr>
          <w:rFonts w:ascii="Times New Roman" w:hAnsi="Times New Roman" w:cs="Times New Roman"/>
          <w:sz w:val="24"/>
          <w:szCs w:val="24"/>
        </w:rPr>
        <w:lastRenderedPageBreak/>
        <w:t>modified methodology</w:t>
      </w:r>
      <w:r w:rsidR="00B92EBD" w:rsidRPr="00CD3AC5">
        <w:rPr>
          <w:rFonts w:ascii="Times New Roman" w:hAnsi="Times New Roman" w:cs="Times New Roman"/>
          <w:sz w:val="24"/>
          <w:szCs w:val="24"/>
        </w:rPr>
        <w:t xml:space="preserve"> and more precise estimates would be generated</w:t>
      </w:r>
      <w:r w:rsidR="00971B8B" w:rsidRPr="00CD3AC5">
        <w:rPr>
          <w:rFonts w:ascii="Times New Roman" w:hAnsi="Times New Roman" w:cs="Times New Roman"/>
          <w:sz w:val="24"/>
          <w:szCs w:val="24"/>
        </w:rPr>
        <w:t xml:space="preserve">. </w:t>
      </w:r>
      <w:r w:rsidR="000D0264" w:rsidRPr="00CD3AC5">
        <w:rPr>
          <w:rFonts w:ascii="Times New Roman" w:hAnsi="Times New Roman" w:cs="Times New Roman"/>
          <w:sz w:val="24"/>
          <w:szCs w:val="24"/>
        </w:rPr>
        <w:t>In the end</w:t>
      </w:r>
      <w:r w:rsidR="00FC3509" w:rsidRPr="00CD3AC5">
        <w:rPr>
          <w:rFonts w:ascii="Times New Roman" w:hAnsi="Times New Roman" w:cs="Times New Roman"/>
          <w:sz w:val="24"/>
          <w:szCs w:val="24"/>
        </w:rPr>
        <w:t xml:space="preserve">, this process is necessary because it would be inappropriate for outreach efforts in Wyoming to assume that </w:t>
      </w:r>
      <w:r w:rsidR="000D0264" w:rsidRPr="00CD3AC5">
        <w:rPr>
          <w:rFonts w:ascii="Times New Roman" w:hAnsi="Times New Roman" w:cs="Times New Roman"/>
          <w:sz w:val="24"/>
          <w:szCs w:val="24"/>
        </w:rPr>
        <w:t>they</w:t>
      </w:r>
      <w:r w:rsidR="00C26189" w:rsidRPr="00CD3AC5">
        <w:rPr>
          <w:rFonts w:ascii="Times New Roman" w:hAnsi="Times New Roman" w:cs="Times New Roman"/>
          <w:sz w:val="24"/>
          <w:szCs w:val="24"/>
        </w:rPr>
        <w:t xml:space="preserve"> can operate just like those in Mississippi, a state with a similar percentage of people in urbanized areas </w:t>
      </w:r>
      <w:r w:rsidR="000D0264" w:rsidRPr="00CD3AC5">
        <w:rPr>
          <w:rFonts w:ascii="Times New Roman" w:hAnsi="Times New Roman" w:cs="Times New Roman"/>
          <w:sz w:val="24"/>
          <w:szCs w:val="24"/>
        </w:rPr>
        <w:t xml:space="preserve">but with a much different child SSI participation rate </w:t>
      </w:r>
      <w:r w:rsidR="00FC3509" w:rsidRPr="00CD3AC5">
        <w:rPr>
          <w:rFonts w:ascii="Times New Roman" w:hAnsi="Times New Roman" w:cs="Times New Roman"/>
          <w:sz w:val="24"/>
          <w:szCs w:val="24"/>
        </w:rPr>
        <w:t>(Figure 3).</w:t>
      </w:r>
      <w:r w:rsidR="000D0264" w:rsidRPr="00CD3AC5">
        <w:rPr>
          <w:rFonts w:ascii="Times New Roman" w:hAnsi="Times New Roman" w:cs="Times New Roman"/>
          <w:sz w:val="24"/>
          <w:szCs w:val="24"/>
        </w:rPr>
        <w:t xml:space="preserve"> </w:t>
      </w:r>
      <w:r w:rsidR="00FC3509" w:rsidRPr="00CD3AC5">
        <w:rPr>
          <w:rFonts w:ascii="Times New Roman" w:hAnsi="Times New Roman" w:cs="Times New Roman"/>
          <w:sz w:val="24"/>
          <w:szCs w:val="24"/>
        </w:rPr>
        <w:t xml:space="preserve">The incorporation of uncertainty also prevents us from making more than a </w:t>
      </w:r>
      <w:r w:rsidR="003C580D" w:rsidRPr="00CD3AC5">
        <w:rPr>
          <w:rFonts w:ascii="Times New Roman" w:hAnsi="Times New Roman" w:cs="Times New Roman"/>
          <w:sz w:val="24"/>
          <w:szCs w:val="24"/>
        </w:rPr>
        <w:t>couple of</w:t>
      </w:r>
      <w:r w:rsidR="00FC3509" w:rsidRPr="00CD3AC5">
        <w:rPr>
          <w:rFonts w:ascii="Times New Roman" w:hAnsi="Times New Roman" w:cs="Times New Roman"/>
          <w:sz w:val="24"/>
          <w:szCs w:val="24"/>
        </w:rPr>
        <w:t xml:space="preserve"> </w:t>
      </w:r>
      <w:r w:rsidR="003C580D" w:rsidRPr="00CD3AC5">
        <w:rPr>
          <w:rFonts w:ascii="Times New Roman" w:hAnsi="Times New Roman" w:cs="Times New Roman"/>
          <w:sz w:val="24"/>
          <w:szCs w:val="24"/>
        </w:rPr>
        <w:t>statistical</w:t>
      </w:r>
      <w:r w:rsidR="00FC3509" w:rsidRPr="00CD3AC5">
        <w:rPr>
          <w:rFonts w:ascii="Times New Roman" w:hAnsi="Times New Roman" w:cs="Times New Roman"/>
          <w:sz w:val="24"/>
          <w:szCs w:val="24"/>
        </w:rPr>
        <w:t xml:space="preserve"> claims. </w:t>
      </w:r>
      <w:r w:rsidRPr="00CD3AC5">
        <w:rPr>
          <w:rFonts w:ascii="Times New Roman" w:hAnsi="Times New Roman" w:cs="Times New Roman"/>
          <w:sz w:val="24"/>
          <w:szCs w:val="24"/>
        </w:rPr>
        <w:t xml:space="preserve">For example, we cannot </w:t>
      </w:r>
      <w:r w:rsidR="00FC3509" w:rsidRPr="00CD3AC5">
        <w:rPr>
          <w:rFonts w:ascii="Times New Roman" w:hAnsi="Times New Roman" w:cs="Times New Roman"/>
          <w:sz w:val="24"/>
          <w:szCs w:val="24"/>
        </w:rPr>
        <w:t>claim</w:t>
      </w:r>
      <w:r w:rsidRPr="00CD3AC5">
        <w:rPr>
          <w:rFonts w:ascii="Times New Roman" w:hAnsi="Times New Roman" w:cs="Times New Roman"/>
          <w:sz w:val="24"/>
          <w:szCs w:val="24"/>
        </w:rPr>
        <w:t xml:space="preserve"> with 90% confidence that</w:t>
      </w:r>
      <w:r w:rsidR="00FC3509" w:rsidRPr="00CD3AC5">
        <w:rPr>
          <w:rFonts w:ascii="Times New Roman" w:hAnsi="Times New Roman" w:cs="Times New Roman"/>
          <w:sz w:val="24"/>
          <w:szCs w:val="24"/>
        </w:rPr>
        <w:t xml:space="preserve"> the top state in SSI participation, Arkansas,</w:t>
      </w:r>
      <w:r w:rsidR="004577D8" w:rsidRPr="00CD3AC5">
        <w:rPr>
          <w:rFonts w:ascii="Times New Roman" w:hAnsi="Times New Roman" w:cs="Times New Roman"/>
          <w:sz w:val="24"/>
          <w:szCs w:val="24"/>
        </w:rPr>
        <w:t xml:space="preserve"> </w:t>
      </w:r>
      <w:r w:rsidRPr="00CD3AC5">
        <w:rPr>
          <w:rFonts w:ascii="Times New Roman" w:hAnsi="Times New Roman" w:cs="Times New Roman"/>
          <w:sz w:val="24"/>
          <w:szCs w:val="24"/>
        </w:rPr>
        <w:t>performs above the US average</w:t>
      </w:r>
      <w:r w:rsidR="000D0264" w:rsidRPr="00CD3AC5">
        <w:rPr>
          <w:rFonts w:ascii="Times New Roman" w:hAnsi="Times New Roman" w:cs="Times New Roman"/>
          <w:sz w:val="24"/>
          <w:szCs w:val="24"/>
        </w:rPr>
        <w:t xml:space="preserve"> of 38.6% (Figure 3)</w:t>
      </w:r>
      <w:r w:rsidRPr="00CD3AC5">
        <w:rPr>
          <w:rFonts w:ascii="Times New Roman" w:hAnsi="Times New Roman" w:cs="Times New Roman"/>
          <w:sz w:val="24"/>
          <w:szCs w:val="24"/>
        </w:rPr>
        <w:t xml:space="preserve">. More precise information about child disability prevalence or more complete information about which of the two survey aligns more properly with the SSI disability criteria would eventually allow for </w:t>
      </w:r>
      <w:r w:rsidR="00FC3509" w:rsidRPr="00CD3AC5">
        <w:rPr>
          <w:rFonts w:ascii="Times New Roman" w:hAnsi="Times New Roman" w:cs="Times New Roman"/>
          <w:sz w:val="24"/>
          <w:szCs w:val="24"/>
        </w:rPr>
        <w:t>bolder</w:t>
      </w:r>
      <w:r w:rsidRPr="00CD3AC5">
        <w:rPr>
          <w:rFonts w:ascii="Times New Roman" w:hAnsi="Times New Roman" w:cs="Times New Roman"/>
          <w:sz w:val="24"/>
          <w:szCs w:val="24"/>
        </w:rPr>
        <w:t xml:space="preserve"> statistical statements.</w:t>
      </w:r>
    </w:p>
    <w:p w14:paraId="3BA383D1" w14:textId="77777777" w:rsidR="00D149F5" w:rsidRPr="00CD3AC5" w:rsidRDefault="00D149F5" w:rsidP="00315151">
      <w:pPr>
        <w:spacing w:after="0" w:line="360" w:lineRule="auto"/>
        <w:ind w:firstLine="720"/>
        <w:rPr>
          <w:rFonts w:ascii="Times New Roman" w:hAnsi="Times New Roman" w:cs="Times New Roman"/>
          <w:sz w:val="24"/>
          <w:szCs w:val="24"/>
        </w:rPr>
      </w:pPr>
    </w:p>
    <w:p w14:paraId="2B83E573" w14:textId="099C39E6" w:rsidR="00132D85" w:rsidRPr="00CD3AC5" w:rsidRDefault="00132D85" w:rsidP="00315151">
      <w:pPr>
        <w:spacing w:after="0" w:line="360" w:lineRule="auto"/>
        <w:rPr>
          <w:rFonts w:ascii="Times New Roman" w:hAnsi="Times New Roman" w:cs="Times New Roman"/>
          <w:b/>
          <w:bCs/>
          <w:sz w:val="24"/>
          <w:szCs w:val="24"/>
        </w:rPr>
      </w:pPr>
      <w:r w:rsidRPr="00CD3AC5">
        <w:rPr>
          <w:rFonts w:ascii="Times New Roman" w:hAnsi="Times New Roman" w:cs="Times New Roman"/>
          <w:b/>
          <w:bCs/>
          <w:sz w:val="24"/>
          <w:szCs w:val="24"/>
        </w:rPr>
        <w:t>CONCLUSION</w:t>
      </w:r>
    </w:p>
    <w:p w14:paraId="772DB825" w14:textId="1B95174F" w:rsidR="00381081" w:rsidRPr="00CD3AC5" w:rsidRDefault="00C26189" w:rsidP="00315151">
      <w:pPr>
        <w:spacing w:after="0" w:line="360" w:lineRule="auto"/>
        <w:rPr>
          <w:rFonts w:ascii="Times New Roman" w:hAnsi="Times New Roman" w:cs="Times New Roman"/>
          <w:sz w:val="24"/>
          <w:szCs w:val="24"/>
        </w:rPr>
      </w:pPr>
      <w:r w:rsidRPr="00CD3AC5">
        <w:rPr>
          <w:rFonts w:ascii="Times New Roman" w:hAnsi="Times New Roman" w:cs="Times New Roman"/>
          <w:sz w:val="24"/>
          <w:szCs w:val="24"/>
        </w:rPr>
        <w:t xml:space="preserve">The child SSI participation rates </w:t>
      </w:r>
      <w:r w:rsidR="000D0264" w:rsidRPr="00CD3AC5">
        <w:rPr>
          <w:rFonts w:ascii="Times New Roman" w:hAnsi="Times New Roman" w:cs="Times New Roman"/>
          <w:sz w:val="24"/>
          <w:szCs w:val="24"/>
        </w:rPr>
        <w:t xml:space="preserve">generated </w:t>
      </w:r>
      <w:r w:rsidRPr="00CD3AC5">
        <w:rPr>
          <w:rFonts w:ascii="Times New Roman" w:hAnsi="Times New Roman" w:cs="Times New Roman"/>
          <w:sz w:val="24"/>
          <w:szCs w:val="24"/>
        </w:rPr>
        <w:t>by our</w:t>
      </w:r>
      <w:r w:rsidR="00F0357F" w:rsidRPr="00CD3AC5">
        <w:rPr>
          <w:rFonts w:ascii="Times New Roman" w:hAnsi="Times New Roman" w:cs="Times New Roman"/>
          <w:sz w:val="24"/>
          <w:szCs w:val="24"/>
        </w:rPr>
        <w:t xml:space="preserve"> methodology </w:t>
      </w:r>
      <w:r w:rsidRPr="00CD3AC5">
        <w:rPr>
          <w:rFonts w:ascii="Times New Roman" w:hAnsi="Times New Roman" w:cs="Times New Roman"/>
          <w:sz w:val="24"/>
          <w:szCs w:val="24"/>
        </w:rPr>
        <w:t>serve as</w:t>
      </w:r>
      <w:r w:rsidR="00F0357F" w:rsidRPr="00CD3AC5">
        <w:rPr>
          <w:rFonts w:ascii="Times New Roman" w:hAnsi="Times New Roman" w:cs="Times New Roman"/>
          <w:sz w:val="24"/>
          <w:szCs w:val="24"/>
        </w:rPr>
        <w:t xml:space="preserve"> a starting point for further research</w:t>
      </w:r>
      <w:r w:rsidR="005E5EA4" w:rsidRPr="00CD3AC5">
        <w:rPr>
          <w:rFonts w:ascii="Times New Roman" w:hAnsi="Times New Roman" w:cs="Times New Roman"/>
          <w:sz w:val="24"/>
          <w:szCs w:val="24"/>
        </w:rPr>
        <w:t xml:space="preserve">. We have </w:t>
      </w:r>
      <w:r w:rsidRPr="00CD3AC5">
        <w:rPr>
          <w:rFonts w:ascii="Times New Roman" w:hAnsi="Times New Roman" w:cs="Times New Roman"/>
          <w:sz w:val="24"/>
          <w:szCs w:val="24"/>
        </w:rPr>
        <w:t xml:space="preserve">developed baseline </w:t>
      </w:r>
      <w:r w:rsidR="008351C8" w:rsidRPr="00CD3AC5">
        <w:rPr>
          <w:rFonts w:ascii="Times New Roman" w:hAnsi="Times New Roman" w:cs="Times New Roman"/>
          <w:sz w:val="24"/>
          <w:szCs w:val="24"/>
        </w:rPr>
        <w:t xml:space="preserve">and distributional </w:t>
      </w:r>
      <w:r w:rsidRPr="00CD3AC5">
        <w:rPr>
          <w:rFonts w:ascii="Times New Roman" w:hAnsi="Times New Roman" w:cs="Times New Roman"/>
          <w:sz w:val="24"/>
          <w:szCs w:val="24"/>
        </w:rPr>
        <w:t>rate estimates for each state and found significant positive correlation</w:t>
      </w:r>
      <w:r w:rsidR="003C580D" w:rsidRPr="00CD3AC5">
        <w:rPr>
          <w:rFonts w:ascii="Times New Roman" w:hAnsi="Times New Roman" w:cs="Times New Roman"/>
          <w:sz w:val="24"/>
          <w:szCs w:val="24"/>
        </w:rPr>
        <w:t>s</w:t>
      </w:r>
      <w:r w:rsidRPr="00CD3AC5">
        <w:rPr>
          <w:rFonts w:ascii="Times New Roman" w:hAnsi="Times New Roman" w:cs="Times New Roman"/>
          <w:sz w:val="24"/>
          <w:szCs w:val="24"/>
        </w:rPr>
        <w:t xml:space="preserve"> with </w:t>
      </w:r>
      <w:r w:rsidR="000D0264" w:rsidRPr="00CD3AC5">
        <w:rPr>
          <w:rFonts w:ascii="Times New Roman" w:hAnsi="Times New Roman" w:cs="Times New Roman"/>
          <w:sz w:val="24"/>
          <w:szCs w:val="24"/>
        </w:rPr>
        <w:t>the percentage of population in urbanized areas</w:t>
      </w:r>
      <w:r w:rsidRPr="00CD3AC5">
        <w:rPr>
          <w:rFonts w:ascii="Times New Roman" w:hAnsi="Times New Roman" w:cs="Times New Roman"/>
          <w:sz w:val="24"/>
          <w:szCs w:val="24"/>
        </w:rPr>
        <w:t xml:space="preserve"> and </w:t>
      </w:r>
      <w:r w:rsidR="000D0264" w:rsidRPr="00CD3AC5">
        <w:rPr>
          <w:rFonts w:ascii="Times New Roman" w:hAnsi="Times New Roman" w:cs="Times New Roman"/>
          <w:sz w:val="24"/>
          <w:szCs w:val="24"/>
        </w:rPr>
        <w:t xml:space="preserve">the </w:t>
      </w:r>
      <w:r w:rsidRPr="00CD3AC5">
        <w:rPr>
          <w:rFonts w:ascii="Times New Roman" w:hAnsi="Times New Roman" w:cs="Times New Roman"/>
          <w:sz w:val="24"/>
          <w:szCs w:val="24"/>
        </w:rPr>
        <w:t>health insurance coverage</w:t>
      </w:r>
      <w:r w:rsidR="000D0264" w:rsidRPr="00CD3AC5">
        <w:rPr>
          <w:rFonts w:ascii="Times New Roman" w:hAnsi="Times New Roman" w:cs="Times New Roman"/>
          <w:sz w:val="24"/>
          <w:szCs w:val="24"/>
        </w:rPr>
        <w:t xml:space="preserve"> of low-income children</w:t>
      </w:r>
      <w:r w:rsidRPr="00CD3AC5">
        <w:rPr>
          <w:rFonts w:ascii="Times New Roman" w:hAnsi="Times New Roman" w:cs="Times New Roman"/>
          <w:sz w:val="24"/>
          <w:szCs w:val="24"/>
        </w:rPr>
        <w:t xml:space="preserve">. </w:t>
      </w:r>
      <w:r w:rsidR="008351C8" w:rsidRPr="00CD3AC5">
        <w:rPr>
          <w:rFonts w:ascii="Times New Roman" w:hAnsi="Times New Roman" w:cs="Times New Roman"/>
          <w:sz w:val="24"/>
          <w:szCs w:val="24"/>
        </w:rPr>
        <w:t>Our framework and findings can be extended</w:t>
      </w:r>
      <w:r w:rsidR="005E5EA4" w:rsidRPr="00CD3AC5">
        <w:rPr>
          <w:rFonts w:ascii="Times New Roman" w:hAnsi="Times New Roman" w:cs="Times New Roman"/>
          <w:sz w:val="24"/>
          <w:szCs w:val="24"/>
        </w:rPr>
        <w:t xml:space="preserve"> </w:t>
      </w:r>
      <w:r w:rsidR="008351C8" w:rsidRPr="00CD3AC5">
        <w:rPr>
          <w:rFonts w:ascii="Times New Roman" w:hAnsi="Times New Roman" w:cs="Times New Roman"/>
          <w:sz w:val="24"/>
          <w:szCs w:val="24"/>
        </w:rPr>
        <w:t>for f</w:t>
      </w:r>
      <w:r w:rsidR="00261534" w:rsidRPr="00CD3AC5">
        <w:rPr>
          <w:rFonts w:ascii="Times New Roman" w:hAnsi="Times New Roman" w:cs="Times New Roman"/>
          <w:sz w:val="24"/>
          <w:szCs w:val="24"/>
        </w:rPr>
        <w:t xml:space="preserve">urther studies </w:t>
      </w:r>
      <w:r w:rsidR="000D0264" w:rsidRPr="00CD3AC5">
        <w:rPr>
          <w:rFonts w:ascii="Times New Roman" w:hAnsi="Times New Roman" w:cs="Times New Roman"/>
          <w:sz w:val="24"/>
          <w:szCs w:val="24"/>
        </w:rPr>
        <w:t>on</w:t>
      </w:r>
      <w:r w:rsidR="00261534" w:rsidRPr="00CD3AC5">
        <w:rPr>
          <w:rFonts w:ascii="Times New Roman" w:hAnsi="Times New Roman" w:cs="Times New Roman"/>
          <w:sz w:val="24"/>
          <w:szCs w:val="24"/>
        </w:rPr>
        <w:t xml:space="preserve"> different types of subgroups</w:t>
      </w:r>
      <w:r w:rsidR="008351C8" w:rsidRPr="00CD3AC5">
        <w:rPr>
          <w:rFonts w:ascii="Times New Roman" w:hAnsi="Times New Roman" w:cs="Times New Roman"/>
          <w:sz w:val="24"/>
          <w:szCs w:val="24"/>
        </w:rPr>
        <w:t xml:space="preserve">, similar populations, </w:t>
      </w:r>
      <w:r w:rsidR="000D0264" w:rsidRPr="00CD3AC5">
        <w:rPr>
          <w:rFonts w:ascii="Times New Roman" w:hAnsi="Times New Roman" w:cs="Times New Roman"/>
          <w:sz w:val="24"/>
          <w:szCs w:val="24"/>
        </w:rPr>
        <w:t xml:space="preserve">and </w:t>
      </w:r>
      <w:r w:rsidR="008351C8" w:rsidRPr="00CD3AC5">
        <w:rPr>
          <w:rFonts w:ascii="Times New Roman" w:hAnsi="Times New Roman" w:cs="Times New Roman"/>
          <w:sz w:val="24"/>
          <w:szCs w:val="24"/>
        </w:rPr>
        <w:t xml:space="preserve">the impact of various public health </w:t>
      </w:r>
      <w:r w:rsidR="00261534" w:rsidRPr="00CD3AC5">
        <w:rPr>
          <w:rFonts w:ascii="Times New Roman" w:hAnsi="Times New Roman" w:cs="Times New Roman"/>
          <w:sz w:val="24"/>
          <w:szCs w:val="24"/>
        </w:rPr>
        <w:t>policies</w:t>
      </w:r>
      <w:r w:rsidR="008351C8" w:rsidRPr="00CD3AC5">
        <w:rPr>
          <w:rFonts w:ascii="Times New Roman" w:hAnsi="Times New Roman" w:cs="Times New Roman"/>
          <w:sz w:val="24"/>
          <w:szCs w:val="24"/>
        </w:rPr>
        <w:t>.</w:t>
      </w:r>
    </w:p>
    <w:p w14:paraId="71C83C74" w14:textId="29C43324" w:rsidR="00DE661B" w:rsidRPr="00CD3AC5" w:rsidRDefault="00DE661B" w:rsidP="00315151">
      <w:pPr>
        <w:spacing w:line="360" w:lineRule="auto"/>
        <w:rPr>
          <w:rFonts w:ascii="Times New Roman" w:hAnsi="Times New Roman" w:cs="Times New Roman"/>
          <w:sz w:val="24"/>
          <w:szCs w:val="24"/>
        </w:rPr>
      </w:pPr>
      <w:r w:rsidRPr="00CD3AC5">
        <w:rPr>
          <w:rFonts w:ascii="Times New Roman" w:hAnsi="Times New Roman" w:cs="Times New Roman"/>
          <w:sz w:val="24"/>
          <w:szCs w:val="24"/>
        </w:rPr>
        <w:br w:type="page"/>
      </w:r>
    </w:p>
    <w:p w14:paraId="6F12E6F9" w14:textId="0A30EBFF" w:rsidR="00381081" w:rsidRPr="00CD3AC5" w:rsidRDefault="00381081" w:rsidP="00315151">
      <w:pPr>
        <w:spacing w:after="0" w:line="360" w:lineRule="auto"/>
        <w:rPr>
          <w:rFonts w:ascii="Times New Roman" w:hAnsi="Times New Roman" w:cs="Times New Roman"/>
          <w:b/>
          <w:bCs/>
          <w:sz w:val="24"/>
          <w:szCs w:val="24"/>
        </w:rPr>
      </w:pPr>
      <w:r w:rsidRPr="00CD3AC5">
        <w:rPr>
          <w:rFonts w:ascii="Times New Roman" w:hAnsi="Times New Roman" w:cs="Times New Roman"/>
          <w:b/>
          <w:bCs/>
          <w:sz w:val="24"/>
          <w:szCs w:val="24"/>
        </w:rPr>
        <w:lastRenderedPageBreak/>
        <w:t>REFERENCES</w:t>
      </w:r>
    </w:p>
    <w:p w14:paraId="11DA55A1" w14:textId="0013B99D" w:rsidR="00435A6F" w:rsidRPr="00CD3AC5" w:rsidRDefault="00435A6F" w:rsidP="00435A6F">
      <w:pPr>
        <w:spacing w:after="0" w:line="276" w:lineRule="auto"/>
        <w:rPr>
          <w:rFonts w:ascii="Times New Roman" w:hAnsi="Times New Roman" w:cs="Times New Roman"/>
          <w:b/>
          <w:bCs/>
          <w:sz w:val="24"/>
          <w:szCs w:val="24"/>
        </w:rPr>
      </w:pPr>
    </w:p>
    <w:p w14:paraId="640AC592" w14:textId="77777777" w:rsidR="00CD018A" w:rsidRPr="00CD3AC5" w:rsidRDefault="00773DFD" w:rsidP="00CD018A">
      <w:pPr>
        <w:pStyle w:val="Bibliography"/>
        <w:rPr>
          <w:rFonts w:ascii="Times New Roman" w:hAnsi="Times New Roman" w:cs="Times New Roman"/>
          <w:sz w:val="24"/>
          <w:szCs w:val="24"/>
        </w:rPr>
      </w:pPr>
      <w:r w:rsidRPr="00CD3AC5">
        <w:rPr>
          <w:b/>
          <w:bCs/>
          <w:sz w:val="24"/>
          <w:szCs w:val="24"/>
        </w:rPr>
        <w:fldChar w:fldCharType="begin"/>
      </w:r>
      <w:r w:rsidR="00CD018A" w:rsidRPr="00CD3AC5">
        <w:rPr>
          <w:b/>
          <w:bCs/>
          <w:sz w:val="24"/>
          <w:szCs w:val="24"/>
        </w:rPr>
        <w:instrText xml:space="preserve"> ADDIN ZOTERO_BIBL {"uncited":[],"omitted":[],"custom":[]} CSL_BIBLIOGRAPHY </w:instrText>
      </w:r>
      <w:r w:rsidRPr="00CD3AC5">
        <w:rPr>
          <w:b/>
          <w:bCs/>
          <w:sz w:val="24"/>
          <w:szCs w:val="24"/>
        </w:rPr>
        <w:fldChar w:fldCharType="separate"/>
      </w:r>
      <w:r w:rsidR="00CD018A" w:rsidRPr="00CD3AC5">
        <w:rPr>
          <w:rFonts w:ascii="Times New Roman" w:hAnsi="Times New Roman" w:cs="Times New Roman"/>
          <w:sz w:val="24"/>
          <w:szCs w:val="24"/>
        </w:rPr>
        <w:t>1.</w:t>
      </w:r>
      <w:r w:rsidR="00CD018A" w:rsidRPr="00CD3AC5">
        <w:rPr>
          <w:rFonts w:ascii="Times New Roman" w:hAnsi="Times New Roman" w:cs="Times New Roman"/>
          <w:sz w:val="24"/>
          <w:szCs w:val="24"/>
        </w:rPr>
        <w:tab/>
        <w:t>Supplemental Security Income. Accessed June 21, 2022. https://www.ssa.gov/ssi/</w:t>
      </w:r>
    </w:p>
    <w:p w14:paraId="0C4A6F53"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2.</w:t>
      </w:r>
      <w:r w:rsidRPr="00CD3AC5">
        <w:rPr>
          <w:rFonts w:ascii="Times New Roman" w:hAnsi="Times New Roman" w:cs="Times New Roman"/>
          <w:sz w:val="24"/>
          <w:szCs w:val="24"/>
        </w:rPr>
        <w:tab/>
        <w:t>Understanding SSI - SSI for Children. Accessed June 21, 2022. https://www.ssa.gov/ssi/text-child-ussi.htm</w:t>
      </w:r>
    </w:p>
    <w:p w14:paraId="1E9D6B3E"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3.</w:t>
      </w:r>
      <w:r w:rsidRPr="00CD3AC5">
        <w:rPr>
          <w:rFonts w:ascii="Times New Roman" w:hAnsi="Times New Roman" w:cs="Times New Roman"/>
          <w:sz w:val="24"/>
          <w:szCs w:val="24"/>
        </w:rPr>
        <w:tab/>
        <w:t>Understanding SSI - SSI Benefits. Accessed June 21, 2022. https://www.ssa.gov/ssi/text-benefits-ussi.htm</w:t>
      </w:r>
    </w:p>
    <w:p w14:paraId="1827E3D2"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4.</w:t>
      </w:r>
      <w:r w:rsidRPr="00CD3AC5">
        <w:rPr>
          <w:rFonts w:ascii="Times New Roman" w:hAnsi="Times New Roman" w:cs="Times New Roman"/>
          <w:sz w:val="24"/>
          <w:szCs w:val="24"/>
        </w:rPr>
        <w:tab/>
        <w:t>State Supplemental Payments for Children with Disabilities. Accessed June 21, 2022. https://www.lawatlas.org/datasets/supplemental-security-income-for-children-with-disabilities</w:t>
      </w:r>
    </w:p>
    <w:p w14:paraId="4D5BAEE7"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5.</w:t>
      </w:r>
      <w:r w:rsidRPr="00CD3AC5">
        <w:rPr>
          <w:rFonts w:ascii="Times New Roman" w:hAnsi="Times New Roman" w:cs="Times New Roman"/>
          <w:sz w:val="24"/>
          <w:szCs w:val="24"/>
        </w:rPr>
        <w:tab/>
        <w:t xml:space="preserve">Robinson LR, McCord RF, Cloud LK, et al. Trends Over Time and Jurisdiction Variability in Supplemental Security Income and State Supplementary Payment Programs for Children With Disabilities. </w:t>
      </w:r>
      <w:r w:rsidRPr="00CD3AC5">
        <w:rPr>
          <w:rFonts w:ascii="Times New Roman" w:hAnsi="Times New Roman" w:cs="Times New Roman"/>
          <w:i/>
          <w:iCs/>
          <w:sz w:val="24"/>
          <w:szCs w:val="24"/>
        </w:rPr>
        <w:t>J Public Health Manag Pract</w:t>
      </w:r>
      <w:r w:rsidRPr="00CD3AC5">
        <w:rPr>
          <w:rFonts w:ascii="Times New Roman" w:hAnsi="Times New Roman" w:cs="Times New Roman"/>
          <w:sz w:val="24"/>
          <w:szCs w:val="24"/>
        </w:rPr>
        <w:t>. 2020;26 Suppl 2, Advancing Legal Epidemiology:S45-S53. doi:10.1097/PHH.0000000000001122</w:t>
      </w:r>
    </w:p>
    <w:p w14:paraId="5151B5EC"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6.</w:t>
      </w:r>
      <w:r w:rsidRPr="00CD3AC5">
        <w:rPr>
          <w:rFonts w:ascii="Times New Roman" w:hAnsi="Times New Roman" w:cs="Times New Roman"/>
          <w:sz w:val="24"/>
          <w:szCs w:val="24"/>
        </w:rPr>
        <w:tab/>
        <w:t>SSI Annual Statistical Report, 2020. Accessed June 21, 2022. https://www.ssa.gov/policy/docs/statcomps/ssi_asr/2020/index.html</w:t>
      </w:r>
    </w:p>
    <w:p w14:paraId="46BD0F0D"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7.</w:t>
      </w:r>
      <w:r w:rsidRPr="00CD3AC5">
        <w:rPr>
          <w:rFonts w:ascii="Times New Roman" w:hAnsi="Times New Roman" w:cs="Times New Roman"/>
          <w:sz w:val="24"/>
          <w:szCs w:val="24"/>
        </w:rPr>
        <w:tab/>
        <w:t xml:space="preserve">National Academies of Sciences E. </w:t>
      </w:r>
      <w:r w:rsidRPr="00CD3AC5">
        <w:rPr>
          <w:rFonts w:ascii="Times New Roman" w:hAnsi="Times New Roman" w:cs="Times New Roman"/>
          <w:i/>
          <w:iCs/>
          <w:sz w:val="24"/>
          <w:szCs w:val="24"/>
        </w:rPr>
        <w:t>A Roadmap to Reducing Child Poverty</w:t>
      </w:r>
      <w:r w:rsidRPr="00CD3AC5">
        <w:rPr>
          <w:rFonts w:ascii="Times New Roman" w:hAnsi="Times New Roman" w:cs="Times New Roman"/>
          <w:sz w:val="24"/>
          <w:szCs w:val="24"/>
        </w:rPr>
        <w:t>.; 2019. doi:10.17226/25246</w:t>
      </w:r>
    </w:p>
    <w:p w14:paraId="5DF74A46"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8.</w:t>
      </w:r>
      <w:r w:rsidRPr="00CD3AC5">
        <w:rPr>
          <w:rFonts w:ascii="Times New Roman" w:hAnsi="Times New Roman" w:cs="Times New Roman"/>
          <w:sz w:val="24"/>
          <w:szCs w:val="24"/>
        </w:rPr>
        <w:tab/>
        <w:t xml:space="preserve">Gettens J, Lei PP, Henry A. Accounting for Geographic Variation in Social Security Disability Prog. </w:t>
      </w:r>
      <w:r w:rsidRPr="00CD3AC5">
        <w:rPr>
          <w:rFonts w:ascii="Times New Roman" w:hAnsi="Times New Roman" w:cs="Times New Roman"/>
          <w:i/>
          <w:iCs/>
          <w:sz w:val="24"/>
          <w:szCs w:val="24"/>
        </w:rPr>
        <w:t>Social Security Bulletin</w:t>
      </w:r>
      <w:r w:rsidRPr="00CD3AC5">
        <w:rPr>
          <w:rFonts w:ascii="Times New Roman" w:hAnsi="Times New Roman" w:cs="Times New Roman"/>
          <w:sz w:val="24"/>
          <w:szCs w:val="24"/>
        </w:rPr>
        <w:t>. 78(2):29-47.</w:t>
      </w:r>
    </w:p>
    <w:p w14:paraId="72E9567D"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9.</w:t>
      </w:r>
      <w:r w:rsidRPr="00CD3AC5">
        <w:rPr>
          <w:rFonts w:ascii="Times New Roman" w:hAnsi="Times New Roman" w:cs="Times New Roman"/>
          <w:sz w:val="24"/>
          <w:szCs w:val="24"/>
        </w:rPr>
        <w:tab/>
        <w:t xml:space="preserve">Hemmeter J. Supplemental Security Income Program Entry at Age 18 and Entrants’ Subsequent Earnings. </w:t>
      </w:r>
      <w:r w:rsidRPr="00CD3AC5">
        <w:rPr>
          <w:rFonts w:ascii="Times New Roman" w:hAnsi="Times New Roman" w:cs="Times New Roman"/>
          <w:i/>
          <w:iCs/>
          <w:sz w:val="24"/>
          <w:szCs w:val="24"/>
        </w:rPr>
        <w:t>Social Security Bulletin</w:t>
      </w:r>
      <w:r w:rsidRPr="00CD3AC5">
        <w:rPr>
          <w:rFonts w:ascii="Times New Roman" w:hAnsi="Times New Roman" w:cs="Times New Roman"/>
          <w:sz w:val="24"/>
          <w:szCs w:val="24"/>
        </w:rPr>
        <w:t>. 2015;75(3):35-53.</w:t>
      </w:r>
    </w:p>
    <w:p w14:paraId="7CA7EB4C"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10.</w:t>
      </w:r>
      <w:r w:rsidRPr="00CD3AC5">
        <w:rPr>
          <w:rFonts w:ascii="Times New Roman" w:hAnsi="Times New Roman" w:cs="Times New Roman"/>
          <w:sz w:val="24"/>
          <w:szCs w:val="24"/>
        </w:rPr>
        <w:tab/>
        <w:t xml:space="preserve">National Academies of Sciences E. </w:t>
      </w:r>
      <w:r w:rsidRPr="00CD3AC5">
        <w:rPr>
          <w:rFonts w:ascii="Times New Roman" w:hAnsi="Times New Roman" w:cs="Times New Roman"/>
          <w:i/>
          <w:iCs/>
          <w:sz w:val="24"/>
          <w:szCs w:val="24"/>
        </w:rPr>
        <w:t>Mental Disorders and Disabilities Among Low-Income Children</w:t>
      </w:r>
      <w:r w:rsidRPr="00CD3AC5">
        <w:rPr>
          <w:rFonts w:ascii="Times New Roman" w:hAnsi="Times New Roman" w:cs="Times New Roman"/>
          <w:sz w:val="24"/>
          <w:szCs w:val="24"/>
        </w:rPr>
        <w:t>.; 2015. doi:10.17226/21780</w:t>
      </w:r>
    </w:p>
    <w:p w14:paraId="50FAC668"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11.</w:t>
      </w:r>
      <w:r w:rsidRPr="00CD3AC5">
        <w:rPr>
          <w:rFonts w:ascii="Times New Roman" w:hAnsi="Times New Roman" w:cs="Times New Roman"/>
          <w:sz w:val="24"/>
          <w:szCs w:val="24"/>
        </w:rPr>
        <w:tab/>
        <w:t>Damico A. A Closer Look at the Remaining Uninsured Population Eligible for Medicaid and CHIP. KFF. Published November 18, 2021. Accessed June 21, 2022. https://www.kff.org/uninsured/issue-brief/a-closer-look-at-the-remaining-uninsured-population-eligible-for-medicaid-and-chip/</w:t>
      </w:r>
    </w:p>
    <w:p w14:paraId="3F9A711A"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12.</w:t>
      </w:r>
      <w:r w:rsidRPr="00CD3AC5">
        <w:rPr>
          <w:rFonts w:ascii="Times New Roman" w:hAnsi="Times New Roman" w:cs="Times New Roman"/>
          <w:sz w:val="24"/>
          <w:szCs w:val="24"/>
        </w:rPr>
        <w:tab/>
        <w:t xml:space="preserve">Deshpande M, Li Y. Who Is Screened Out? Application Costs and the Targeting of Disability Programs. </w:t>
      </w:r>
      <w:r w:rsidRPr="00CD3AC5">
        <w:rPr>
          <w:rFonts w:ascii="Times New Roman" w:hAnsi="Times New Roman" w:cs="Times New Roman"/>
          <w:i/>
          <w:iCs/>
          <w:sz w:val="24"/>
          <w:szCs w:val="24"/>
        </w:rPr>
        <w:t>American Economic Journal: Economic Policy</w:t>
      </w:r>
      <w:r w:rsidRPr="00CD3AC5">
        <w:rPr>
          <w:rFonts w:ascii="Times New Roman" w:hAnsi="Times New Roman" w:cs="Times New Roman"/>
          <w:sz w:val="24"/>
          <w:szCs w:val="24"/>
        </w:rPr>
        <w:t>. 2019;11(4):213-248. doi:10.1257/pol.20180076</w:t>
      </w:r>
    </w:p>
    <w:p w14:paraId="22F1CCD0"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13.</w:t>
      </w:r>
      <w:r w:rsidRPr="00CD3AC5">
        <w:rPr>
          <w:rFonts w:ascii="Times New Roman" w:hAnsi="Times New Roman" w:cs="Times New Roman"/>
          <w:sz w:val="24"/>
          <w:szCs w:val="24"/>
        </w:rPr>
        <w:tab/>
        <w:t xml:space="preserve">Levere M, Orzol S, Leininger L, Early N. Contemporaneous and long-term effects of children’s public health insurance expansions on Supplemental Security Income participation. </w:t>
      </w:r>
      <w:r w:rsidRPr="00CD3AC5">
        <w:rPr>
          <w:rFonts w:ascii="Times New Roman" w:hAnsi="Times New Roman" w:cs="Times New Roman"/>
          <w:i/>
          <w:iCs/>
          <w:sz w:val="24"/>
          <w:szCs w:val="24"/>
        </w:rPr>
        <w:t>J Health Econ</w:t>
      </w:r>
      <w:r w:rsidRPr="00CD3AC5">
        <w:rPr>
          <w:rFonts w:ascii="Times New Roman" w:hAnsi="Times New Roman" w:cs="Times New Roman"/>
          <w:sz w:val="24"/>
          <w:szCs w:val="24"/>
        </w:rPr>
        <w:t>. 2019;64:80-92. doi:10.1016/j.jhealeco.2019.02.003</w:t>
      </w:r>
    </w:p>
    <w:p w14:paraId="314AFD4A"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14.</w:t>
      </w:r>
      <w:r w:rsidRPr="00CD3AC5">
        <w:rPr>
          <w:rFonts w:ascii="Times New Roman" w:hAnsi="Times New Roman" w:cs="Times New Roman"/>
          <w:sz w:val="24"/>
          <w:szCs w:val="24"/>
        </w:rPr>
        <w:tab/>
        <w:t>III. The Supplemental Security Income Program. Accessed June 21, 2022. https://www.ssa.gov/OACT/ssir/SSI19/III_ProgramDescription.html#98370</w:t>
      </w:r>
    </w:p>
    <w:p w14:paraId="24E3BC6D"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lastRenderedPageBreak/>
        <w:t>15.</w:t>
      </w:r>
      <w:r w:rsidRPr="00CD3AC5">
        <w:rPr>
          <w:rFonts w:ascii="Times New Roman" w:hAnsi="Times New Roman" w:cs="Times New Roman"/>
          <w:sz w:val="24"/>
          <w:szCs w:val="24"/>
        </w:rPr>
        <w:tab/>
        <w:t>2022. Status of State Medicaid Expansion Decisions: Interactive Map. KFF. Published June 15, 2022. Accessed June 21, 2022. https://www.kff.org/medicaid/issue-brief/status-of-state-medicaid-expansion-decisions-interactive-map/</w:t>
      </w:r>
    </w:p>
    <w:p w14:paraId="4FC07272"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16.</w:t>
      </w:r>
      <w:r w:rsidRPr="00CD3AC5">
        <w:rPr>
          <w:rFonts w:ascii="Times New Roman" w:hAnsi="Times New Roman" w:cs="Times New Roman"/>
          <w:sz w:val="24"/>
          <w:szCs w:val="24"/>
        </w:rPr>
        <w:tab/>
        <w:t xml:space="preserve">Schmidt L, Sevak P. Child Participation in Supplemental Security Income: Cross- and Within-State Determinants of Caseload Growth. </w:t>
      </w:r>
      <w:r w:rsidRPr="00CD3AC5">
        <w:rPr>
          <w:rFonts w:ascii="Times New Roman" w:hAnsi="Times New Roman" w:cs="Times New Roman"/>
          <w:i/>
          <w:iCs/>
          <w:sz w:val="24"/>
          <w:szCs w:val="24"/>
        </w:rPr>
        <w:t>Journal of Disability Policy Studies</w:t>
      </w:r>
      <w:r w:rsidRPr="00CD3AC5">
        <w:rPr>
          <w:rFonts w:ascii="Times New Roman" w:hAnsi="Times New Roman" w:cs="Times New Roman"/>
          <w:sz w:val="24"/>
          <w:szCs w:val="24"/>
        </w:rPr>
        <w:t>. 2017;28(3). doi:10.1177/1044207317714746</w:t>
      </w:r>
    </w:p>
    <w:p w14:paraId="24F358E1"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17.</w:t>
      </w:r>
      <w:r w:rsidRPr="00CD3AC5">
        <w:rPr>
          <w:rFonts w:ascii="Times New Roman" w:hAnsi="Times New Roman" w:cs="Times New Roman"/>
          <w:sz w:val="24"/>
          <w:szCs w:val="24"/>
        </w:rPr>
        <w:tab/>
        <w:t xml:space="preserve">Wittenburg D, Tambornino J, Brown E, Rowe G, DeCamillis M, Crouse G. </w:t>
      </w:r>
      <w:r w:rsidRPr="00CD3AC5">
        <w:rPr>
          <w:rFonts w:ascii="Times New Roman" w:hAnsi="Times New Roman" w:cs="Times New Roman"/>
          <w:i/>
          <w:iCs/>
          <w:sz w:val="24"/>
          <w:szCs w:val="24"/>
        </w:rPr>
        <w:t>The Child SSI Program and the Changing Safety Net</w:t>
      </w:r>
      <w:r w:rsidRPr="00CD3AC5">
        <w:rPr>
          <w:rFonts w:ascii="Times New Roman" w:hAnsi="Times New Roman" w:cs="Times New Roman"/>
          <w:sz w:val="24"/>
          <w:szCs w:val="24"/>
        </w:rPr>
        <w:t>. Mathematica Policy Research; 2015. Accessed June 21, 2022. https://ideas.repec.org/p/mpr/mprres/4e80b206b0664d938e35325220c9bfd4.html</w:t>
      </w:r>
    </w:p>
    <w:p w14:paraId="26A584EF"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18.</w:t>
      </w:r>
      <w:r w:rsidRPr="00CD3AC5">
        <w:rPr>
          <w:rFonts w:ascii="Times New Roman" w:hAnsi="Times New Roman" w:cs="Times New Roman"/>
          <w:sz w:val="24"/>
          <w:szCs w:val="24"/>
        </w:rPr>
        <w:tab/>
        <w:t xml:space="preserve">Hoagwood KE, Zima BT, Buka SL, Houtrow A, Kelleher KJ. State-to-State Variation in SSI Enrollment for Children With Mental Disabilities: An Administrative and Ethical Challenge. </w:t>
      </w:r>
      <w:r w:rsidRPr="00CD3AC5">
        <w:rPr>
          <w:rFonts w:ascii="Times New Roman" w:hAnsi="Times New Roman" w:cs="Times New Roman"/>
          <w:i/>
          <w:iCs/>
          <w:sz w:val="24"/>
          <w:szCs w:val="24"/>
        </w:rPr>
        <w:t>Psychiatr Serv</w:t>
      </w:r>
      <w:r w:rsidRPr="00CD3AC5">
        <w:rPr>
          <w:rFonts w:ascii="Times New Roman" w:hAnsi="Times New Roman" w:cs="Times New Roman"/>
          <w:sz w:val="24"/>
          <w:szCs w:val="24"/>
        </w:rPr>
        <w:t>. 2017;68(2):195-198. doi:10.1176/appi.ps.201600118</w:t>
      </w:r>
    </w:p>
    <w:p w14:paraId="36E98C75"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19.</w:t>
      </w:r>
      <w:r w:rsidRPr="00CD3AC5">
        <w:rPr>
          <w:rFonts w:ascii="Times New Roman" w:hAnsi="Times New Roman" w:cs="Times New Roman"/>
          <w:sz w:val="24"/>
          <w:szCs w:val="24"/>
        </w:rPr>
        <w:tab/>
        <w:t>Bailey M, Hemmeter J. Characteristics of Noninstitutionalized DI and SSI Program Participants, 2013 Update. Social Security Administration Research, Statistics, and Policy Analysis. Accessed June 21, 2022. https://www.ssa.gov/policy/docs/rsnotes/rsn2015-02.html</w:t>
      </w:r>
    </w:p>
    <w:p w14:paraId="38BE30DB"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20.</w:t>
      </w:r>
      <w:r w:rsidRPr="00CD3AC5">
        <w:rPr>
          <w:rFonts w:ascii="Times New Roman" w:hAnsi="Times New Roman" w:cs="Times New Roman"/>
          <w:sz w:val="24"/>
          <w:szCs w:val="24"/>
        </w:rPr>
        <w:tab/>
        <w:t>Romig K. SSI: A Lifeline for Children with Disabilities. Center on Budget and Policy Priorities. Published May 11, 2017. Accessed June 21, 2022. https://www.cbpp.org/research/social-security/ssi-a-lifeline-for-children-with-disabilities</w:t>
      </w:r>
    </w:p>
    <w:p w14:paraId="73651EEB"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21.</w:t>
      </w:r>
      <w:r w:rsidRPr="00CD3AC5">
        <w:rPr>
          <w:rFonts w:ascii="Times New Roman" w:hAnsi="Times New Roman" w:cs="Times New Roman"/>
          <w:sz w:val="24"/>
          <w:szCs w:val="24"/>
        </w:rPr>
        <w:tab/>
        <w:t xml:space="preserve">Duggan M, Kearney MS, Rennane S. The Supplemental Security Income Program. In: </w:t>
      </w:r>
      <w:r w:rsidRPr="00CD3AC5">
        <w:rPr>
          <w:rFonts w:ascii="Times New Roman" w:hAnsi="Times New Roman" w:cs="Times New Roman"/>
          <w:i/>
          <w:iCs/>
          <w:sz w:val="24"/>
          <w:szCs w:val="24"/>
        </w:rPr>
        <w:t>Economics of Means-Tested Transfer Programs in the United States, Volume 2</w:t>
      </w:r>
      <w:r w:rsidRPr="00CD3AC5">
        <w:rPr>
          <w:rFonts w:ascii="Times New Roman" w:hAnsi="Times New Roman" w:cs="Times New Roman"/>
          <w:sz w:val="24"/>
          <w:szCs w:val="24"/>
        </w:rPr>
        <w:t>. University of Chicago Press; 2015:1-58. Accessed June 26, 2022. https://www.nber.org/books-and-chapters/economics-means-tested-transfer-programs-united-states-volume-2/supplemental-security-income-program</w:t>
      </w:r>
    </w:p>
    <w:p w14:paraId="096003A7"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22.</w:t>
      </w:r>
      <w:r w:rsidRPr="00CD3AC5">
        <w:rPr>
          <w:rFonts w:ascii="Times New Roman" w:hAnsi="Times New Roman" w:cs="Times New Roman"/>
          <w:sz w:val="24"/>
          <w:szCs w:val="24"/>
        </w:rPr>
        <w:tab/>
        <w:t>Burkhauser RV, Houtenville AJ, Tennant JR. Capturing the Elusive Working-Age Population With Disabilities: Reconciling Conflicting Social Success Estimates From the Current Population Survey and American Community Survey. 2014;24(4). doi:10.1177/1044207312446226</w:t>
      </w:r>
    </w:p>
    <w:p w14:paraId="4378CEE5"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23.</w:t>
      </w:r>
      <w:r w:rsidRPr="00CD3AC5">
        <w:rPr>
          <w:rFonts w:ascii="Times New Roman" w:hAnsi="Times New Roman" w:cs="Times New Roman"/>
          <w:sz w:val="24"/>
          <w:szCs w:val="24"/>
        </w:rPr>
        <w:tab/>
        <w:t>NSCH Interactive Data Query (2016 – present) - Data Resource Center for Child and Adolescent Health. Accessed June 21, 2022. https://www.childhealthdata.org/browse/survey</w:t>
      </w:r>
    </w:p>
    <w:p w14:paraId="0CA60DFF"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24.</w:t>
      </w:r>
      <w:r w:rsidRPr="00CD3AC5">
        <w:rPr>
          <w:rFonts w:ascii="Times New Roman" w:hAnsi="Times New Roman" w:cs="Times New Roman"/>
          <w:sz w:val="24"/>
          <w:szCs w:val="24"/>
        </w:rPr>
        <w:tab/>
        <w:t>American Community Survey 2019 1-year data release. Census.gov. Accessed June 21, 2022. https://www.census.gov/programs-surveys/acs</w:t>
      </w:r>
    </w:p>
    <w:p w14:paraId="5973AB34"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25.</w:t>
      </w:r>
      <w:r w:rsidRPr="00CD3AC5">
        <w:rPr>
          <w:rFonts w:ascii="Times New Roman" w:hAnsi="Times New Roman" w:cs="Times New Roman"/>
          <w:sz w:val="24"/>
          <w:szCs w:val="24"/>
        </w:rPr>
        <w:tab/>
        <w:t xml:space="preserve">Levy J, Rosenberg M, Vanness D. A Transparent and Consistent Approach to Assess US Outpatient Drug Costs for Use in Cost-Effectiveness Analyses. </w:t>
      </w:r>
      <w:r w:rsidRPr="00CD3AC5">
        <w:rPr>
          <w:rFonts w:ascii="Times New Roman" w:hAnsi="Times New Roman" w:cs="Times New Roman"/>
          <w:i/>
          <w:iCs/>
          <w:sz w:val="24"/>
          <w:szCs w:val="24"/>
        </w:rPr>
        <w:t>Value in Health</w:t>
      </w:r>
      <w:r w:rsidRPr="00CD3AC5">
        <w:rPr>
          <w:rFonts w:ascii="Times New Roman" w:hAnsi="Times New Roman" w:cs="Times New Roman"/>
          <w:sz w:val="24"/>
          <w:szCs w:val="24"/>
        </w:rPr>
        <w:t>. 2018;21(6):677-684. doi:10.1016/j.jval.2017.06.013</w:t>
      </w:r>
    </w:p>
    <w:p w14:paraId="457BD33D"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26.</w:t>
      </w:r>
      <w:r w:rsidRPr="00CD3AC5">
        <w:rPr>
          <w:rFonts w:ascii="Times New Roman" w:hAnsi="Times New Roman" w:cs="Times New Roman"/>
          <w:sz w:val="24"/>
          <w:szCs w:val="24"/>
        </w:rPr>
        <w:tab/>
        <w:t xml:space="preserve">Silver EJ, Stein RE. Access to care, unmet health needs, and poverty status among children with and without chronic conditions. </w:t>
      </w:r>
      <w:r w:rsidRPr="00CD3AC5">
        <w:rPr>
          <w:rFonts w:ascii="Times New Roman" w:hAnsi="Times New Roman" w:cs="Times New Roman"/>
          <w:i/>
          <w:iCs/>
          <w:sz w:val="24"/>
          <w:szCs w:val="24"/>
        </w:rPr>
        <w:t>Ambul Pediatr</w:t>
      </w:r>
      <w:r w:rsidRPr="00CD3AC5">
        <w:rPr>
          <w:rFonts w:ascii="Times New Roman" w:hAnsi="Times New Roman" w:cs="Times New Roman"/>
          <w:sz w:val="24"/>
          <w:szCs w:val="24"/>
        </w:rPr>
        <w:t>. 2001;1(6):314-320. doi:10.1367/1539-4409(2001)001&lt;0314:atcuhn&gt;2.0.co;2</w:t>
      </w:r>
    </w:p>
    <w:p w14:paraId="3A63B3D6"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27.</w:t>
      </w:r>
      <w:r w:rsidRPr="00CD3AC5">
        <w:rPr>
          <w:rFonts w:ascii="Times New Roman" w:hAnsi="Times New Roman" w:cs="Times New Roman"/>
          <w:sz w:val="24"/>
          <w:szCs w:val="24"/>
        </w:rPr>
        <w:tab/>
        <w:t xml:space="preserve">Lustig DC, Strauser DR. Causal Relationships Between Poverty and Disability. </w:t>
      </w:r>
      <w:r w:rsidRPr="00CD3AC5">
        <w:rPr>
          <w:rFonts w:ascii="Times New Roman" w:hAnsi="Times New Roman" w:cs="Times New Roman"/>
          <w:i/>
          <w:iCs/>
          <w:sz w:val="24"/>
          <w:szCs w:val="24"/>
        </w:rPr>
        <w:t>Rehabilitation Counseling Bulletin</w:t>
      </w:r>
      <w:r w:rsidRPr="00CD3AC5">
        <w:rPr>
          <w:rFonts w:ascii="Times New Roman" w:hAnsi="Times New Roman" w:cs="Times New Roman"/>
          <w:sz w:val="24"/>
          <w:szCs w:val="24"/>
        </w:rPr>
        <w:t>. 2007;50(4):194-202. doi:10.1177/00343552070500040101</w:t>
      </w:r>
    </w:p>
    <w:p w14:paraId="1DF6E911"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lastRenderedPageBreak/>
        <w:t>28.</w:t>
      </w:r>
      <w:r w:rsidRPr="00CD3AC5">
        <w:rPr>
          <w:rFonts w:ascii="Times New Roman" w:hAnsi="Times New Roman" w:cs="Times New Roman"/>
          <w:sz w:val="24"/>
          <w:szCs w:val="24"/>
        </w:rPr>
        <w:tab/>
        <w:t>US Census Bureau. 2010 Census Urban and Rural Classification and Urban Area Criteria. Census.gov. Accessed June 25, 2022. https://www.census.gov/programs-surveys/geography/guidance/geo-areas/urban-rural/2010-urban-rural.html</w:t>
      </w:r>
    </w:p>
    <w:p w14:paraId="2458003A"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29.</w:t>
      </w:r>
      <w:r w:rsidRPr="00CD3AC5">
        <w:rPr>
          <w:rFonts w:ascii="Times New Roman" w:hAnsi="Times New Roman" w:cs="Times New Roman"/>
          <w:sz w:val="24"/>
          <w:szCs w:val="24"/>
        </w:rPr>
        <w:tab/>
        <w:t>Health Insurance Coverage of Low Income Children 0-18 (under 200% FPL). KFF. Published October 23, 2020. Accessed June 21, 2022. https://www.kff.org/other/state-indicator/health-insurance-coverage-of-low-income-children-0-18-under-200-fpl/</w:t>
      </w:r>
    </w:p>
    <w:p w14:paraId="5F0D7CBF"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30.</w:t>
      </w:r>
      <w:r w:rsidRPr="00CD3AC5">
        <w:rPr>
          <w:rFonts w:ascii="Times New Roman" w:hAnsi="Times New Roman" w:cs="Times New Roman"/>
          <w:sz w:val="24"/>
          <w:szCs w:val="24"/>
        </w:rPr>
        <w:tab/>
        <w:t>Levere M, Wittenburg D, Hemmeter J, Center for Retirement Research BC. What Is the Relationship Between Deprivation and Child SSI Participation? Published online May 23, 2022. Accessed June 26, 2022. https://papers.ssrn.com/abstract=4117810</w:t>
      </w:r>
    </w:p>
    <w:p w14:paraId="237796C3"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31.</w:t>
      </w:r>
      <w:r w:rsidRPr="00CD3AC5">
        <w:rPr>
          <w:rFonts w:ascii="Times New Roman" w:hAnsi="Times New Roman" w:cs="Times New Roman"/>
          <w:sz w:val="24"/>
          <w:szCs w:val="24"/>
        </w:rPr>
        <w:tab/>
        <w:t xml:space="preserve">Hu J, Lahiri K, Vaughan DR, Wixon B. A Structural Model of Social Security’s Disability Determination Process. </w:t>
      </w:r>
      <w:r w:rsidRPr="00CD3AC5">
        <w:rPr>
          <w:rFonts w:ascii="Times New Roman" w:hAnsi="Times New Roman" w:cs="Times New Roman"/>
          <w:i/>
          <w:iCs/>
          <w:sz w:val="24"/>
          <w:szCs w:val="24"/>
        </w:rPr>
        <w:t>The Review of Economics and Statistics</w:t>
      </w:r>
      <w:r w:rsidRPr="00CD3AC5">
        <w:rPr>
          <w:rFonts w:ascii="Times New Roman" w:hAnsi="Times New Roman" w:cs="Times New Roman"/>
          <w:sz w:val="24"/>
          <w:szCs w:val="24"/>
        </w:rPr>
        <w:t>. 2001;83(2):348-361.</w:t>
      </w:r>
    </w:p>
    <w:p w14:paraId="3DDF757B"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32.</w:t>
      </w:r>
      <w:r w:rsidRPr="00CD3AC5">
        <w:rPr>
          <w:rFonts w:ascii="Times New Roman" w:hAnsi="Times New Roman" w:cs="Times New Roman"/>
          <w:sz w:val="24"/>
          <w:szCs w:val="24"/>
        </w:rPr>
        <w:tab/>
        <w:t xml:space="preserve">Davies PS, Huynh M, Newcomb C, O’Leary P, Rupp K, Sears J. Modeling SSI financial eligibility and simulating the effect of policy options. </w:t>
      </w:r>
      <w:r w:rsidRPr="00CD3AC5">
        <w:rPr>
          <w:rFonts w:ascii="Times New Roman" w:hAnsi="Times New Roman" w:cs="Times New Roman"/>
          <w:i/>
          <w:iCs/>
          <w:sz w:val="24"/>
          <w:szCs w:val="24"/>
        </w:rPr>
        <w:t>Soc Secur Bull</w:t>
      </w:r>
      <w:r w:rsidRPr="00CD3AC5">
        <w:rPr>
          <w:rFonts w:ascii="Times New Roman" w:hAnsi="Times New Roman" w:cs="Times New Roman"/>
          <w:sz w:val="24"/>
          <w:szCs w:val="24"/>
        </w:rPr>
        <w:t>. 2001;64(2):16-45.</w:t>
      </w:r>
    </w:p>
    <w:p w14:paraId="018C0E0D" w14:textId="7227752D" w:rsidR="00381081" w:rsidRPr="00CD3AC5" w:rsidRDefault="00773DFD" w:rsidP="00D04409">
      <w:pPr>
        <w:spacing w:after="0" w:line="480" w:lineRule="auto"/>
        <w:rPr>
          <w:rFonts w:ascii="Times New Roman" w:hAnsi="Times New Roman" w:cs="Times New Roman"/>
          <w:b/>
          <w:bCs/>
          <w:sz w:val="24"/>
          <w:szCs w:val="24"/>
        </w:rPr>
      </w:pPr>
      <w:r w:rsidRPr="00CD3AC5">
        <w:rPr>
          <w:rFonts w:ascii="Times New Roman" w:hAnsi="Times New Roman" w:cs="Times New Roman"/>
          <w:b/>
          <w:bCs/>
          <w:sz w:val="24"/>
          <w:szCs w:val="24"/>
        </w:rPr>
        <w:fldChar w:fldCharType="end"/>
      </w:r>
    </w:p>
    <w:p w14:paraId="64640EDD" w14:textId="6D9B0F8C" w:rsidR="00665824" w:rsidRDefault="00665824">
      <w:pPr>
        <w:rPr>
          <w:rFonts w:ascii="Times New Roman" w:hAnsi="Times New Roman" w:cs="Times New Roman"/>
          <w:b/>
          <w:bCs/>
        </w:rPr>
      </w:pPr>
      <w:r>
        <w:rPr>
          <w:rFonts w:ascii="Times New Roman" w:hAnsi="Times New Roman" w:cs="Times New Roman"/>
          <w:b/>
          <w:bCs/>
        </w:rPr>
        <w:br w:type="page"/>
      </w:r>
    </w:p>
    <w:p w14:paraId="334F62A8" w14:textId="2242CD4D" w:rsidR="00665824" w:rsidRPr="00CD3AC5" w:rsidRDefault="00665824" w:rsidP="00665824">
      <w:pPr>
        <w:spacing w:after="0"/>
        <w:rPr>
          <w:rFonts w:ascii="Times New Roman" w:hAnsi="Times New Roman" w:cs="Times New Roman"/>
          <w:b/>
          <w:bCs/>
          <w:sz w:val="24"/>
          <w:szCs w:val="24"/>
        </w:rPr>
      </w:pPr>
      <w:r w:rsidRPr="00CD3AC5">
        <w:rPr>
          <w:rFonts w:ascii="Times New Roman" w:hAnsi="Times New Roman" w:cs="Times New Roman"/>
          <w:b/>
          <w:bCs/>
          <w:sz w:val="24"/>
          <w:szCs w:val="24"/>
        </w:rPr>
        <w:lastRenderedPageBreak/>
        <w:t>TABLE</w:t>
      </w:r>
      <w:r w:rsidR="00C256D2" w:rsidRPr="00CD3AC5">
        <w:rPr>
          <w:rFonts w:ascii="Times New Roman" w:hAnsi="Times New Roman" w:cs="Times New Roman"/>
          <w:b/>
          <w:bCs/>
          <w:sz w:val="24"/>
          <w:szCs w:val="24"/>
        </w:rPr>
        <w:t>S</w:t>
      </w:r>
    </w:p>
    <w:p w14:paraId="07889FE6" w14:textId="77777777" w:rsidR="00665824" w:rsidRPr="00CD3AC5" w:rsidRDefault="00665824" w:rsidP="00665824">
      <w:pPr>
        <w:spacing w:after="0"/>
        <w:rPr>
          <w:rFonts w:ascii="Times New Roman" w:hAnsi="Times New Roman" w:cs="Times New Roman"/>
          <w:b/>
          <w:bCs/>
          <w:sz w:val="24"/>
          <w:szCs w:val="24"/>
        </w:rPr>
      </w:pPr>
    </w:p>
    <w:p w14:paraId="1F6AFE5E" w14:textId="67F7A35B" w:rsidR="00665824" w:rsidRPr="00CD3AC5" w:rsidRDefault="00665824" w:rsidP="00665824">
      <w:pPr>
        <w:spacing w:after="0"/>
        <w:rPr>
          <w:rFonts w:ascii="Times New Roman" w:hAnsi="Times New Roman" w:cs="Times New Roman"/>
          <w:sz w:val="24"/>
          <w:szCs w:val="24"/>
        </w:rPr>
      </w:pPr>
      <w:r w:rsidRPr="00CD3AC5">
        <w:rPr>
          <w:rFonts w:ascii="Times New Roman" w:hAnsi="Times New Roman" w:cs="Times New Roman"/>
          <w:sz w:val="24"/>
          <w:szCs w:val="24"/>
        </w:rPr>
        <w:t>Table</w:t>
      </w:r>
      <w:r w:rsidR="00C256D2" w:rsidRPr="00CD3AC5">
        <w:rPr>
          <w:rFonts w:ascii="Times New Roman" w:hAnsi="Times New Roman" w:cs="Times New Roman"/>
          <w:sz w:val="24"/>
          <w:szCs w:val="24"/>
        </w:rPr>
        <w:t xml:space="preserve"> 1.</w:t>
      </w:r>
      <w:r w:rsidRPr="00CD3AC5">
        <w:rPr>
          <w:rFonts w:ascii="Times New Roman" w:hAnsi="Times New Roman" w:cs="Times New Roman"/>
          <w:sz w:val="24"/>
          <w:szCs w:val="24"/>
        </w:rPr>
        <w:t xml:space="preserve"> Estimated Supplemented Security Income child participation rates by state, </w:t>
      </w:r>
      <w:commentRangeStart w:id="35"/>
      <w:commentRangeStart w:id="36"/>
      <w:r w:rsidRPr="00CD3AC5">
        <w:rPr>
          <w:rFonts w:ascii="Times New Roman" w:hAnsi="Times New Roman" w:cs="Times New Roman"/>
          <w:sz w:val="24"/>
          <w:szCs w:val="24"/>
        </w:rPr>
        <w:t>year</w:t>
      </w:r>
      <w:commentRangeEnd w:id="35"/>
      <w:r w:rsidR="001711CA">
        <w:rPr>
          <w:rStyle w:val="CommentReference"/>
        </w:rPr>
        <w:commentReference w:id="35"/>
      </w:r>
      <w:commentRangeEnd w:id="36"/>
      <w:r w:rsidR="002A3744">
        <w:rPr>
          <w:rStyle w:val="CommentReference"/>
        </w:rPr>
        <w:commentReference w:id="36"/>
      </w:r>
      <w:r w:rsidRPr="00CD3AC5">
        <w:rPr>
          <w:rFonts w:ascii="Times New Roman" w:hAnsi="Times New Roman" w:cs="Times New Roman"/>
          <w:sz w:val="24"/>
          <w:szCs w:val="24"/>
        </w:rPr>
        <w:t>, and survey.</w:t>
      </w:r>
    </w:p>
    <w:tbl>
      <w:tblPr>
        <w:tblStyle w:val="TableGrid"/>
        <w:tblW w:w="9486" w:type="dxa"/>
        <w:tblLayout w:type="fixed"/>
        <w:tblLook w:val="04A0" w:firstRow="1" w:lastRow="0" w:firstColumn="1" w:lastColumn="0" w:noHBand="0" w:noVBand="1"/>
      </w:tblPr>
      <w:tblGrid>
        <w:gridCol w:w="1481"/>
        <w:gridCol w:w="589"/>
        <w:gridCol w:w="677"/>
        <w:gridCol w:w="677"/>
        <w:gridCol w:w="676"/>
        <w:gridCol w:w="893"/>
        <w:gridCol w:w="676"/>
        <w:gridCol w:w="676"/>
        <w:gridCol w:w="676"/>
        <w:gridCol w:w="676"/>
        <w:gridCol w:w="893"/>
        <w:gridCol w:w="896"/>
      </w:tblGrid>
      <w:tr w:rsidR="00665824" w:rsidRPr="00022248" w14:paraId="787E68B2" w14:textId="77777777" w:rsidTr="000829A5">
        <w:tc>
          <w:tcPr>
            <w:tcW w:w="1481" w:type="dxa"/>
            <w:vMerge w:val="restart"/>
            <w:vAlign w:val="center"/>
          </w:tcPr>
          <w:p w14:paraId="66AD1E62" w14:textId="77777777" w:rsidR="00665824" w:rsidRPr="00022248" w:rsidRDefault="00665824" w:rsidP="000829A5">
            <w:pPr>
              <w:jc w:val="center"/>
              <w:rPr>
                <w:rFonts w:ascii="Times New Roman" w:hAnsi="Times New Roman" w:cs="Times New Roman"/>
                <w:b/>
                <w:bCs/>
                <w:sz w:val="18"/>
                <w:szCs w:val="18"/>
              </w:rPr>
            </w:pPr>
            <w:r w:rsidRPr="00022248">
              <w:rPr>
                <w:rFonts w:ascii="Times New Roman" w:hAnsi="Times New Roman" w:cs="Times New Roman"/>
                <w:b/>
                <w:bCs/>
                <w:sz w:val="18"/>
                <w:szCs w:val="18"/>
              </w:rPr>
              <w:t>State</w:t>
            </w:r>
          </w:p>
        </w:tc>
        <w:tc>
          <w:tcPr>
            <w:tcW w:w="3512" w:type="dxa"/>
            <w:gridSpan w:val="5"/>
            <w:vAlign w:val="center"/>
          </w:tcPr>
          <w:p w14:paraId="1A738552" w14:textId="77777777" w:rsidR="00665824" w:rsidRPr="00022248" w:rsidRDefault="00665824" w:rsidP="000829A5">
            <w:pPr>
              <w:jc w:val="center"/>
              <w:rPr>
                <w:rFonts w:ascii="Times New Roman" w:hAnsi="Times New Roman" w:cs="Times New Roman"/>
                <w:b/>
                <w:bCs/>
                <w:sz w:val="18"/>
                <w:szCs w:val="18"/>
              </w:rPr>
            </w:pPr>
            <w:r w:rsidRPr="00022248">
              <w:rPr>
                <w:rFonts w:ascii="Times New Roman" w:hAnsi="Times New Roman" w:cs="Times New Roman"/>
                <w:b/>
                <w:bCs/>
                <w:sz w:val="18"/>
                <w:szCs w:val="18"/>
              </w:rPr>
              <w:t>National Survey of Children’s Health</w:t>
            </w:r>
          </w:p>
        </w:tc>
        <w:tc>
          <w:tcPr>
            <w:tcW w:w="3597" w:type="dxa"/>
            <w:gridSpan w:val="5"/>
            <w:vAlign w:val="center"/>
          </w:tcPr>
          <w:p w14:paraId="5CCE6DF5" w14:textId="77777777" w:rsidR="00665824" w:rsidRPr="00022248" w:rsidRDefault="00665824" w:rsidP="000829A5">
            <w:pPr>
              <w:jc w:val="center"/>
              <w:rPr>
                <w:rFonts w:ascii="Times New Roman" w:hAnsi="Times New Roman" w:cs="Times New Roman"/>
                <w:b/>
                <w:bCs/>
                <w:sz w:val="18"/>
                <w:szCs w:val="18"/>
              </w:rPr>
            </w:pPr>
            <w:r w:rsidRPr="00022248">
              <w:rPr>
                <w:rFonts w:ascii="Times New Roman" w:hAnsi="Times New Roman" w:cs="Times New Roman"/>
                <w:b/>
                <w:bCs/>
                <w:sz w:val="18"/>
                <w:szCs w:val="18"/>
              </w:rPr>
              <w:t>American Community Survey</w:t>
            </w:r>
          </w:p>
        </w:tc>
        <w:tc>
          <w:tcPr>
            <w:tcW w:w="896" w:type="dxa"/>
            <w:vMerge w:val="restart"/>
            <w:vAlign w:val="center"/>
          </w:tcPr>
          <w:p w14:paraId="765D41AB" w14:textId="77777777" w:rsidR="00665824" w:rsidRPr="00022248" w:rsidRDefault="00665824" w:rsidP="000829A5">
            <w:pPr>
              <w:jc w:val="center"/>
              <w:rPr>
                <w:rFonts w:ascii="Times New Roman" w:hAnsi="Times New Roman" w:cs="Times New Roman"/>
                <w:b/>
                <w:bCs/>
                <w:sz w:val="18"/>
                <w:szCs w:val="18"/>
              </w:rPr>
            </w:pPr>
            <w:commentRangeStart w:id="37"/>
            <w:r w:rsidRPr="00022248">
              <w:rPr>
                <w:rFonts w:ascii="Times New Roman" w:hAnsi="Times New Roman" w:cs="Times New Roman"/>
                <w:b/>
                <w:bCs/>
                <w:sz w:val="18"/>
                <w:szCs w:val="18"/>
              </w:rPr>
              <w:t>Overall</w:t>
            </w:r>
          </w:p>
          <w:p w14:paraId="72AD2C03" w14:textId="77777777" w:rsidR="00665824" w:rsidRPr="00022248" w:rsidRDefault="00665824" w:rsidP="000829A5">
            <w:pPr>
              <w:jc w:val="center"/>
              <w:rPr>
                <w:rFonts w:ascii="Times New Roman" w:hAnsi="Times New Roman" w:cs="Times New Roman"/>
                <w:b/>
                <w:bCs/>
                <w:sz w:val="18"/>
                <w:szCs w:val="18"/>
              </w:rPr>
            </w:pPr>
            <w:r w:rsidRPr="00022248">
              <w:rPr>
                <w:rFonts w:ascii="Times New Roman" w:hAnsi="Times New Roman" w:cs="Times New Roman"/>
                <w:b/>
                <w:bCs/>
                <w:sz w:val="18"/>
                <w:szCs w:val="18"/>
              </w:rPr>
              <w:t>Estimate</w:t>
            </w:r>
            <w:commentRangeEnd w:id="37"/>
            <w:r w:rsidR="002E51FB">
              <w:rPr>
                <w:rStyle w:val="CommentReference"/>
              </w:rPr>
              <w:commentReference w:id="37"/>
            </w:r>
          </w:p>
        </w:tc>
      </w:tr>
      <w:tr w:rsidR="00665824" w:rsidRPr="00022248" w14:paraId="7DFB3E46" w14:textId="77777777" w:rsidTr="000829A5">
        <w:tc>
          <w:tcPr>
            <w:tcW w:w="1481" w:type="dxa"/>
            <w:vMerge/>
          </w:tcPr>
          <w:p w14:paraId="24836D60" w14:textId="77777777" w:rsidR="00665824" w:rsidRPr="00022248" w:rsidRDefault="00665824" w:rsidP="000829A5">
            <w:pPr>
              <w:rPr>
                <w:rFonts w:ascii="Times New Roman" w:hAnsi="Times New Roman" w:cs="Times New Roman"/>
                <w:sz w:val="18"/>
                <w:szCs w:val="18"/>
              </w:rPr>
            </w:pPr>
          </w:p>
        </w:tc>
        <w:tc>
          <w:tcPr>
            <w:tcW w:w="589" w:type="dxa"/>
          </w:tcPr>
          <w:p w14:paraId="6107C753" w14:textId="77777777" w:rsidR="00665824" w:rsidRPr="00022248" w:rsidRDefault="00665824" w:rsidP="000829A5">
            <w:pPr>
              <w:rPr>
                <w:rFonts w:ascii="Times New Roman" w:hAnsi="Times New Roman" w:cs="Times New Roman"/>
                <w:i/>
                <w:iCs/>
                <w:sz w:val="18"/>
                <w:szCs w:val="18"/>
              </w:rPr>
            </w:pPr>
            <w:r w:rsidRPr="00022248">
              <w:rPr>
                <w:rFonts w:ascii="Times New Roman" w:hAnsi="Times New Roman" w:cs="Times New Roman"/>
                <w:i/>
                <w:iCs/>
                <w:sz w:val="18"/>
                <w:szCs w:val="18"/>
              </w:rPr>
              <w:t>2016</w:t>
            </w:r>
          </w:p>
        </w:tc>
        <w:tc>
          <w:tcPr>
            <w:tcW w:w="677" w:type="dxa"/>
          </w:tcPr>
          <w:p w14:paraId="0276B7FD" w14:textId="77777777" w:rsidR="00665824" w:rsidRPr="00022248" w:rsidRDefault="00665824" w:rsidP="000829A5">
            <w:pPr>
              <w:rPr>
                <w:rFonts w:ascii="Times New Roman" w:hAnsi="Times New Roman" w:cs="Times New Roman"/>
                <w:i/>
                <w:iCs/>
                <w:sz w:val="18"/>
                <w:szCs w:val="18"/>
              </w:rPr>
            </w:pPr>
            <w:r w:rsidRPr="00022248">
              <w:rPr>
                <w:rFonts w:ascii="Times New Roman" w:hAnsi="Times New Roman" w:cs="Times New Roman"/>
                <w:i/>
                <w:iCs/>
                <w:sz w:val="18"/>
                <w:szCs w:val="18"/>
              </w:rPr>
              <w:t>2017</w:t>
            </w:r>
          </w:p>
        </w:tc>
        <w:tc>
          <w:tcPr>
            <w:tcW w:w="677" w:type="dxa"/>
          </w:tcPr>
          <w:p w14:paraId="1F7D098D" w14:textId="77777777" w:rsidR="00665824" w:rsidRPr="00022248" w:rsidRDefault="00665824" w:rsidP="000829A5">
            <w:pPr>
              <w:rPr>
                <w:rFonts w:ascii="Times New Roman" w:hAnsi="Times New Roman" w:cs="Times New Roman"/>
                <w:i/>
                <w:iCs/>
                <w:sz w:val="18"/>
                <w:szCs w:val="18"/>
              </w:rPr>
            </w:pPr>
            <w:r w:rsidRPr="00022248">
              <w:rPr>
                <w:rFonts w:ascii="Times New Roman" w:hAnsi="Times New Roman" w:cs="Times New Roman"/>
                <w:i/>
                <w:iCs/>
                <w:sz w:val="18"/>
                <w:szCs w:val="18"/>
              </w:rPr>
              <w:t>2018</w:t>
            </w:r>
          </w:p>
        </w:tc>
        <w:tc>
          <w:tcPr>
            <w:tcW w:w="676" w:type="dxa"/>
          </w:tcPr>
          <w:p w14:paraId="1AE43940" w14:textId="77777777" w:rsidR="00665824" w:rsidRPr="00022248" w:rsidRDefault="00665824" w:rsidP="000829A5">
            <w:pPr>
              <w:rPr>
                <w:rFonts w:ascii="Times New Roman" w:hAnsi="Times New Roman" w:cs="Times New Roman"/>
                <w:i/>
                <w:iCs/>
                <w:sz w:val="18"/>
                <w:szCs w:val="18"/>
              </w:rPr>
            </w:pPr>
            <w:r w:rsidRPr="00022248">
              <w:rPr>
                <w:rFonts w:ascii="Times New Roman" w:hAnsi="Times New Roman" w:cs="Times New Roman"/>
                <w:i/>
                <w:iCs/>
                <w:sz w:val="18"/>
                <w:szCs w:val="18"/>
              </w:rPr>
              <w:t>2019</w:t>
            </w:r>
          </w:p>
        </w:tc>
        <w:tc>
          <w:tcPr>
            <w:tcW w:w="893" w:type="dxa"/>
          </w:tcPr>
          <w:p w14:paraId="4074FA42" w14:textId="77777777" w:rsidR="00665824" w:rsidRPr="00022248" w:rsidRDefault="00665824" w:rsidP="000829A5">
            <w:pPr>
              <w:rPr>
                <w:rFonts w:ascii="Times New Roman" w:hAnsi="Times New Roman" w:cs="Times New Roman"/>
                <w:i/>
                <w:iCs/>
                <w:sz w:val="18"/>
                <w:szCs w:val="18"/>
              </w:rPr>
            </w:pPr>
            <w:r w:rsidRPr="00022248">
              <w:rPr>
                <w:rFonts w:ascii="Times New Roman" w:hAnsi="Times New Roman" w:cs="Times New Roman"/>
                <w:i/>
                <w:iCs/>
                <w:sz w:val="18"/>
                <w:szCs w:val="18"/>
              </w:rPr>
              <w:t>Average</w:t>
            </w:r>
          </w:p>
        </w:tc>
        <w:tc>
          <w:tcPr>
            <w:tcW w:w="676" w:type="dxa"/>
          </w:tcPr>
          <w:p w14:paraId="62B17DAE" w14:textId="77777777" w:rsidR="00665824" w:rsidRPr="00022248" w:rsidRDefault="00665824" w:rsidP="000829A5">
            <w:pPr>
              <w:rPr>
                <w:rFonts w:ascii="Times New Roman" w:hAnsi="Times New Roman" w:cs="Times New Roman"/>
                <w:i/>
                <w:iCs/>
                <w:sz w:val="18"/>
                <w:szCs w:val="18"/>
              </w:rPr>
            </w:pPr>
            <w:r w:rsidRPr="00022248">
              <w:rPr>
                <w:rFonts w:ascii="Times New Roman" w:hAnsi="Times New Roman" w:cs="Times New Roman"/>
                <w:i/>
                <w:iCs/>
                <w:sz w:val="18"/>
                <w:szCs w:val="18"/>
              </w:rPr>
              <w:t>2016</w:t>
            </w:r>
          </w:p>
        </w:tc>
        <w:tc>
          <w:tcPr>
            <w:tcW w:w="676" w:type="dxa"/>
          </w:tcPr>
          <w:p w14:paraId="4E2F75E5" w14:textId="77777777" w:rsidR="00665824" w:rsidRPr="00022248" w:rsidRDefault="00665824" w:rsidP="000829A5">
            <w:pPr>
              <w:rPr>
                <w:rFonts w:ascii="Times New Roman" w:hAnsi="Times New Roman" w:cs="Times New Roman"/>
                <w:i/>
                <w:iCs/>
                <w:sz w:val="18"/>
                <w:szCs w:val="18"/>
              </w:rPr>
            </w:pPr>
            <w:r w:rsidRPr="00022248">
              <w:rPr>
                <w:rFonts w:ascii="Times New Roman" w:hAnsi="Times New Roman" w:cs="Times New Roman"/>
                <w:i/>
                <w:iCs/>
                <w:sz w:val="18"/>
                <w:szCs w:val="18"/>
              </w:rPr>
              <w:t>2017</w:t>
            </w:r>
          </w:p>
        </w:tc>
        <w:tc>
          <w:tcPr>
            <w:tcW w:w="676" w:type="dxa"/>
          </w:tcPr>
          <w:p w14:paraId="0DCAAB6F" w14:textId="77777777" w:rsidR="00665824" w:rsidRPr="00022248" w:rsidRDefault="00665824" w:rsidP="000829A5">
            <w:pPr>
              <w:rPr>
                <w:rFonts w:ascii="Times New Roman" w:hAnsi="Times New Roman" w:cs="Times New Roman"/>
                <w:i/>
                <w:iCs/>
                <w:sz w:val="18"/>
                <w:szCs w:val="18"/>
              </w:rPr>
            </w:pPr>
            <w:r w:rsidRPr="00022248">
              <w:rPr>
                <w:rFonts w:ascii="Times New Roman" w:hAnsi="Times New Roman" w:cs="Times New Roman"/>
                <w:i/>
                <w:iCs/>
                <w:sz w:val="18"/>
                <w:szCs w:val="18"/>
              </w:rPr>
              <w:t>2018</w:t>
            </w:r>
          </w:p>
        </w:tc>
        <w:tc>
          <w:tcPr>
            <w:tcW w:w="676" w:type="dxa"/>
          </w:tcPr>
          <w:p w14:paraId="331F819D" w14:textId="77777777" w:rsidR="00665824" w:rsidRPr="00022248" w:rsidRDefault="00665824" w:rsidP="000829A5">
            <w:pPr>
              <w:rPr>
                <w:rFonts w:ascii="Times New Roman" w:hAnsi="Times New Roman" w:cs="Times New Roman"/>
                <w:i/>
                <w:iCs/>
                <w:sz w:val="18"/>
                <w:szCs w:val="18"/>
              </w:rPr>
            </w:pPr>
            <w:r w:rsidRPr="00022248">
              <w:rPr>
                <w:rFonts w:ascii="Times New Roman" w:hAnsi="Times New Roman" w:cs="Times New Roman"/>
                <w:i/>
                <w:iCs/>
                <w:sz w:val="18"/>
                <w:szCs w:val="18"/>
              </w:rPr>
              <w:t>2019</w:t>
            </w:r>
          </w:p>
        </w:tc>
        <w:tc>
          <w:tcPr>
            <w:tcW w:w="893" w:type="dxa"/>
          </w:tcPr>
          <w:p w14:paraId="5ABC3807" w14:textId="77777777" w:rsidR="00665824" w:rsidRPr="00022248" w:rsidRDefault="00665824" w:rsidP="000829A5">
            <w:pPr>
              <w:rPr>
                <w:rFonts w:ascii="Times New Roman" w:hAnsi="Times New Roman" w:cs="Times New Roman"/>
                <w:i/>
                <w:iCs/>
                <w:sz w:val="18"/>
                <w:szCs w:val="18"/>
              </w:rPr>
            </w:pPr>
            <w:r w:rsidRPr="00022248">
              <w:rPr>
                <w:rFonts w:ascii="Times New Roman" w:hAnsi="Times New Roman" w:cs="Times New Roman"/>
                <w:i/>
                <w:iCs/>
                <w:sz w:val="18"/>
                <w:szCs w:val="18"/>
              </w:rPr>
              <w:t>Average</w:t>
            </w:r>
          </w:p>
        </w:tc>
        <w:tc>
          <w:tcPr>
            <w:tcW w:w="896" w:type="dxa"/>
            <w:vMerge/>
          </w:tcPr>
          <w:p w14:paraId="01BE5623" w14:textId="77777777" w:rsidR="00665824" w:rsidRPr="00022248" w:rsidRDefault="00665824" w:rsidP="000829A5">
            <w:pPr>
              <w:rPr>
                <w:rFonts w:ascii="Times New Roman" w:hAnsi="Times New Roman" w:cs="Times New Roman"/>
                <w:sz w:val="18"/>
                <w:szCs w:val="18"/>
              </w:rPr>
            </w:pPr>
          </w:p>
        </w:tc>
      </w:tr>
      <w:tr w:rsidR="00B21282" w:rsidRPr="00B21282" w14:paraId="2761EA0E" w14:textId="77777777" w:rsidTr="000829A5">
        <w:tc>
          <w:tcPr>
            <w:tcW w:w="1481" w:type="dxa"/>
          </w:tcPr>
          <w:p w14:paraId="74835D7B" w14:textId="69CE4E9A" w:rsidR="00B21282" w:rsidRPr="00B21282" w:rsidRDefault="00B21282" w:rsidP="00B21282">
            <w:pPr>
              <w:rPr>
                <w:rFonts w:ascii="Times New Roman" w:hAnsi="Times New Roman" w:cs="Times New Roman"/>
                <w:b/>
                <w:bCs/>
                <w:sz w:val="18"/>
                <w:szCs w:val="18"/>
              </w:rPr>
            </w:pPr>
            <w:r w:rsidRPr="00B21282">
              <w:rPr>
                <w:rFonts w:ascii="Times New Roman" w:hAnsi="Times New Roman" w:cs="Times New Roman"/>
                <w:b/>
                <w:bCs/>
                <w:sz w:val="18"/>
                <w:szCs w:val="18"/>
              </w:rPr>
              <w:t>United States</w:t>
            </w:r>
          </w:p>
        </w:tc>
        <w:tc>
          <w:tcPr>
            <w:tcW w:w="589" w:type="dxa"/>
            <w:vAlign w:val="center"/>
          </w:tcPr>
          <w:p w14:paraId="6EA63DF4" w14:textId="2AAA4AD4" w:rsidR="00B21282" w:rsidRPr="00B21282" w:rsidRDefault="00B21282" w:rsidP="00B21282">
            <w:pPr>
              <w:jc w:val="center"/>
              <w:rPr>
                <w:rFonts w:ascii="Times New Roman" w:hAnsi="Times New Roman" w:cs="Times New Roman"/>
                <w:b/>
                <w:bCs/>
                <w:sz w:val="18"/>
                <w:szCs w:val="18"/>
              </w:rPr>
            </w:pPr>
            <w:r w:rsidRPr="00B21282">
              <w:rPr>
                <w:rFonts w:ascii="Times New Roman" w:hAnsi="Times New Roman" w:cs="Times New Roman"/>
                <w:b/>
                <w:bCs/>
                <w:sz w:val="18"/>
                <w:szCs w:val="18"/>
              </w:rPr>
              <w:t>26.3</w:t>
            </w:r>
          </w:p>
        </w:tc>
        <w:tc>
          <w:tcPr>
            <w:tcW w:w="677" w:type="dxa"/>
            <w:vAlign w:val="center"/>
          </w:tcPr>
          <w:p w14:paraId="7AA3A6A8" w14:textId="62057B88" w:rsidR="00B21282" w:rsidRPr="00B21282" w:rsidRDefault="00B21282" w:rsidP="00B21282">
            <w:pPr>
              <w:jc w:val="center"/>
              <w:rPr>
                <w:rFonts w:ascii="Times New Roman" w:hAnsi="Times New Roman" w:cs="Times New Roman"/>
                <w:b/>
                <w:bCs/>
                <w:sz w:val="18"/>
                <w:szCs w:val="18"/>
              </w:rPr>
            </w:pPr>
            <w:r w:rsidRPr="00B21282">
              <w:rPr>
                <w:rFonts w:ascii="Times New Roman" w:hAnsi="Times New Roman" w:cs="Times New Roman"/>
                <w:b/>
                <w:bCs/>
                <w:sz w:val="18"/>
                <w:szCs w:val="18"/>
              </w:rPr>
              <w:t>26.1</w:t>
            </w:r>
          </w:p>
        </w:tc>
        <w:tc>
          <w:tcPr>
            <w:tcW w:w="677" w:type="dxa"/>
            <w:vAlign w:val="center"/>
          </w:tcPr>
          <w:p w14:paraId="733D8652" w14:textId="07610C6B" w:rsidR="00B21282" w:rsidRPr="00B21282" w:rsidRDefault="00B21282" w:rsidP="00B21282">
            <w:pPr>
              <w:jc w:val="center"/>
              <w:rPr>
                <w:rFonts w:ascii="Times New Roman" w:hAnsi="Times New Roman" w:cs="Times New Roman"/>
                <w:b/>
                <w:bCs/>
                <w:sz w:val="18"/>
                <w:szCs w:val="18"/>
              </w:rPr>
            </w:pPr>
            <w:r w:rsidRPr="00B21282">
              <w:rPr>
                <w:rFonts w:ascii="Times New Roman" w:hAnsi="Times New Roman" w:cs="Times New Roman"/>
                <w:b/>
                <w:bCs/>
                <w:sz w:val="18"/>
                <w:szCs w:val="18"/>
              </w:rPr>
              <w:t>25.7</w:t>
            </w:r>
          </w:p>
        </w:tc>
        <w:tc>
          <w:tcPr>
            <w:tcW w:w="676" w:type="dxa"/>
            <w:vAlign w:val="center"/>
          </w:tcPr>
          <w:p w14:paraId="1A56EB68" w14:textId="31260996" w:rsidR="00B21282" w:rsidRPr="00B21282" w:rsidRDefault="00B21282" w:rsidP="00B21282">
            <w:pPr>
              <w:jc w:val="center"/>
              <w:rPr>
                <w:rFonts w:ascii="Times New Roman" w:hAnsi="Times New Roman" w:cs="Times New Roman"/>
                <w:b/>
                <w:bCs/>
                <w:sz w:val="18"/>
                <w:szCs w:val="18"/>
              </w:rPr>
            </w:pPr>
            <w:r w:rsidRPr="00B21282">
              <w:rPr>
                <w:rFonts w:ascii="Times New Roman" w:hAnsi="Times New Roman" w:cs="Times New Roman"/>
                <w:b/>
                <w:bCs/>
                <w:sz w:val="18"/>
                <w:szCs w:val="18"/>
              </w:rPr>
              <w:t>27.6</w:t>
            </w:r>
          </w:p>
        </w:tc>
        <w:tc>
          <w:tcPr>
            <w:tcW w:w="893" w:type="dxa"/>
            <w:vAlign w:val="center"/>
          </w:tcPr>
          <w:p w14:paraId="1391B2C0" w14:textId="1B4A997C" w:rsidR="00B21282" w:rsidRPr="00B21282" w:rsidRDefault="00B21282" w:rsidP="00B21282">
            <w:pPr>
              <w:jc w:val="center"/>
              <w:rPr>
                <w:rFonts w:ascii="Times New Roman" w:hAnsi="Times New Roman" w:cs="Times New Roman"/>
                <w:b/>
                <w:bCs/>
                <w:sz w:val="18"/>
                <w:szCs w:val="18"/>
              </w:rPr>
            </w:pPr>
            <w:r w:rsidRPr="00B21282">
              <w:rPr>
                <w:rFonts w:ascii="Times New Roman" w:hAnsi="Times New Roman" w:cs="Times New Roman"/>
                <w:b/>
                <w:bCs/>
                <w:sz w:val="18"/>
                <w:szCs w:val="18"/>
              </w:rPr>
              <w:t>26.4</w:t>
            </w:r>
          </w:p>
        </w:tc>
        <w:tc>
          <w:tcPr>
            <w:tcW w:w="676" w:type="dxa"/>
            <w:vAlign w:val="center"/>
          </w:tcPr>
          <w:p w14:paraId="57832B8B" w14:textId="17EEE34B" w:rsidR="00B21282" w:rsidRPr="00B21282" w:rsidRDefault="00B21282" w:rsidP="00B21282">
            <w:pPr>
              <w:jc w:val="center"/>
              <w:rPr>
                <w:rFonts w:ascii="Times New Roman" w:hAnsi="Times New Roman" w:cs="Times New Roman"/>
                <w:b/>
                <w:bCs/>
                <w:sz w:val="18"/>
                <w:szCs w:val="18"/>
              </w:rPr>
            </w:pPr>
            <w:r w:rsidRPr="00B21282">
              <w:rPr>
                <w:rFonts w:ascii="Times New Roman" w:hAnsi="Times New Roman" w:cs="Times New Roman"/>
                <w:b/>
                <w:bCs/>
                <w:sz w:val="18"/>
                <w:szCs w:val="18"/>
              </w:rPr>
              <w:t>72.0</w:t>
            </w:r>
          </w:p>
        </w:tc>
        <w:tc>
          <w:tcPr>
            <w:tcW w:w="676" w:type="dxa"/>
            <w:vAlign w:val="center"/>
          </w:tcPr>
          <w:p w14:paraId="5E2A4B63" w14:textId="42928565" w:rsidR="00B21282" w:rsidRPr="00B21282" w:rsidRDefault="00B21282" w:rsidP="00B21282">
            <w:pPr>
              <w:jc w:val="center"/>
              <w:rPr>
                <w:rFonts w:ascii="Times New Roman" w:hAnsi="Times New Roman" w:cs="Times New Roman"/>
                <w:b/>
                <w:bCs/>
                <w:sz w:val="18"/>
                <w:szCs w:val="18"/>
              </w:rPr>
            </w:pPr>
            <w:r w:rsidRPr="00B21282">
              <w:rPr>
                <w:rFonts w:ascii="Times New Roman" w:hAnsi="Times New Roman" w:cs="Times New Roman"/>
                <w:b/>
                <w:bCs/>
                <w:sz w:val="18"/>
                <w:szCs w:val="18"/>
              </w:rPr>
              <w:t>72.1</w:t>
            </w:r>
          </w:p>
        </w:tc>
        <w:tc>
          <w:tcPr>
            <w:tcW w:w="676" w:type="dxa"/>
            <w:vAlign w:val="center"/>
          </w:tcPr>
          <w:p w14:paraId="179AF147" w14:textId="0A1442AB" w:rsidR="00B21282" w:rsidRPr="00B21282" w:rsidRDefault="00B21282" w:rsidP="00B21282">
            <w:pPr>
              <w:jc w:val="center"/>
              <w:rPr>
                <w:rFonts w:ascii="Times New Roman" w:hAnsi="Times New Roman" w:cs="Times New Roman"/>
                <w:b/>
                <w:bCs/>
                <w:sz w:val="18"/>
                <w:szCs w:val="18"/>
              </w:rPr>
            </w:pPr>
            <w:r w:rsidRPr="00B21282">
              <w:rPr>
                <w:rFonts w:ascii="Times New Roman" w:hAnsi="Times New Roman" w:cs="Times New Roman"/>
                <w:b/>
                <w:bCs/>
                <w:sz w:val="18"/>
                <w:szCs w:val="18"/>
              </w:rPr>
              <w:t>71.1</w:t>
            </w:r>
          </w:p>
        </w:tc>
        <w:tc>
          <w:tcPr>
            <w:tcW w:w="676" w:type="dxa"/>
            <w:vAlign w:val="center"/>
          </w:tcPr>
          <w:p w14:paraId="2E27023E" w14:textId="464E5ED5" w:rsidR="00B21282" w:rsidRPr="00B21282" w:rsidRDefault="00B21282" w:rsidP="00B21282">
            <w:pPr>
              <w:jc w:val="center"/>
              <w:rPr>
                <w:rFonts w:ascii="Times New Roman" w:hAnsi="Times New Roman" w:cs="Times New Roman"/>
                <w:b/>
                <w:bCs/>
                <w:sz w:val="18"/>
                <w:szCs w:val="18"/>
              </w:rPr>
            </w:pPr>
            <w:r w:rsidRPr="00B21282">
              <w:rPr>
                <w:rFonts w:ascii="Times New Roman" w:hAnsi="Times New Roman" w:cs="Times New Roman"/>
                <w:b/>
                <w:bCs/>
                <w:sz w:val="18"/>
                <w:szCs w:val="18"/>
              </w:rPr>
              <w:t>72.2</w:t>
            </w:r>
          </w:p>
        </w:tc>
        <w:tc>
          <w:tcPr>
            <w:tcW w:w="893" w:type="dxa"/>
            <w:vAlign w:val="center"/>
          </w:tcPr>
          <w:p w14:paraId="298DC902" w14:textId="4798DA82" w:rsidR="00B21282" w:rsidRPr="00B21282" w:rsidRDefault="00B21282" w:rsidP="00B21282">
            <w:pPr>
              <w:jc w:val="center"/>
              <w:rPr>
                <w:rFonts w:ascii="Times New Roman" w:hAnsi="Times New Roman" w:cs="Times New Roman"/>
                <w:b/>
                <w:bCs/>
                <w:sz w:val="18"/>
                <w:szCs w:val="18"/>
              </w:rPr>
            </w:pPr>
            <w:r w:rsidRPr="00B21282">
              <w:rPr>
                <w:rFonts w:ascii="Times New Roman" w:hAnsi="Times New Roman" w:cs="Times New Roman"/>
                <w:b/>
                <w:bCs/>
                <w:sz w:val="18"/>
                <w:szCs w:val="18"/>
              </w:rPr>
              <w:t>71.8</w:t>
            </w:r>
          </w:p>
        </w:tc>
        <w:tc>
          <w:tcPr>
            <w:tcW w:w="896" w:type="dxa"/>
            <w:vAlign w:val="center"/>
          </w:tcPr>
          <w:p w14:paraId="3F652C51" w14:textId="4E0391DB" w:rsidR="00B21282" w:rsidRPr="00B21282" w:rsidRDefault="00B21282" w:rsidP="00B21282">
            <w:pPr>
              <w:jc w:val="center"/>
              <w:rPr>
                <w:rFonts w:ascii="Times New Roman" w:hAnsi="Times New Roman" w:cs="Times New Roman"/>
                <w:b/>
                <w:bCs/>
                <w:sz w:val="18"/>
                <w:szCs w:val="18"/>
              </w:rPr>
            </w:pPr>
            <w:r w:rsidRPr="00B21282">
              <w:rPr>
                <w:rFonts w:ascii="Times New Roman" w:hAnsi="Times New Roman" w:cs="Times New Roman"/>
                <w:b/>
                <w:bCs/>
                <w:sz w:val="18"/>
                <w:szCs w:val="18"/>
              </w:rPr>
              <w:t>38.6</w:t>
            </w:r>
          </w:p>
        </w:tc>
      </w:tr>
      <w:tr w:rsidR="00665824" w:rsidRPr="00022248" w14:paraId="29A52B28" w14:textId="77777777" w:rsidTr="000829A5">
        <w:tc>
          <w:tcPr>
            <w:tcW w:w="1481" w:type="dxa"/>
          </w:tcPr>
          <w:p w14:paraId="2A91012A"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Alabama</w:t>
            </w:r>
          </w:p>
        </w:tc>
        <w:tc>
          <w:tcPr>
            <w:tcW w:w="589" w:type="dxa"/>
            <w:vAlign w:val="center"/>
          </w:tcPr>
          <w:p w14:paraId="17E66AD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30.2</w:t>
            </w:r>
          </w:p>
        </w:tc>
        <w:tc>
          <w:tcPr>
            <w:tcW w:w="677" w:type="dxa"/>
            <w:vAlign w:val="center"/>
          </w:tcPr>
          <w:p w14:paraId="7D9EB2D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20.2</w:t>
            </w:r>
          </w:p>
        </w:tc>
        <w:tc>
          <w:tcPr>
            <w:tcW w:w="677" w:type="dxa"/>
            <w:vAlign w:val="center"/>
          </w:tcPr>
          <w:p w14:paraId="4C3FED6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27.4</w:t>
            </w:r>
          </w:p>
        </w:tc>
        <w:tc>
          <w:tcPr>
            <w:tcW w:w="676" w:type="dxa"/>
            <w:vAlign w:val="center"/>
          </w:tcPr>
          <w:p w14:paraId="4B832F4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20.6</w:t>
            </w:r>
          </w:p>
        </w:tc>
        <w:tc>
          <w:tcPr>
            <w:tcW w:w="893" w:type="dxa"/>
            <w:vAlign w:val="center"/>
          </w:tcPr>
          <w:p w14:paraId="02BAA798"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23.9</w:t>
            </w:r>
          </w:p>
        </w:tc>
        <w:tc>
          <w:tcPr>
            <w:tcW w:w="676" w:type="dxa"/>
            <w:vAlign w:val="center"/>
          </w:tcPr>
          <w:p w14:paraId="4DBC270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70.6</w:t>
            </w:r>
          </w:p>
        </w:tc>
        <w:tc>
          <w:tcPr>
            <w:tcW w:w="676" w:type="dxa"/>
            <w:vAlign w:val="center"/>
          </w:tcPr>
          <w:p w14:paraId="4632AD0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79.8</w:t>
            </w:r>
          </w:p>
        </w:tc>
        <w:tc>
          <w:tcPr>
            <w:tcW w:w="676" w:type="dxa"/>
            <w:vAlign w:val="center"/>
          </w:tcPr>
          <w:p w14:paraId="212418A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70.7</w:t>
            </w:r>
          </w:p>
        </w:tc>
        <w:tc>
          <w:tcPr>
            <w:tcW w:w="676" w:type="dxa"/>
            <w:vAlign w:val="center"/>
          </w:tcPr>
          <w:p w14:paraId="00D3240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97.4</w:t>
            </w:r>
          </w:p>
        </w:tc>
        <w:tc>
          <w:tcPr>
            <w:tcW w:w="893" w:type="dxa"/>
            <w:vAlign w:val="center"/>
          </w:tcPr>
          <w:p w14:paraId="3F19D418"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77.9</w:t>
            </w:r>
          </w:p>
        </w:tc>
        <w:tc>
          <w:tcPr>
            <w:tcW w:w="896" w:type="dxa"/>
            <w:vAlign w:val="center"/>
          </w:tcPr>
          <w:p w14:paraId="5CEA755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36.6</w:t>
            </w:r>
          </w:p>
        </w:tc>
      </w:tr>
      <w:tr w:rsidR="00665824" w:rsidRPr="00022248" w14:paraId="05BCA6C5" w14:textId="77777777" w:rsidTr="000829A5">
        <w:tc>
          <w:tcPr>
            <w:tcW w:w="1481" w:type="dxa"/>
          </w:tcPr>
          <w:p w14:paraId="4075641D"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Alaska</w:t>
            </w:r>
          </w:p>
        </w:tc>
        <w:tc>
          <w:tcPr>
            <w:tcW w:w="589" w:type="dxa"/>
            <w:vAlign w:val="center"/>
          </w:tcPr>
          <w:p w14:paraId="728E8A6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16.2</w:t>
            </w:r>
          </w:p>
        </w:tc>
        <w:tc>
          <w:tcPr>
            <w:tcW w:w="677" w:type="dxa"/>
            <w:vAlign w:val="center"/>
          </w:tcPr>
          <w:p w14:paraId="61611B9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12.1</w:t>
            </w:r>
          </w:p>
        </w:tc>
        <w:tc>
          <w:tcPr>
            <w:tcW w:w="677" w:type="dxa"/>
            <w:vAlign w:val="center"/>
          </w:tcPr>
          <w:p w14:paraId="656B4458"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13.6</w:t>
            </w:r>
          </w:p>
        </w:tc>
        <w:tc>
          <w:tcPr>
            <w:tcW w:w="676" w:type="dxa"/>
            <w:vAlign w:val="center"/>
          </w:tcPr>
          <w:p w14:paraId="5F29C66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14.5</w:t>
            </w:r>
          </w:p>
        </w:tc>
        <w:tc>
          <w:tcPr>
            <w:tcW w:w="893" w:type="dxa"/>
            <w:vAlign w:val="center"/>
          </w:tcPr>
          <w:p w14:paraId="60AE10F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13.9</w:t>
            </w:r>
          </w:p>
        </w:tc>
        <w:tc>
          <w:tcPr>
            <w:tcW w:w="676" w:type="dxa"/>
            <w:vAlign w:val="center"/>
          </w:tcPr>
          <w:p w14:paraId="10CEF8D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44.0</w:t>
            </w:r>
          </w:p>
        </w:tc>
        <w:tc>
          <w:tcPr>
            <w:tcW w:w="676" w:type="dxa"/>
            <w:vAlign w:val="center"/>
          </w:tcPr>
          <w:p w14:paraId="6F2CAFF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65.1</w:t>
            </w:r>
          </w:p>
        </w:tc>
        <w:tc>
          <w:tcPr>
            <w:tcW w:w="676" w:type="dxa"/>
            <w:vAlign w:val="center"/>
          </w:tcPr>
          <w:p w14:paraId="20674D2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58.7</w:t>
            </w:r>
          </w:p>
        </w:tc>
        <w:tc>
          <w:tcPr>
            <w:tcW w:w="676" w:type="dxa"/>
            <w:vAlign w:val="center"/>
          </w:tcPr>
          <w:p w14:paraId="3606C008"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40.1</w:t>
            </w:r>
          </w:p>
        </w:tc>
        <w:tc>
          <w:tcPr>
            <w:tcW w:w="893" w:type="dxa"/>
            <w:vAlign w:val="center"/>
          </w:tcPr>
          <w:p w14:paraId="3C01D2F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50.0</w:t>
            </w:r>
          </w:p>
        </w:tc>
        <w:tc>
          <w:tcPr>
            <w:tcW w:w="896" w:type="dxa"/>
            <w:vAlign w:val="center"/>
          </w:tcPr>
          <w:p w14:paraId="2D07225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21.8</w:t>
            </w:r>
          </w:p>
        </w:tc>
      </w:tr>
      <w:tr w:rsidR="00665824" w:rsidRPr="00022248" w14:paraId="629DB2BD" w14:textId="77777777" w:rsidTr="000829A5">
        <w:tc>
          <w:tcPr>
            <w:tcW w:w="1481" w:type="dxa"/>
          </w:tcPr>
          <w:p w14:paraId="31567429"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Arizona</w:t>
            </w:r>
          </w:p>
        </w:tc>
        <w:tc>
          <w:tcPr>
            <w:tcW w:w="589" w:type="dxa"/>
            <w:vAlign w:val="center"/>
          </w:tcPr>
          <w:p w14:paraId="5CB3234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15.6</w:t>
            </w:r>
          </w:p>
        </w:tc>
        <w:tc>
          <w:tcPr>
            <w:tcW w:w="677" w:type="dxa"/>
            <w:vAlign w:val="center"/>
          </w:tcPr>
          <w:p w14:paraId="5F5C771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23.0</w:t>
            </w:r>
          </w:p>
        </w:tc>
        <w:tc>
          <w:tcPr>
            <w:tcW w:w="677" w:type="dxa"/>
            <w:vAlign w:val="center"/>
          </w:tcPr>
          <w:p w14:paraId="795083B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18.3</w:t>
            </w:r>
          </w:p>
        </w:tc>
        <w:tc>
          <w:tcPr>
            <w:tcW w:w="676" w:type="dxa"/>
            <w:vAlign w:val="center"/>
          </w:tcPr>
          <w:p w14:paraId="20D9FAB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11.4</w:t>
            </w:r>
          </w:p>
        </w:tc>
        <w:tc>
          <w:tcPr>
            <w:tcW w:w="893" w:type="dxa"/>
            <w:vAlign w:val="center"/>
          </w:tcPr>
          <w:p w14:paraId="657331D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16.1</w:t>
            </w:r>
          </w:p>
        </w:tc>
        <w:tc>
          <w:tcPr>
            <w:tcW w:w="676" w:type="dxa"/>
            <w:vAlign w:val="center"/>
          </w:tcPr>
          <w:p w14:paraId="0F4BE14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48.7</w:t>
            </w:r>
          </w:p>
        </w:tc>
        <w:tc>
          <w:tcPr>
            <w:tcW w:w="676" w:type="dxa"/>
            <w:vAlign w:val="center"/>
          </w:tcPr>
          <w:p w14:paraId="6D0DD79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53.2</w:t>
            </w:r>
          </w:p>
        </w:tc>
        <w:tc>
          <w:tcPr>
            <w:tcW w:w="676" w:type="dxa"/>
            <w:vAlign w:val="center"/>
          </w:tcPr>
          <w:p w14:paraId="4714157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45.8</w:t>
            </w:r>
          </w:p>
        </w:tc>
        <w:tc>
          <w:tcPr>
            <w:tcW w:w="676" w:type="dxa"/>
            <w:vAlign w:val="center"/>
          </w:tcPr>
          <w:p w14:paraId="68895C9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46.6</w:t>
            </w:r>
          </w:p>
        </w:tc>
        <w:tc>
          <w:tcPr>
            <w:tcW w:w="893" w:type="dxa"/>
            <w:vAlign w:val="center"/>
          </w:tcPr>
          <w:p w14:paraId="78B2C4B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48.5</w:t>
            </w:r>
          </w:p>
        </w:tc>
        <w:tc>
          <w:tcPr>
            <w:tcW w:w="896" w:type="dxa"/>
            <w:vAlign w:val="center"/>
          </w:tcPr>
          <w:p w14:paraId="7D312D2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24.1</w:t>
            </w:r>
          </w:p>
        </w:tc>
      </w:tr>
      <w:tr w:rsidR="00665824" w:rsidRPr="00022248" w14:paraId="0FB45527" w14:textId="77777777" w:rsidTr="000829A5">
        <w:tc>
          <w:tcPr>
            <w:tcW w:w="1481" w:type="dxa"/>
          </w:tcPr>
          <w:p w14:paraId="56DEF5D1"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Arkansas</w:t>
            </w:r>
          </w:p>
        </w:tc>
        <w:tc>
          <w:tcPr>
            <w:tcW w:w="589" w:type="dxa"/>
            <w:vAlign w:val="center"/>
          </w:tcPr>
          <w:p w14:paraId="4289481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41.4</w:t>
            </w:r>
          </w:p>
        </w:tc>
        <w:tc>
          <w:tcPr>
            <w:tcW w:w="677" w:type="dxa"/>
            <w:vAlign w:val="center"/>
          </w:tcPr>
          <w:p w14:paraId="27A05DA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30.2</w:t>
            </w:r>
          </w:p>
        </w:tc>
        <w:tc>
          <w:tcPr>
            <w:tcW w:w="677" w:type="dxa"/>
            <w:vAlign w:val="center"/>
          </w:tcPr>
          <w:p w14:paraId="4E3660D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34.6</w:t>
            </w:r>
          </w:p>
        </w:tc>
        <w:tc>
          <w:tcPr>
            <w:tcW w:w="676" w:type="dxa"/>
            <w:vAlign w:val="center"/>
          </w:tcPr>
          <w:p w14:paraId="172E957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43.1</w:t>
            </w:r>
          </w:p>
        </w:tc>
        <w:tc>
          <w:tcPr>
            <w:tcW w:w="893" w:type="dxa"/>
            <w:vAlign w:val="center"/>
          </w:tcPr>
          <w:p w14:paraId="7127C86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36.6</w:t>
            </w:r>
          </w:p>
        </w:tc>
        <w:tc>
          <w:tcPr>
            <w:tcW w:w="676" w:type="dxa"/>
            <w:vAlign w:val="center"/>
          </w:tcPr>
          <w:p w14:paraId="1E3FBB5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100.0</w:t>
            </w:r>
          </w:p>
        </w:tc>
        <w:tc>
          <w:tcPr>
            <w:tcW w:w="676" w:type="dxa"/>
            <w:vAlign w:val="center"/>
          </w:tcPr>
          <w:p w14:paraId="0E019FD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94.9</w:t>
            </w:r>
          </w:p>
        </w:tc>
        <w:tc>
          <w:tcPr>
            <w:tcW w:w="676" w:type="dxa"/>
            <w:vAlign w:val="center"/>
          </w:tcPr>
          <w:p w14:paraId="6F5DC24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91.3</w:t>
            </w:r>
          </w:p>
        </w:tc>
        <w:tc>
          <w:tcPr>
            <w:tcW w:w="676" w:type="dxa"/>
            <w:vAlign w:val="center"/>
          </w:tcPr>
          <w:p w14:paraId="7AF359C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97.5</w:t>
            </w:r>
          </w:p>
        </w:tc>
        <w:tc>
          <w:tcPr>
            <w:tcW w:w="893" w:type="dxa"/>
            <w:vAlign w:val="center"/>
          </w:tcPr>
          <w:p w14:paraId="64C86A2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98.6</w:t>
            </w:r>
          </w:p>
        </w:tc>
        <w:tc>
          <w:tcPr>
            <w:tcW w:w="896" w:type="dxa"/>
            <w:vAlign w:val="center"/>
          </w:tcPr>
          <w:p w14:paraId="779E51C8"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53.4</w:t>
            </w:r>
          </w:p>
        </w:tc>
      </w:tr>
      <w:tr w:rsidR="00665824" w:rsidRPr="00022248" w14:paraId="75DF2826" w14:textId="77777777" w:rsidTr="000829A5">
        <w:tc>
          <w:tcPr>
            <w:tcW w:w="1481" w:type="dxa"/>
          </w:tcPr>
          <w:p w14:paraId="14337770"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California</w:t>
            </w:r>
          </w:p>
        </w:tc>
        <w:tc>
          <w:tcPr>
            <w:tcW w:w="589" w:type="dxa"/>
            <w:vAlign w:val="center"/>
          </w:tcPr>
          <w:p w14:paraId="1579B4F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21.9</w:t>
            </w:r>
          </w:p>
        </w:tc>
        <w:tc>
          <w:tcPr>
            <w:tcW w:w="677" w:type="dxa"/>
            <w:vAlign w:val="center"/>
          </w:tcPr>
          <w:p w14:paraId="79213BA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25.5</w:t>
            </w:r>
          </w:p>
        </w:tc>
        <w:tc>
          <w:tcPr>
            <w:tcW w:w="677" w:type="dxa"/>
            <w:vAlign w:val="center"/>
          </w:tcPr>
          <w:p w14:paraId="0AFB600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22.3</w:t>
            </w:r>
          </w:p>
        </w:tc>
        <w:tc>
          <w:tcPr>
            <w:tcW w:w="676" w:type="dxa"/>
            <w:vAlign w:val="center"/>
          </w:tcPr>
          <w:p w14:paraId="689F898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47.7</w:t>
            </w:r>
          </w:p>
        </w:tc>
        <w:tc>
          <w:tcPr>
            <w:tcW w:w="893" w:type="dxa"/>
            <w:vAlign w:val="center"/>
          </w:tcPr>
          <w:p w14:paraId="4B6C584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26.4</w:t>
            </w:r>
          </w:p>
        </w:tc>
        <w:tc>
          <w:tcPr>
            <w:tcW w:w="676" w:type="dxa"/>
            <w:vAlign w:val="center"/>
          </w:tcPr>
          <w:p w14:paraId="1683CA9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66.6</w:t>
            </w:r>
          </w:p>
        </w:tc>
        <w:tc>
          <w:tcPr>
            <w:tcW w:w="676" w:type="dxa"/>
            <w:vAlign w:val="center"/>
          </w:tcPr>
          <w:p w14:paraId="590046D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74.5</w:t>
            </w:r>
          </w:p>
        </w:tc>
        <w:tc>
          <w:tcPr>
            <w:tcW w:w="676" w:type="dxa"/>
            <w:vAlign w:val="center"/>
          </w:tcPr>
          <w:p w14:paraId="7AAB931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71.5</w:t>
            </w:r>
          </w:p>
        </w:tc>
        <w:tc>
          <w:tcPr>
            <w:tcW w:w="676" w:type="dxa"/>
            <w:vAlign w:val="center"/>
          </w:tcPr>
          <w:p w14:paraId="23365DB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75.0</w:t>
            </w:r>
          </w:p>
        </w:tc>
        <w:tc>
          <w:tcPr>
            <w:tcW w:w="893" w:type="dxa"/>
            <w:vAlign w:val="center"/>
          </w:tcPr>
          <w:p w14:paraId="77B58A8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71.7</w:t>
            </w:r>
          </w:p>
        </w:tc>
        <w:tc>
          <w:tcPr>
            <w:tcW w:w="896" w:type="dxa"/>
            <w:vAlign w:val="center"/>
          </w:tcPr>
          <w:p w14:paraId="0A90F3A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38.6</w:t>
            </w:r>
          </w:p>
        </w:tc>
      </w:tr>
      <w:tr w:rsidR="00665824" w:rsidRPr="00022248" w14:paraId="7988D26D" w14:textId="77777777" w:rsidTr="000829A5">
        <w:tc>
          <w:tcPr>
            <w:tcW w:w="1481" w:type="dxa"/>
          </w:tcPr>
          <w:p w14:paraId="0D1430A5"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Colorado</w:t>
            </w:r>
          </w:p>
        </w:tc>
        <w:tc>
          <w:tcPr>
            <w:tcW w:w="589" w:type="dxa"/>
            <w:vAlign w:val="center"/>
          </w:tcPr>
          <w:p w14:paraId="5A9AE0B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13.6</w:t>
            </w:r>
          </w:p>
        </w:tc>
        <w:tc>
          <w:tcPr>
            <w:tcW w:w="677" w:type="dxa"/>
            <w:vAlign w:val="center"/>
          </w:tcPr>
          <w:p w14:paraId="02AB9DD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22.3</w:t>
            </w:r>
          </w:p>
        </w:tc>
        <w:tc>
          <w:tcPr>
            <w:tcW w:w="677" w:type="dxa"/>
            <w:vAlign w:val="center"/>
          </w:tcPr>
          <w:p w14:paraId="0CD3981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11.3</w:t>
            </w:r>
          </w:p>
        </w:tc>
        <w:tc>
          <w:tcPr>
            <w:tcW w:w="676" w:type="dxa"/>
            <w:vAlign w:val="center"/>
          </w:tcPr>
          <w:p w14:paraId="2C7DEF9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21.0</w:t>
            </w:r>
          </w:p>
        </w:tc>
        <w:tc>
          <w:tcPr>
            <w:tcW w:w="893" w:type="dxa"/>
            <w:vAlign w:val="center"/>
          </w:tcPr>
          <w:p w14:paraId="765E3B48"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15.7</w:t>
            </w:r>
          </w:p>
        </w:tc>
        <w:tc>
          <w:tcPr>
            <w:tcW w:w="676" w:type="dxa"/>
            <w:vAlign w:val="center"/>
          </w:tcPr>
          <w:p w14:paraId="1815214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55.8</w:t>
            </w:r>
          </w:p>
        </w:tc>
        <w:tc>
          <w:tcPr>
            <w:tcW w:w="676" w:type="dxa"/>
            <w:vAlign w:val="center"/>
          </w:tcPr>
          <w:p w14:paraId="7DAA29B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45.5</w:t>
            </w:r>
          </w:p>
        </w:tc>
        <w:tc>
          <w:tcPr>
            <w:tcW w:w="676" w:type="dxa"/>
            <w:vAlign w:val="center"/>
          </w:tcPr>
          <w:p w14:paraId="040EF63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45.8</w:t>
            </w:r>
          </w:p>
        </w:tc>
        <w:tc>
          <w:tcPr>
            <w:tcW w:w="676" w:type="dxa"/>
            <w:vAlign w:val="center"/>
          </w:tcPr>
          <w:p w14:paraId="4D07B64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41.8</w:t>
            </w:r>
          </w:p>
        </w:tc>
        <w:tc>
          <w:tcPr>
            <w:tcW w:w="893" w:type="dxa"/>
            <w:vAlign w:val="center"/>
          </w:tcPr>
          <w:p w14:paraId="3BE9958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46.8</w:t>
            </w:r>
          </w:p>
        </w:tc>
        <w:tc>
          <w:tcPr>
            <w:tcW w:w="896" w:type="dxa"/>
            <w:vAlign w:val="center"/>
          </w:tcPr>
          <w:p w14:paraId="0B19D83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23.5</w:t>
            </w:r>
          </w:p>
        </w:tc>
      </w:tr>
      <w:tr w:rsidR="00665824" w:rsidRPr="00022248" w14:paraId="50F9735F" w14:textId="77777777" w:rsidTr="000829A5">
        <w:tc>
          <w:tcPr>
            <w:tcW w:w="1481" w:type="dxa"/>
          </w:tcPr>
          <w:p w14:paraId="10FDA9FE"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Connecticut</w:t>
            </w:r>
          </w:p>
        </w:tc>
        <w:tc>
          <w:tcPr>
            <w:tcW w:w="589" w:type="dxa"/>
            <w:vAlign w:val="center"/>
          </w:tcPr>
          <w:p w14:paraId="6E6F3BA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23.8</w:t>
            </w:r>
          </w:p>
        </w:tc>
        <w:tc>
          <w:tcPr>
            <w:tcW w:w="677" w:type="dxa"/>
            <w:vAlign w:val="center"/>
          </w:tcPr>
          <w:p w14:paraId="3C4F7ED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18.2</w:t>
            </w:r>
          </w:p>
        </w:tc>
        <w:tc>
          <w:tcPr>
            <w:tcW w:w="677" w:type="dxa"/>
            <w:vAlign w:val="center"/>
          </w:tcPr>
          <w:p w14:paraId="50C18838"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23.1</w:t>
            </w:r>
          </w:p>
        </w:tc>
        <w:tc>
          <w:tcPr>
            <w:tcW w:w="676" w:type="dxa"/>
            <w:vAlign w:val="center"/>
          </w:tcPr>
          <w:p w14:paraId="2B93BA3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23.5</w:t>
            </w:r>
          </w:p>
        </w:tc>
        <w:tc>
          <w:tcPr>
            <w:tcW w:w="893" w:type="dxa"/>
            <w:vAlign w:val="center"/>
          </w:tcPr>
          <w:p w14:paraId="5D5AA83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21.9</w:t>
            </w:r>
          </w:p>
        </w:tc>
        <w:tc>
          <w:tcPr>
            <w:tcW w:w="676" w:type="dxa"/>
            <w:vAlign w:val="center"/>
          </w:tcPr>
          <w:p w14:paraId="79F42B9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72.6</w:t>
            </w:r>
          </w:p>
        </w:tc>
        <w:tc>
          <w:tcPr>
            <w:tcW w:w="676" w:type="dxa"/>
            <w:vAlign w:val="center"/>
          </w:tcPr>
          <w:p w14:paraId="2738D8A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61.6</w:t>
            </w:r>
          </w:p>
        </w:tc>
        <w:tc>
          <w:tcPr>
            <w:tcW w:w="676" w:type="dxa"/>
            <w:vAlign w:val="center"/>
          </w:tcPr>
          <w:p w14:paraId="4ADC83A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61.6</w:t>
            </w:r>
          </w:p>
        </w:tc>
        <w:tc>
          <w:tcPr>
            <w:tcW w:w="676" w:type="dxa"/>
            <w:vAlign w:val="center"/>
          </w:tcPr>
          <w:p w14:paraId="08B3FA6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57.7</w:t>
            </w:r>
          </w:p>
        </w:tc>
        <w:tc>
          <w:tcPr>
            <w:tcW w:w="893" w:type="dxa"/>
            <w:vAlign w:val="center"/>
          </w:tcPr>
          <w:p w14:paraId="7B9A45F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62.9</w:t>
            </w:r>
          </w:p>
        </w:tc>
        <w:tc>
          <w:tcPr>
            <w:tcW w:w="896" w:type="dxa"/>
            <w:vAlign w:val="center"/>
          </w:tcPr>
          <w:p w14:paraId="687AFAE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32.5</w:t>
            </w:r>
          </w:p>
        </w:tc>
      </w:tr>
      <w:tr w:rsidR="00665824" w:rsidRPr="00022248" w14:paraId="76133414" w14:textId="77777777" w:rsidTr="000829A5">
        <w:tc>
          <w:tcPr>
            <w:tcW w:w="1481" w:type="dxa"/>
          </w:tcPr>
          <w:p w14:paraId="0CCBE778"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Delaware</w:t>
            </w:r>
          </w:p>
        </w:tc>
        <w:tc>
          <w:tcPr>
            <w:tcW w:w="589" w:type="dxa"/>
            <w:vAlign w:val="center"/>
          </w:tcPr>
          <w:p w14:paraId="057BA5E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28.7</w:t>
            </w:r>
          </w:p>
        </w:tc>
        <w:tc>
          <w:tcPr>
            <w:tcW w:w="677" w:type="dxa"/>
            <w:vAlign w:val="center"/>
          </w:tcPr>
          <w:p w14:paraId="7398A1C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21.8</w:t>
            </w:r>
          </w:p>
        </w:tc>
        <w:tc>
          <w:tcPr>
            <w:tcW w:w="677" w:type="dxa"/>
            <w:vAlign w:val="center"/>
          </w:tcPr>
          <w:p w14:paraId="418329B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25.1</w:t>
            </w:r>
          </w:p>
        </w:tc>
        <w:tc>
          <w:tcPr>
            <w:tcW w:w="676" w:type="dxa"/>
            <w:vAlign w:val="center"/>
          </w:tcPr>
          <w:p w14:paraId="5FE4CE1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24.3</w:t>
            </w:r>
          </w:p>
        </w:tc>
        <w:tc>
          <w:tcPr>
            <w:tcW w:w="893" w:type="dxa"/>
            <w:vAlign w:val="center"/>
          </w:tcPr>
          <w:p w14:paraId="67C2219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24.8</w:t>
            </w:r>
          </w:p>
        </w:tc>
        <w:tc>
          <w:tcPr>
            <w:tcW w:w="676" w:type="dxa"/>
            <w:vAlign w:val="center"/>
          </w:tcPr>
          <w:p w14:paraId="1D8E84C8"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79.9</w:t>
            </w:r>
          </w:p>
        </w:tc>
        <w:tc>
          <w:tcPr>
            <w:tcW w:w="676" w:type="dxa"/>
            <w:vAlign w:val="center"/>
          </w:tcPr>
          <w:p w14:paraId="7F889C9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100.0</w:t>
            </w:r>
          </w:p>
        </w:tc>
        <w:tc>
          <w:tcPr>
            <w:tcW w:w="676" w:type="dxa"/>
            <w:vAlign w:val="center"/>
          </w:tcPr>
          <w:p w14:paraId="36ECF01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71.8</w:t>
            </w:r>
          </w:p>
        </w:tc>
        <w:tc>
          <w:tcPr>
            <w:tcW w:w="676" w:type="dxa"/>
            <w:vAlign w:val="center"/>
          </w:tcPr>
          <w:p w14:paraId="3AC3F0C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79.6</w:t>
            </w:r>
          </w:p>
        </w:tc>
        <w:tc>
          <w:tcPr>
            <w:tcW w:w="893" w:type="dxa"/>
            <w:vAlign w:val="center"/>
          </w:tcPr>
          <w:p w14:paraId="09F9129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82.8</w:t>
            </w:r>
          </w:p>
        </w:tc>
        <w:tc>
          <w:tcPr>
            <w:tcW w:w="896" w:type="dxa"/>
            <w:vAlign w:val="center"/>
          </w:tcPr>
          <w:p w14:paraId="334B980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38.1</w:t>
            </w:r>
          </w:p>
        </w:tc>
      </w:tr>
      <w:tr w:rsidR="00665824" w:rsidRPr="00022248" w14:paraId="72A75A3D" w14:textId="77777777" w:rsidTr="000829A5">
        <w:tc>
          <w:tcPr>
            <w:tcW w:w="1481" w:type="dxa"/>
          </w:tcPr>
          <w:p w14:paraId="59C1DBAD"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Florida</w:t>
            </w:r>
          </w:p>
        </w:tc>
        <w:tc>
          <w:tcPr>
            <w:tcW w:w="589" w:type="dxa"/>
            <w:vAlign w:val="center"/>
          </w:tcPr>
          <w:p w14:paraId="7D1551C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30.3</w:t>
            </w:r>
          </w:p>
        </w:tc>
        <w:tc>
          <w:tcPr>
            <w:tcW w:w="677" w:type="dxa"/>
            <w:vAlign w:val="center"/>
          </w:tcPr>
          <w:p w14:paraId="35EF995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28.0</w:t>
            </w:r>
          </w:p>
        </w:tc>
        <w:tc>
          <w:tcPr>
            <w:tcW w:w="677" w:type="dxa"/>
            <w:vAlign w:val="center"/>
          </w:tcPr>
          <w:p w14:paraId="43DA41E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38.9</w:t>
            </w:r>
          </w:p>
        </w:tc>
        <w:tc>
          <w:tcPr>
            <w:tcW w:w="676" w:type="dxa"/>
            <w:vAlign w:val="center"/>
          </w:tcPr>
          <w:p w14:paraId="271EDD3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40.3</w:t>
            </w:r>
          </w:p>
        </w:tc>
        <w:tc>
          <w:tcPr>
            <w:tcW w:w="893" w:type="dxa"/>
            <w:vAlign w:val="center"/>
          </w:tcPr>
          <w:p w14:paraId="661A27F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33.5</w:t>
            </w:r>
          </w:p>
        </w:tc>
        <w:tc>
          <w:tcPr>
            <w:tcW w:w="676" w:type="dxa"/>
            <w:vAlign w:val="center"/>
          </w:tcPr>
          <w:p w14:paraId="147C923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98.5</w:t>
            </w:r>
          </w:p>
        </w:tc>
        <w:tc>
          <w:tcPr>
            <w:tcW w:w="676" w:type="dxa"/>
            <w:vAlign w:val="center"/>
          </w:tcPr>
          <w:p w14:paraId="0A020D2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89.8</w:t>
            </w:r>
          </w:p>
        </w:tc>
        <w:tc>
          <w:tcPr>
            <w:tcW w:w="676" w:type="dxa"/>
            <w:vAlign w:val="center"/>
          </w:tcPr>
          <w:p w14:paraId="0BBEEAA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96.2</w:t>
            </w:r>
          </w:p>
        </w:tc>
        <w:tc>
          <w:tcPr>
            <w:tcW w:w="676" w:type="dxa"/>
            <w:vAlign w:val="center"/>
          </w:tcPr>
          <w:p w14:paraId="363CFAE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96.7</w:t>
            </w:r>
          </w:p>
        </w:tc>
        <w:tc>
          <w:tcPr>
            <w:tcW w:w="893" w:type="dxa"/>
            <w:vAlign w:val="center"/>
          </w:tcPr>
          <w:p w14:paraId="5C737CB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95.2</w:t>
            </w:r>
          </w:p>
        </w:tc>
        <w:tc>
          <w:tcPr>
            <w:tcW w:w="896" w:type="dxa"/>
            <w:vAlign w:val="center"/>
          </w:tcPr>
          <w:p w14:paraId="5585374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49.5</w:t>
            </w:r>
          </w:p>
        </w:tc>
      </w:tr>
      <w:tr w:rsidR="00665824" w:rsidRPr="00022248" w14:paraId="02B3FE28" w14:textId="77777777" w:rsidTr="000829A5">
        <w:tc>
          <w:tcPr>
            <w:tcW w:w="1481" w:type="dxa"/>
          </w:tcPr>
          <w:p w14:paraId="193DCB20"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Georgia</w:t>
            </w:r>
          </w:p>
        </w:tc>
        <w:tc>
          <w:tcPr>
            <w:tcW w:w="589" w:type="dxa"/>
            <w:vAlign w:val="center"/>
          </w:tcPr>
          <w:p w14:paraId="72A652E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24.6</w:t>
            </w:r>
          </w:p>
        </w:tc>
        <w:tc>
          <w:tcPr>
            <w:tcW w:w="677" w:type="dxa"/>
            <w:vAlign w:val="center"/>
          </w:tcPr>
          <w:p w14:paraId="71C8592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19.3</w:t>
            </w:r>
          </w:p>
        </w:tc>
        <w:tc>
          <w:tcPr>
            <w:tcW w:w="677" w:type="dxa"/>
            <w:vAlign w:val="center"/>
          </w:tcPr>
          <w:p w14:paraId="2E117EE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31.0</w:t>
            </w:r>
          </w:p>
        </w:tc>
        <w:tc>
          <w:tcPr>
            <w:tcW w:w="676" w:type="dxa"/>
            <w:vAlign w:val="center"/>
          </w:tcPr>
          <w:p w14:paraId="703DDA8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26.8</w:t>
            </w:r>
          </w:p>
        </w:tc>
        <w:tc>
          <w:tcPr>
            <w:tcW w:w="893" w:type="dxa"/>
            <w:vAlign w:val="center"/>
          </w:tcPr>
          <w:p w14:paraId="0FF6386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24.7</w:t>
            </w:r>
          </w:p>
        </w:tc>
        <w:tc>
          <w:tcPr>
            <w:tcW w:w="676" w:type="dxa"/>
            <w:vAlign w:val="center"/>
          </w:tcPr>
          <w:p w14:paraId="73DD9D1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65.9</w:t>
            </w:r>
          </w:p>
        </w:tc>
        <w:tc>
          <w:tcPr>
            <w:tcW w:w="676" w:type="dxa"/>
            <w:vAlign w:val="center"/>
          </w:tcPr>
          <w:p w14:paraId="17E0F3A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79.0</w:t>
            </w:r>
          </w:p>
        </w:tc>
        <w:tc>
          <w:tcPr>
            <w:tcW w:w="676" w:type="dxa"/>
            <w:vAlign w:val="center"/>
          </w:tcPr>
          <w:p w14:paraId="2BF0BF7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74.3</w:t>
            </w:r>
          </w:p>
        </w:tc>
        <w:tc>
          <w:tcPr>
            <w:tcW w:w="676" w:type="dxa"/>
            <w:vAlign w:val="center"/>
          </w:tcPr>
          <w:p w14:paraId="4DEDF1A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79.6</w:t>
            </w:r>
          </w:p>
        </w:tc>
        <w:tc>
          <w:tcPr>
            <w:tcW w:w="893" w:type="dxa"/>
            <w:vAlign w:val="center"/>
          </w:tcPr>
          <w:p w14:paraId="3C5B663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74.2</w:t>
            </w:r>
          </w:p>
        </w:tc>
        <w:tc>
          <w:tcPr>
            <w:tcW w:w="896" w:type="dxa"/>
            <w:vAlign w:val="center"/>
          </w:tcPr>
          <w:p w14:paraId="196CEC5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37.0</w:t>
            </w:r>
          </w:p>
        </w:tc>
      </w:tr>
      <w:tr w:rsidR="00665824" w:rsidRPr="00022248" w14:paraId="0A6CA4B0" w14:textId="77777777" w:rsidTr="000829A5">
        <w:tc>
          <w:tcPr>
            <w:tcW w:w="1481" w:type="dxa"/>
          </w:tcPr>
          <w:p w14:paraId="4E2A069E"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Hawaii</w:t>
            </w:r>
          </w:p>
        </w:tc>
        <w:tc>
          <w:tcPr>
            <w:tcW w:w="589" w:type="dxa"/>
            <w:vAlign w:val="center"/>
          </w:tcPr>
          <w:p w14:paraId="3D4CBD2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18.3</w:t>
            </w:r>
          </w:p>
        </w:tc>
        <w:tc>
          <w:tcPr>
            <w:tcW w:w="677" w:type="dxa"/>
            <w:vAlign w:val="center"/>
          </w:tcPr>
          <w:p w14:paraId="4402802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16.6</w:t>
            </w:r>
          </w:p>
        </w:tc>
        <w:tc>
          <w:tcPr>
            <w:tcW w:w="677" w:type="dxa"/>
            <w:vAlign w:val="center"/>
          </w:tcPr>
          <w:p w14:paraId="2EFA337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21.5</w:t>
            </w:r>
          </w:p>
        </w:tc>
        <w:tc>
          <w:tcPr>
            <w:tcW w:w="676" w:type="dxa"/>
            <w:vAlign w:val="center"/>
          </w:tcPr>
          <w:p w14:paraId="4F959FB8"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10.7</w:t>
            </w:r>
          </w:p>
        </w:tc>
        <w:tc>
          <w:tcPr>
            <w:tcW w:w="893" w:type="dxa"/>
            <w:vAlign w:val="center"/>
          </w:tcPr>
          <w:p w14:paraId="3A1D2BD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15.9</w:t>
            </w:r>
          </w:p>
        </w:tc>
        <w:tc>
          <w:tcPr>
            <w:tcW w:w="676" w:type="dxa"/>
            <w:vAlign w:val="center"/>
          </w:tcPr>
          <w:p w14:paraId="0C2884D8"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58.0</w:t>
            </w:r>
          </w:p>
        </w:tc>
        <w:tc>
          <w:tcPr>
            <w:tcW w:w="676" w:type="dxa"/>
            <w:vAlign w:val="center"/>
          </w:tcPr>
          <w:p w14:paraId="097D17D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63.7</w:t>
            </w:r>
          </w:p>
        </w:tc>
        <w:tc>
          <w:tcPr>
            <w:tcW w:w="676" w:type="dxa"/>
            <w:vAlign w:val="center"/>
          </w:tcPr>
          <w:p w14:paraId="1F08E7A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38.1</w:t>
            </w:r>
          </w:p>
        </w:tc>
        <w:tc>
          <w:tcPr>
            <w:tcW w:w="676" w:type="dxa"/>
            <w:vAlign w:val="center"/>
          </w:tcPr>
          <w:p w14:paraId="33ACBDC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27.1</w:t>
            </w:r>
          </w:p>
        </w:tc>
        <w:tc>
          <w:tcPr>
            <w:tcW w:w="893" w:type="dxa"/>
            <w:vAlign w:val="center"/>
          </w:tcPr>
          <w:p w14:paraId="04F849C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42.5</w:t>
            </w:r>
          </w:p>
        </w:tc>
        <w:tc>
          <w:tcPr>
            <w:tcW w:w="896" w:type="dxa"/>
            <w:vAlign w:val="center"/>
          </w:tcPr>
          <w:p w14:paraId="4433987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23.1</w:t>
            </w:r>
          </w:p>
        </w:tc>
      </w:tr>
      <w:tr w:rsidR="00665824" w:rsidRPr="00022248" w14:paraId="7E22D66D" w14:textId="77777777" w:rsidTr="000829A5">
        <w:tc>
          <w:tcPr>
            <w:tcW w:w="1481" w:type="dxa"/>
          </w:tcPr>
          <w:p w14:paraId="04F6A1CC"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Idaho</w:t>
            </w:r>
          </w:p>
        </w:tc>
        <w:tc>
          <w:tcPr>
            <w:tcW w:w="589" w:type="dxa"/>
            <w:vAlign w:val="center"/>
          </w:tcPr>
          <w:p w14:paraId="04A9C8E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18.8</w:t>
            </w:r>
          </w:p>
        </w:tc>
        <w:tc>
          <w:tcPr>
            <w:tcW w:w="677" w:type="dxa"/>
            <w:vAlign w:val="center"/>
          </w:tcPr>
          <w:p w14:paraId="008C3B4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16.5</w:t>
            </w:r>
          </w:p>
        </w:tc>
        <w:tc>
          <w:tcPr>
            <w:tcW w:w="677" w:type="dxa"/>
            <w:vAlign w:val="center"/>
          </w:tcPr>
          <w:p w14:paraId="1ECBD17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19.8</w:t>
            </w:r>
          </w:p>
        </w:tc>
        <w:tc>
          <w:tcPr>
            <w:tcW w:w="676" w:type="dxa"/>
            <w:vAlign w:val="center"/>
          </w:tcPr>
          <w:p w14:paraId="0C2F899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20.1</w:t>
            </w:r>
          </w:p>
        </w:tc>
        <w:tc>
          <w:tcPr>
            <w:tcW w:w="893" w:type="dxa"/>
            <w:vAlign w:val="center"/>
          </w:tcPr>
          <w:p w14:paraId="16BD3BA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18.7</w:t>
            </w:r>
          </w:p>
        </w:tc>
        <w:tc>
          <w:tcPr>
            <w:tcW w:w="676" w:type="dxa"/>
            <w:vAlign w:val="center"/>
          </w:tcPr>
          <w:p w14:paraId="74A6722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48.5</w:t>
            </w:r>
          </w:p>
        </w:tc>
        <w:tc>
          <w:tcPr>
            <w:tcW w:w="676" w:type="dxa"/>
            <w:vAlign w:val="center"/>
          </w:tcPr>
          <w:p w14:paraId="3076741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42.6</w:t>
            </w:r>
          </w:p>
        </w:tc>
        <w:tc>
          <w:tcPr>
            <w:tcW w:w="676" w:type="dxa"/>
            <w:vAlign w:val="center"/>
          </w:tcPr>
          <w:p w14:paraId="4B50427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52.2</w:t>
            </w:r>
          </w:p>
        </w:tc>
        <w:tc>
          <w:tcPr>
            <w:tcW w:w="676" w:type="dxa"/>
            <w:vAlign w:val="center"/>
          </w:tcPr>
          <w:p w14:paraId="61138EB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49.7</w:t>
            </w:r>
          </w:p>
        </w:tc>
        <w:tc>
          <w:tcPr>
            <w:tcW w:w="893" w:type="dxa"/>
            <w:vAlign w:val="center"/>
          </w:tcPr>
          <w:p w14:paraId="46573CD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48.0</w:t>
            </w:r>
          </w:p>
        </w:tc>
        <w:tc>
          <w:tcPr>
            <w:tcW w:w="896" w:type="dxa"/>
            <w:vAlign w:val="center"/>
          </w:tcPr>
          <w:p w14:paraId="1BC560E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26.9</w:t>
            </w:r>
          </w:p>
        </w:tc>
      </w:tr>
      <w:tr w:rsidR="00665824" w:rsidRPr="00022248" w14:paraId="39A9B991" w14:textId="77777777" w:rsidTr="000829A5">
        <w:tc>
          <w:tcPr>
            <w:tcW w:w="1481" w:type="dxa"/>
          </w:tcPr>
          <w:p w14:paraId="19891E5E"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Illinois</w:t>
            </w:r>
          </w:p>
        </w:tc>
        <w:tc>
          <w:tcPr>
            <w:tcW w:w="589" w:type="dxa"/>
            <w:vAlign w:val="center"/>
          </w:tcPr>
          <w:p w14:paraId="3C5EBEE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26.0</w:t>
            </w:r>
          </w:p>
        </w:tc>
        <w:tc>
          <w:tcPr>
            <w:tcW w:w="677" w:type="dxa"/>
            <w:vAlign w:val="center"/>
          </w:tcPr>
          <w:p w14:paraId="19CEC46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27.7</w:t>
            </w:r>
          </w:p>
        </w:tc>
        <w:tc>
          <w:tcPr>
            <w:tcW w:w="677" w:type="dxa"/>
            <w:vAlign w:val="center"/>
          </w:tcPr>
          <w:p w14:paraId="2C51F33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20.5</w:t>
            </w:r>
          </w:p>
        </w:tc>
        <w:tc>
          <w:tcPr>
            <w:tcW w:w="676" w:type="dxa"/>
            <w:vAlign w:val="center"/>
          </w:tcPr>
          <w:p w14:paraId="5EEB931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25.8</w:t>
            </w:r>
          </w:p>
        </w:tc>
        <w:tc>
          <w:tcPr>
            <w:tcW w:w="893" w:type="dxa"/>
            <w:vAlign w:val="center"/>
          </w:tcPr>
          <w:p w14:paraId="0E76AF9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24.7</w:t>
            </w:r>
          </w:p>
        </w:tc>
        <w:tc>
          <w:tcPr>
            <w:tcW w:w="676" w:type="dxa"/>
            <w:vAlign w:val="center"/>
          </w:tcPr>
          <w:p w14:paraId="7A3B5D0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77.1</w:t>
            </w:r>
          </w:p>
        </w:tc>
        <w:tc>
          <w:tcPr>
            <w:tcW w:w="676" w:type="dxa"/>
            <w:vAlign w:val="center"/>
          </w:tcPr>
          <w:p w14:paraId="526D4E6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79.2</w:t>
            </w:r>
          </w:p>
        </w:tc>
        <w:tc>
          <w:tcPr>
            <w:tcW w:w="676" w:type="dxa"/>
            <w:vAlign w:val="center"/>
          </w:tcPr>
          <w:p w14:paraId="4664C1E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68.7</w:t>
            </w:r>
          </w:p>
        </w:tc>
        <w:tc>
          <w:tcPr>
            <w:tcW w:w="676" w:type="dxa"/>
            <w:vAlign w:val="center"/>
          </w:tcPr>
          <w:p w14:paraId="227036A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70.8</w:t>
            </w:r>
          </w:p>
        </w:tc>
        <w:tc>
          <w:tcPr>
            <w:tcW w:w="893" w:type="dxa"/>
            <w:vAlign w:val="center"/>
          </w:tcPr>
          <w:p w14:paraId="45EE70A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73.8</w:t>
            </w:r>
          </w:p>
        </w:tc>
        <w:tc>
          <w:tcPr>
            <w:tcW w:w="896" w:type="dxa"/>
            <w:vAlign w:val="center"/>
          </w:tcPr>
          <w:p w14:paraId="676570E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37.0</w:t>
            </w:r>
          </w:p>
        </w:tc>
      </w:tr>
      <w:tr w:rsidR="00665824" w:rsidRPr="00022248" w14:paraId="68ED1ED5" w14:textId="77777777" w:rsidTr="000829A5">
        <w:tc>
          <w:tcPr>
            <w:tcW w:w="1481" w:type="dxa"/>
          </w:tcPr>
          <w:p w14:paraId="3F40D37B"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Indiana</w:t>
            </w:r>
          </w:p>
        </w:tc>
        <w:tc>
          <w:tcPr>
            <w:tcW w:w="589" w:type="dxa"/>
            <w:vAlign w:val="center"/>
          </w:tcPr>
          <w:p w14:paraId="34FDED6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19.1</w:t>
            </w:r>
          </w:p>
        </w:tc>
        <w:tc>
          <w:tcPr>
            <w:tcW w:w="677" w:type="dxa"/>
            <w:vAlign w:val="center"/>
          </w:tcPr>
          <w:p w14:paraId="0C8A3CF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18.2</w:t>
            </w:r>
          </w:p>
        </w:tc>
        <w:tc>
          <w:tcPr>
            <w:tcW w:w="677" w:type="dxa"/>
            <w:vAlign w:val="center"/>
          </w:tcPr>
          <w:p w14:paraId="2E51F62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23.6</w:t>
            </w:r>
          </w:p>
        </w:tc>
        <w:tc>
          <w:tcPr>
            <w:tcW w:w="676" w:type="dxa"/>
            <w:vAlign w:val="center"/>
          </w:tcPr>
          <w:p w14:paraId="195CD38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19.6</w:t>
            </w:r>
          </w:p>
        </w:tc>
        <w:tc>
          <w:tcPr>
            <w:tcW w:w="893" w:type="dxa"/>
            <w:vAlign w:val="center"/>
          </w:tcPr>
          <w:p w14:paraId="192C36C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19.9</w:t>
            </w:r>
          </w:p>
        </w:tc>
        <w:tc>
          <w:tcPr>
            <w:tcW w:w="676" w:type="dxa"/>
            <w:vAlign w:val="center"/>
          </w:tcPr>
          <w:p w14:paraId="503DCAA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58.9</w:t>
            </w:r>
          </w:p>
        </w:tc>
        <w:tc>
          <w:tcPr>
            <w:tcW w:w="676" w:type="dxa"/>
            <w:vAlign w:val="center"/>
          </w:tcPr>
          <w:p w14:paraId="6D95480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51.4</w:t>
            </w:r>
          </w:p>
        </w:tc>
        <w:tc>
          <w:tcPr>
            <w:tcW w:w="676" w:type="dxa"/>
            <w:vAlign w:val="center"/>
          </w:tcPr>
          <w:p w14:paraId="12F8438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56.4</w:t>
            </w:r>
          </w:p>
        </w:tc>
        <w:tc>
          <w:tcPr>
            <w:tcW w:w="676" w:type="dxa"/>
            <w:vAlign w:val="center"/>
          </w:tcPr>
          <w:p w14:paraId="5944555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59.4</w:t>
            </w:r>
          </w:p>
        </w:tc>
        <w:tc>
          <w:tcPr>
            <w:tcW w:w="893" w:type="dxa"/>
            <w:vAlign w:val="center"/>
          </w:tcPr>
          <w:p w14:paraId="2D8B7BC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56.3</w:t>
            </w:r>
          </w:p>
        </w:tc>
        <w:tc>
          <w:tcPr>
            <w:tcW w:w="896" w:type="dxa"/>
            <w:vAlign w:val="center"/>
          </w:tcPr>
          <w:p w14:paraId="5B18FEA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29.4</w:t>
            </w:r>
          </w:p>
        </w:tc>
      </w:tr>
      <w:tr w:rsidR="00665824" w:rsidRPr="00022248" w14:paraId="6F14EC38" w14:textId="77777777" w:rsidTr="000829A5">
        <w:tc>
          <w:tcPr>
            <w:tcW w:w="1481" w:type="dxa"/>
          </w:tcPr>
          <w:p w14:paraId="6BC4C1FE"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Iowa</w:t>
            </w:r>
          </w:p>
        </w:tc>
        <w:tc>
          <w:tcPr>
            <w:tcW w:w="589" w:type="dxa"/>
            <w:vAlign w:val="center"/>
          </w:tcPr>
          <w:p w14:paraId="76532DB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21.9</w:t>
            </w:r>
          </w:p>
        </w:tc>
        <w:tc>
          <w:tcPr>
            <w:tcW w:w="677" w:type="dxa"/>
            <w:vAlign w:val="center"/>
          </w:tcPr>
          <w:p w14:paraId="700D12C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14.6</w:t>
            </w:r>
          </w:p>
        </w:tc>
        <w:tc>
          <w:tcPr>
            <w:tcW w:w="677" w:type="dxa"/>
            <w:vAlign w:val="center"/>
          </w:tcPr>
          <w:p w14:paraId="4095512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17.7</w:t>
            </w:r>
          </w:p>
        </w:tc>
        <w:tc>
          <w:tcPr>
            <w:tcW w:w="676" w:type="dxa"/>
            <w:vAlign w:val="center"/>
          </w:tcPr>
          <w:p w14:paraId="3B57135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34.7</w:t>
            </w:r>
          </w:p>
        </w:tc>
        <w:tc>
          <w:tcPr>
            <w:tcW w:w="893" w:type="dxa"/>
            <w:vAlign w:val="center"/>
          </w:tcPr>
          <w:p w14:paraId="168CF59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20.1</w:t>
            </w:r>
          </w:p>
        </w:tc>
        <w:tc>
          <w:tcPr>
            <w:tcW w:w="676" w:type="dxa"/>
            <w:vAlign w:val="center"/>
          </w:tcPr>
          <w:p w14:paraId="38B5D88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51.4</w:t>
            </w:r>
          </w:p>
        </w:tc>
        <w:tc>
          <w:tcPr>
            <w:tcW w:w="676" w:type="dxa"/>
            <w:vAlign w:val="center"/>
          </w:tcPr>
          <w:p w14:paraId="333F870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56.7</w:t>
            </w:r>
          </w:p>
        </w:tc>
        <w:tc>
          <w:tcPr>
            <w:tcW w:w="676" w:type="dxa"/>
            <w:vAlign w:val="center"/>
          </w:tcPr>
          <w:p w14:paraId="272B2FC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65.3</w:t>
            </w:r>
          </w:p>
        </w:tc>
        <w:tc>
          <w:tcPr>
            <w:tcW w:w="676" w:type="dxa"/>
            <w:vAlign w:val="center"/>
          </w:tcPr>
          <w:p w14:paraId="3ED45C7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65.3</w:t>
            </w:r>
          </w:p>
        </w:tc>
        <w:tc>
          <w:tcPr>
            <w:tcW w:w="893" w:type="dxa"/>
            <w:vAlign w:val="center"/>
          </w:tcPr>
          <w:p w14:paraId="73EB9758"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59.2</w:t>
            </w:r>
          </w:p>
        </w:tc>
        <w:tc>
          <w:tcPr>
            <w:tcW w:w="896" w:type="dxa"/>
            <w:vAlign w:val="center"/>
          </w:tcPr>
          <w:p w14:paraId="3019F69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30.1</w:t>
            </w:r>
          </w:p>
        </w:tc>
      </w:tr>
      <w:tr w:rsidR="00665824" w:rsidRPr="00022248" w14:paraId="0AE69DE2" w14:textId="77777777" w:rsidTr="000829A5">
        <w:tc>
          <w:tcPr>
            <w:tcW w:w="1481" w:type="dxa"/>
          </w:tcPr>
          <w:p w14:paraId="10B70E7E"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Kansas</w:t>
            </w:r>
          </w:p>
        </w:tc>
        <w:tc>
          <w:tcPr>
            <w:tcW w:w="589" w:type="dxa"/>
            <w:vAlign w:val="center"/>
          </w:tcPr>
          <w:p w14:paraId="59B3ABD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18.1</w:t>
            </w:r>
          </w:p>
        </w:tc>
        <w:tc>
          <w:tcPr>
            <w:tcW w:w="677" w:type="dxa"/>
            <w:vAlign w:val="center"/>
          </w:tcPr>
          <w:p w14:paraId="5CD486E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18.2</w:t>
            </w:r>
          </w:p>
        </w:tc>
        <w:tc>
          <w:tcPr>
            <w:tcW w:w="677" w:type="dxa"/>
            <w:vAlign w:val="center"/>
          </w:tcPr>
          <w:p w14:paraId="6047913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18.2</w:t>
            </w:r>
          </w:p>
        </w:tc>
        <w:tc>
          <w:tcPr>
            <w:tcW w:w="676" w:type="dxa"/>
            <w:vAlign w:val="center"/>
          </w:tcPr>
          <w:p w14:paraId="349C157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17.4</w:t>
            </w:r>
          </w:p>
        </w:tc>
        <w:tc>
          <w:tcPr>
            <w:tcW w:w="893" w:type="dxa"/>
            <w:vAlign w:val="center"/>
          </w:tcPr>
          <w:p w14:paraId="62F098E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18.0</w:t>
            </w:r>
          </w:p>
        </w:tc>
        <w:tc>
          <w:tcPr>
            <w:tcW w:w="676" w:type="dxa"/>
            <w:vAlign w:val="center"/>
          </w:tcPr>
          <w:p w14:paraId="4326968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57.2</w:t>
            </w:r>
          </w:p>
        </w:tc>
        <w:tc>
          <w:tcPr>
            <w:tcW w:w="676" w:type="dxa"/>
            <w:vAlign w:val="center"/>
          </w:tcPr>
          <w:p w14:paraId="3A68C2B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62.9</w:t>
            </w:r>
          </w:p>
        </w:tc>
        <w:tc>
          <w:tcPr>
            <w:tcW w:w="676" w:type="dxa"/>
            <w:vAlign w:val="center"/>
          </w:tcPr>
          <w:p w14:paraId="6003610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49.5</w:t>
            </w:r>
          </w:p>
        </w:tc>
        <w:tc>
          <w:tcPr>
            <w:tcW w:w="676" w:type="dxa"/>
            <w:vAlign w:val="center"/>
          </w:tcPr>
          <w:p w14:paraId="7CAEA60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49.8</w:t>
            </w:r>
          </w:p>
        </w:tc>
        <w:tc>
          <w:tcPr>
            <w:tcW w:w="893" w:type="dxa"/>
            <w:vAlign w:val="center"/>
          </w:tcPr>
          <w:p w14:paraId="532556B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54.4</w:t>
            </w:r>
          </w:p>
        </w:tc>
        <w:tc>
          <w:tcPr>
            <w:tcW w:w="896" w:type="dxa"/>
            <w:vAlign w:val="center"/>
          </w:tcPr>
          <w:p w14:paraId="5A7D104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27.0</w:t>
            </w:r>
          </w:p>
        </w:tc>
      </w:tr>
      <w:tr w:rsidR="00665824" w:rsidRPr="00022248" w14:paraId="05A27C5C" w14:textId="77777777" w:rsidTr="000829A5">
        <w:tc>
          <w:tcPr>
            <w:tcW w:w="1481" w:type="dxa"/>
          </w:tcPr>
          <w:p w14:paraId="4C43A704"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Kentucky</w:t>
            </w:r>
          </w:p>
        </w:tc>
        <w:tc>
          <w:tcPr>
            <w:tcW w:w="589" w:type="dxa"/>
            <w:vAlign w:val="center"/>
          </w:tcPr>
          <w:p w14:paraId="5A6B1BF8"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27.7</w:t>
            </w:r>
          </w:p>
        </w:tc>
        <w:tc>
          <w:tcPr>
            <w:tcW w:w="677" w:type="dxa"/>
            <w:vAlign w:val="center"/>
          </w:tcPr>
          <w:p w14:paraId="5A1CD8E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33.9</w:t>
            </w:r>
          </w:p>
        </w:tc>
        <w:tc>
          <w:tcPr>
            <w:tcW w:w="677" w:type="dxa"/>
            <w:vAlign w:val="center"/>
          </w:tcPr>
          <w:p w14:paraId="1FBAE22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26.9</w:t>
            </w:r>
          </w:p>
        </w:tc>
        <w:tc>
          <w:tcPr>
            <w:tcW w:w="676" w:type="dxa"/>
            <w:vAlign w:val="center"/>
          </w:tcPr>
          <w:p w14:paraId="5F82B4C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33.1</w:t>
            </w:r>
          </w:p>
        </w:tc>
        <w:tc>
          <w:tcPr>
            <w:tcW w:w="893" w:type="dxa"/>
            <w:vAlign w:val="center"/>
          </w:tcPr>
          <w:p w14:paraId="345E227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30.1</w:t>
            </w:r>
          </w:p>
        </w:tc>
        <w:tc>
          <w:tcPr>
            <w:tcW w:w="676" w:type="dxa"/>
            <w:vAlign w:val="center"/>
          </w:tcPr>
          <w:p w14:paraId="1A5DFA5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72.5</w:t>
            </w:r>
          </w:p>
        </w:tc>
        <w:tc>
          <w:tcPr>
            <w:tcW w:w="676" w:type="dxa"/>
            <w:vAlign w:val="center"/>
          </w:tcPr>
          <w:p w14:paraId="2259A8C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73.2</w:t>
            </w:r>
          </w:p>
        </w:tc>
        <w:tc>
          <w:tcPr>
            <w:tcW w:w="676" w:type="dxa"/>
            <w:vAlign w:val="center"/>
          </w:tcPr>
          <w:p w14:paraId="64ACDDF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60.9</w:t>
            </w:r>
          </w:p>
        </w:tc>
        <w:tc>
          <w:tcPr>
            <w:tcW w:w="676" w:type="dxa"/>
            <w:vAlign w:val="center"/>
          </w:tcPr>
          <w:p w14:paraId="56CB45D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69.1</w:t>
            </w:r>
          </w:p>
        </w:tc>
        <w:tc>
          <w:tcPr>
            <w:tcW w:w="893" w:type="dxa"/>
            <w:vAlign w:val="center"/>
          </w:tcPr>
          <w:p w14:paraId="4F43E48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68.6</w:t>
            </w:r>
          </w:p>
        </w:tc>
        <w:tc>
          <w:tcPr>
            <w:tcW w:w="896" w:type="dxa"/>
            <w:vAlign w:val="center"/>
          </w:tcPr>
          <w:p w14:paraId="7AA42168"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41.8</w:t>
            </w:r>
          </w:p>
        </w:tc>
      </w:tr>
      <w:tr w:rsidR="00665824" w:rsidRPr="00022248" w14:paraId="75B66C11" w14:textId="77777777" w:rsidTr="000829A5">
        <w:tc>
          <w:tcPr>
            <w:tcW w:w="1481" w:type="dxa"/>
          </w:tcPr>
          <w:p w14:paraId="4589865A"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Louisiana</w:t>
            </w:r>
          </w:p>
        </w:tc>
        <w:tc>
          <w:tcPr>
            <w:tcW w:w="589" w:type="dxa"/>
            <w:vAlign w:val="center"/>
          </w:tcPr>
          <w:p w14:paraId="47F3F5A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35.9</w:t>
            </w:r>
          </w:p>
        </w:tc>
        <w:tc>
          <w:tcPr>
            <w:tcW w:w="677" w:type="dxa"/>
            <w:vAlign w:val="center"/>
          </w:tcPr>
          <w:p w14:paraId="7522C72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51.3</w:t>
            </w:r>
          </w:p>
        </w:tc>
        <w:tc>
          <w:tcPr>
            <w:tcW w:w="677" w:type="dxa"/>
            <w:vAlign w:val="center"/>
          </w:tcPr>
          <w:p w14:paraId="523FF13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32.0</w:t>
            </w:r>
          </w:p>
        </w:tc>
        <w:tc>
          <w:tcPr>
            <w:tcW w:w="676" w:type="dxa"/>
            <w:vAlign w:val="center"/>
          </w:tcPr>
          <w:p w14:paraId="7A15021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30.2</w:t>
            </w:r>
          </w:p>
        </w:tc>
        <w:tc>
          <w:tcPr>
            <w:tcW w:w="893" w:type="dxa"/>
            <w:vAlign w:val="center"/>
          </w:tcPr>
          <w:p w14:paraId="12FD76D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35.9</w:t>
            </w:r>
          </w:p>
        </w:tc>
        <w:tc>
          <w:tcPr>
            <w:tcW w:w="676" w:type="dxa"/>
            <w:vAlign w:val="center"/>
          </w:tcPr>
          <w:p w14:paraId="20C5956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86.4</w:t>
            </w:r>
          </w:p>
        </w:tc>
        <w:tc>
          <w:tcPr>
            <w:tcW w:w="676" w:type="dxa"/>
            <w:vAlign w:val="center"/>
          </w:tcPr>
          <w:p w14:paraId="5700CB0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90.2</w:t>
            </w:r>
          </w:p>
        </w:tc>
        <w:tc>
          <w:tcPr>
            <w:tcW w:w="676" w:type="dxa"/>
            <w:vAlign w:val="center"/>
          </w:tcPr>
          <w:p w14:paraId="5479EA7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89.3</w:t>
            </w:r>
          </w:p>
        </w:tc>
        <w:tc>
          <w:tcPr>
            <w:tcW w:w="676" w:type="dxa"/>
            <w:vAlign w:val="center"/>
          </w:tcPr>
          <w:p w14:paraId="6424BB08"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91.3</w:t>
            </w:r>
          </w:p>
        </w:tc>
        <w:tc>
          <w:tcPr>
            <w:tcW w:w="893" w:type="dxa"/>
            <w:vAlign w:val="center"/>
          </w:tcPr>
          <w:p w14:paraId="7028200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89.2</w:t>
            </w:r>
          </w:p>
        </w:tc>
        <w:tc>
          <w:tcPr>
            <w:tcW w:w="896" w:type="dxa"/>
            <w:vAlign w:val="center"/>
          </w:tcPr>
          <w:p w14:paraId="4E60E17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51.2</w:t>
            </w:r>
          </w:p>
        </w:tc>
      </w:tr>
      <w:tr w:rsidR="00665824" w:rsidRPr="00022248" w14:paraId="2DB9B87A" w14:textId="77777777" w:rsidTr="000829A5">
        <w:tc>
          <w:tcPr>
            <w:tcW w:w="1481" w:type="dxa"/>
          </w:tcPr>
          <w:p w14:paraId="725CC035"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Maine</w:t>
            </w:r>
          </w:p>
        </w:tc>
        <w:tc>
          <w:tcPr>
            <w:tcW w:w="589" w:type="dxa"/>
            <w:vAlign w:val="center"/>
          </w:tcPr>
          <w:p w14:paraId="6B46B12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20.3</w:t>
            </w:r>
          </w:p>
        </w:tc>
        <w:tc>
          <w:tcPr>
            <w:tcW w:w="677" w:type="dxa"/>
            <w:vAlign w:val="center"/>
          </w:tcPr>
          <w:p w14:paraId="120727C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35.1</w:t>
            </w:r>
          </w:p>
        </w:tc>
        <w:tc>
          <w:tcPr>
            <w:tcW w:w="677" w:type="dxa"/>
            <w:vAlign w:val="center"/>
          </w:tcPr>
          <w:p w14:paraId="378D7B1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23.1</w:t>
            </w:r>
          </w:p>
        </w:tc>
        <w:tc>
          <w:tcPr>
            <w:tcW w:w="676" w:type="dxa"/>
            <w:vAlign w:val="center"/>
          </w:tcPr>
          <w:p w14:paraId="49B923D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27.2</w:t>
            </w:r>
          </w:p>
        </w:tc>
        <w:tc>
          <w:tcPr>
            <w:tcW w:w="893" w:type="dxa"/>
            <w:vAlign w:val="center"/>
          </w:tcPr>
          <w:p w14:paraId="5EA09ED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25.3</w:t>
            </w:r>
          </w:p>
        </w:tc>
        <w:tc>
          <w:tcPr>
            <w:tcW w:w="676" w:type="dxa"/>
            <w:vAlign w:val="center"/>
          </w:tcPr>
          <w:p w14:paraId="52FA464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43.3</w:t>
            </w:r>
          </w:p>
        </w:tc>
        <w:tc>
          <w:tcPr>
            <w:tcW w:w="676" w:type="dxa"/>
            <w:vAlign w:val="center"/>
          </w:tcPr>
          <w:p w14:paraId="6666865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53.4</w:t>
            </w:r>
          </w:p>
        </w:tc>
        <w:tc>
          <w:tcPr>
            <w:tcW w:w="676" w:type="dxa"/>
            <w:vAlign w:val="center"/>
          </w:tcPr>
          <w:p w14:paraId="063C266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55.3</w:t>
            </w:r>
          </w:p>
        </w:tc>
        <w:tc>
          <w:tcPr>
            <w:tcW w:w="676" w:type="dxa"/>
            <w:vAlign w:val="center"/>
          </w:tcPr>
          <w:p w14:paraId="4C98ECE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53.0</w:t>
            </w:r>
          </w:p>
        </w:tc>
        <w:tc>
          <w:tcPr>
            <w:tcW w:w="893" w:type="dxa"/>
            <w:vAlign w:val="center"/>
          </w:tcPr>
          <w:p w14:paraId="21C4D3A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50.7</w:t>
            </w:r>
          </w:p>
        </w:tc>
        <w:tc>
          <w:tcPr>
            <w:tcW w:w="896" w:type="dxa"/>
            <w:vAlign w:val="center"/>
          </w:tcPr>
          <w:p w14:paraId="16F7711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33.8</w:t>
            </w:r>
          </w:p>
        </w:tc>
      </w:tr>
      <w:tr w:rsidR="00665824" w:rsidRPr="00022248" w14:paraId="18C6A992" w14:textId="77777777" w:rsidTr="000829A5">
        <w:tc>
          <w:tcPr>
            <w:tcW w:w="1481" w:type="dxa"/>
          </w:tcPr>
          <w:p w14:paraId="48E6DA3D"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Maryland</w:t>
            </w:r>
          </w:p>
        </w:tc>
        <w:tc>
          <w:tcPr>
            <w:tcW w:w="589" w:type="dxa"/>
            <w:vAlign w:val="center"/>
          </w:tcPr>
          <w:p w14:paraId="5B4F3FA8"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27.5</w:t>
            </w:r>
          </w:p>
        </w:tc>
        <w:tc>
          <w:tcPr>
            <w:tcW w:w="677" w:type="dxa"/>
            <w:vAlign w:val="center"/>
          </w:tcPr>
          <w:p w14:paraId="0A4A06A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52.8</w:t>
            </w:r>
          </w:p>
        </w:tc>
        <w:tc>
          <w:tcPr>
            <w:tcW w:w="677" w:type="dxa"/>
            <w:vAlign w:val="center"/>
          </w:tcPr>
          <w:p w14:paraId="54EDB00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33.2</w:t>
            </w:r>
          </w:p>
        </w:tc>
        <w:tc>
          <w:tcPr>
            <w:tcW w:w="676" w:type="dxa"/>
            <w:vAlign w:val="center"/>
          </w:tcPr>
          <w:p w14:paraId="3D86A5F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43.0</w:t>
            </w:r>
          </w:p>
        </w:tc>
        <w:tc>
          <w:tcPr>
            <w:tcW w:w="893" w:type="dxa"/>
            <w:vAlign w:val="center"/>
          </w:tcPr>
          <w:p w14:paraId="719A52D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36.8</w:t>
            </w:r>
          </w:p>
        </w:tc>
        <w:tc>
          <w:tcPr>
            <w:tcW w:w="676" w:type="dxa"/>
            <w:vAlign w:val="center"/>
          </w:tcPr>
          <w:p w14:paraId="4868047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81.2</w:t>
            </w:r>
          </w:p>
        </w:tc>
        <w:tc>
          <w:tcPr>
            <w:tcW w:w="676" w:type="dxa"/>
            <w:vAlign w:val="center"/>
          </w:tcPr>
          <w:p w14:paraId="597F989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87.5</w:t>
            </w:r>
          </w:p>
        </w:tc>
        <w:tc>
          <w:tcPr>
            <w:tcW w:w="676" w:type="dxa"/>
            <w:vAlign w:val="center"/>
          </w:tcPr>
          <w:p w14:paraId="0F0E2A3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77.6</w:t>
            </w:r>
          </w:p>
        </w:tc>
        <w:tc>
          <w:tcPr>
            <w:tcW w:w="676" w:type="dxa"/>
            <w:vAlign w:val="center"/>
          </w:tcPr>
          <w:p w14:paraId="2D75FA1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88.8</w:t>
            </w:r>
          </w:p>
        </w:tc>
        <w:tc>
          <w:tcPr>
            <w:tcW w:w="893" w:type="dxa"/>
            <w:vAlign w:val="center"/>
          </w:tcPr>
          <w:p w14:paraId="2207043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83.5</w:t>
            </w:r>
          </w:p>
        </w:tc>
        <w:tc>
          <w:tcPr>
            <w:tcW w:w="896" w:type="dxa"/>
            <w:vAlign w:val="center"/>
          </w:tcPr>
          <w:p w14:paraId="023A7C7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51.1</w:t>
            </w:r>
          </w:p>
        </w:tc>
      </w:tr>
      <w:tr w:rsidR="00665824" w:rsidRPr="00022248" w14:paraId="6053B4AB" w14:textId="77777777" w:rsidTr="000829A5">
        <w:tc>
          <w:tcPr>
            <w:tcW w:w="1481" w:type="dxa"/>
          </w:tcPr>
          <w:p w14:paraId="1863F792"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Massachusetts</w:t>
            </w:r>
          </w:p>
        </w:tc>
        <w:tc>
          <w:tcPr>
            <w:tcW w:w="589" w:type="dxa"/>
            <w:vAlign w:val="center"/>
          </w:tcPr>
          <w:p w14:paraId="4E1D68F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31.4</w:t>
            </w:r>
          </w:p>
        </w:tc>
        <w:tc>
          <w:tcPr>
            <w:tcW w:w="677" w:type="dxa"/>
            <w:vAlign w:val="center"/>
          </w:tcPr>
          <w:p w14:paraId="5951A0A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26.5</w:t>
            </w:r>
          </w:p>
        </w:tc>
        <w:tc>
          <w:tcPr>
            <w:tcW w:w="677" w:type="dxa"/>
            <w:vAlign w:val="center"/>
          </w:tcPr>
          <w:p w14:paraId="2B8D125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27.1</w:t>
            </w:r>
          </w:p>
        </w:tc>
        <w:tc>
          <w:tcPr>
            <w:tcW w:w="676" w:type="dxa"/>
            <w:vAlign w:val="center"/>
          </w:tcPr>
          <w:p w14:paraId="5E056E1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38.4</w:t>
            </w:r>
          </w:p>
        </w:tc>
        <w:tc>
          <w:tcPr>
            <w:tcW w:w="893" w:type="dxa"/>
            <w:vAlign w:val="center"/>
          </w:tcPr>
          <w:p w14:paraId="115E5EE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30.2</w:t>
            </w:r>
          </w:p>
        </w:tc>
        <w:tc>
          <w:tcPr>
            <w:tcW w:w="676" w:type="dxa"/>
            <w:vAlign w:val="center"/>
          </w:tcPr>
          <w:p w14:paraId="6C6C5E6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74.7</w:t>
            </w:r>
          </w:p>
        </w:tc>
        <w:tc>
          <w:tcPr>
            <w:tcW w:w="676" w:type="dxa"/>
            <w:vAlign w:val="center"/>
          </w:tcPr>
          <w:p w14:paraId="146E40A8"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87.2</w:t>
            </w:r>
          </w:p>
        </w:tc>
        <w:tc>
          <w:tcPr>
            <w:tcW w:w="676" w:type="dxa"/>
            <w:vAlign w:val="center"/>
          </w:tcPr>
          <w:p w14:paraId="64B3192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76.8</w:t>
            </w:r>
          </w:p>
        </w:tc>
        <w:tc>
          <w:tcPr>
            <w:tcW w:w="676" w:type="dxa"/>
            <w:vAlign w:val="center"/>
          </w:tcPr>
          <w:p w14:paraId="45D9399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80.4</w:t>
            </w:r>
          </w:p>
        </w:tc>
        <w:tc>
          <w:tcPr>
            <w:tcW w:w="893" w:type="dxa"/>
            <w:vAlign w:val="center"/>
          </w:tcPr>
          <w:p w14:paraId="398283A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79.5</w:t>
            </w:r>
          </w:p>
        </w:tc>
        <w:tc>
          <w:tcPr>
            <w:tcW w:w="896" w:type="dxa"/>
            <w:vAlign w:val="center"/>
          </w:tcPr>
          <w:p w14:paraId="5F01BA4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43.7</w:t>
            </w:r>
          </w:p>
        </w:tc>
      </w:tr>
      <w:tr w:rsidR="00665824" w:rsidRPr="00022248" w14:paraId="2337BD1E" w14:textId="77777777" w:rsidTr="000829A5">
        <w:tc>
          <w:tcPr>
            <w:tcW w:w="1481" w:type="dxa"/>
          </w:tcPr>
          <w:p w14:paraId="0646E887"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Michigan</w:t>
            </w:r>
          </w:p>
        </w:tc>
        <w:tc>
          <w:tcPr>
            <w:tcW w:w="589" w:type="dxa"/>
            <w:vAlign w:val="center"/>
          </w:tcPr>
          <w:p w14:paraId="695345C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28.6</w:t>
            </w:r>
          </w:p>
        </w:tc>
        <w:tc>
          <w:tcPr>
            <w:tcW w:w="677" w:type="dxa"/>
            <w:vAlign w:val="center"/>
          </w:tcPr>
          <w:p w14:paraId="3AA9C39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24.2</w:t>
            </w:r>
          </w:p>
        </w:tc>
        <w:tc>
          <w:tcPr>
            <w:tcW w:w="677" w:type="dxa"/>
            <w:vAlign w:val="center"/>
          </w:tcPr>
          <w:p w14:paraId="1DC1EDF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20.1</w:t>
            </w:r>
          </w:p>
        </w:tc>
        <w:tc>
          <w:tcPr>
            <w:tcW w:w="676" w:type="dxa"/>
            <w:vAlign w:val="center"/>
          </w:tcPr>
          <w:p w14:paraId="33D41D9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25.6</w:t>
            </w:r>
          </w:p>
        </w:tc>
        <w:tc>
          <w:tcPr>
            <w:tcW w:w="893" w:type="dxa"/>
            <w:vAlign w:val="center"/>
          </w:tcPr>
          <w:p w14:paraId="6B7EF38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24.3</w:t>
            </w:r>
          </w:p>
        </w:tc>
        <w:tc>
          <w:tcPr>
            <w:tcW w:w="676" w:type="dxa"/>
            <w:vAlign w:val="center"/>
          </w:tcPr>
          <w:p w14:paraId="00526B0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60.2</w:t>
            </w:r>
          </w:p>
        </w:tc>
        <w:tc>
          <w:tcPr>
            <w:tcW w:w="676" w:type="dxa"/>
            <w:vAlign w:val="center"/>
          </w:tcPr>
          <w:p w14:paraId="74E18AE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64.3</w:t>
            </w:r>
          </w:p>
        </w:tc>
        <w:tc>
          <w:tcPr>
            <w:tcW w:w="676" w:type="dxa"/>
            <w:vAlign w:val="center"/>
          </w:tcPr>
          <w:p w14:paraId="0B9A3D6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62.7</w:t>
            </w:r>
          </w:p>
        </w:tc>
        <w:tc>
          <w:tcPr>
            <w:tcW w:w="676" w:type="dxa"/>
            <w:vAlign w:val="center"/>
          </w:tcPr>
          <w:p w14:paraId="373146F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64.1</w:t>
            </w:r>
          </w:p>
        </w:tc>
        <w:tc>
          <w:tcPr>
            <w:tcW w:w="893" w:type="dxa"/>
            <w:vAlign w:val="center"/>
          </w:tcPr>
          <w:p w14:paraId="787D642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62.7</w:t>
            </w:r>
          </w:p>
        </w:tc>
        <w:tc>
          <w:tcPr>
            <w:tcW w:w="896" w:type="dxa"/>
            <w:vAlign w:val="center"/>
          </w:tcPr>
          <w:p w14:paraId="7D78ED6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35.0</w:t>
            </w:r>
          </w:p>
        </w:tc>
      </w:tr>
      <w:tr w:rsidR="00665824" w:rsidRPr="00022248" w14:paraId="13DBF932" w14:textId="77777777" w:rsidTr="000829A5">
        <w:tc>
          <w:tcPr>
            <w:tcW w:w="1481" w:type="dxa"/>
          </w:tcPr>
          <w:p w14:paraId="2C5EECC2" w14:textId="77777777" w:rsidR="00665824" w:rsidRPr="00022248" w:rsidRDefault="00665824" w:rsidP="000829A5">
            <w:pPr>
              <w:rPr>
                <w:rFonts w:ascii="Times New Roman" w:hAnsi="Times New Roman" w:cs="Times New Roman"/>
                <w:sz w:val="18"/>
                <w:szCs w:val="18"/>
              </w:rPr>
            </w:pPr>
            <w:r>
              <w:rPr>
                <w:rFonts w:ascii="Times New Roman" w:hAnsi="Times New Roman" w:cs="Times New Roman"/>
                <w:sz w:val="18"/>
                <w:szCs w:val="18"/>
              </w:rPr>
              <w:t>Minnesota</w:t>
            </w:r>
          </w:p>
        </w:tc>
        <w:tc>
          <w:tcPr>
            <w:tcW w:w="589" w:type="dxa"/>
            <w:vAlign w:val="center"/>
          </w:tcPr>
          <w:p w14:paraId="50ADA58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19.5</w:t>
            </w:r>
          </w:p>
        </w:tc>
        <w:tc>
          <w:tcPr>
            <w:tcW w:w="677" w:type="dxa"/>
            <w:vAlign w:val="center"/>
          </w:tcPr>
          <w:p w14:paraId="30B4A1E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17.4</w:t>
            </w:r>
          </w:p>
        </w:tc>
        <w:tc>
          <w:tcPr>
            <w:tcW w:w="677" w:type="dxa"/>
            <w:vAlign w:val="center"/>
          </w:tcPr>
          <w:p w14:paraId="1CB3338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16.3</w:t>
            </w:r>
          </w:p>
        </w:tc>
        <w:tc>
          <w:tcPr>
            <w:tcW w:w="676" w:type="dxa"/>
            <w:vAlign w:val="center"/>
          </w:tcPr>
          <w:p w14:paraId="21CC35A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31.2</w:t>
            </w:r>
          </w:p>
        </w:tc>
        <w:tc>
          <w:tcPr>
            <w:tcW w:w="893" w:type="dxa"/>
            <w:vAlign w:val="center"/>
          </w:tcPr>
          <w:p w14:paraId="32342F2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19.7</w:t>
            </w:r>
          </w:p>
        </w:tc>
        <w:tc>
          <w:tcPr>
            <w:tcW w:w="676" w:type="dxa"/>
            <w:vAlign w:val="center"/>
          </w:tcPr>
          <w:p w14:paraId="1702987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55.9</w:t>
            </w:r>
          </w:p>
        </w:tc>
        <w:tc>
          <w:tcPr>
            <w:tcW w:w="676" w:type="dxa"/>
            <w:vAlign w:val="center"/>
          </w:tcPr>
          <w:p w14:paraId="599F827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50.6</w:t>
            </w:r>
          </w:p>
        </w:tc>
        <w:tc>
          <w:tcPr>
            <w:tcW w:w="676" w:type="dxa"/>
            <w:vAlign w:val="center"/>
          </w:tcPr>
          <w:p w14:paraId="575BFCE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62.9</w:t>
            </w:r>
          </w:p>
        </w:tc>
        <w:tc>
          <w:tcPr>
            <w:tcW w:w="676" w:type="dxa"/>
            <w:vAlign w:val="center"/>
          </w:tcPr>
          <w:p w14:paraId="7F01C0D8"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61.6</w:t>
            </w:r>
          </w:p>
        </w:tc>
        <w:tc>
          <w:tcPr>
            <w:tcW w:w="893" w:type="dxa"/>
            <w:vAlign w:val="center"/>
          </w:tcPr>
          <w:p w14:paraId="01500EA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57.3</w:t>
            </w:r>
          </w:p>
        </w:tc>
        <w:tc>
          <w:tcPr>
            <w:tcW w:w="896" w:type="dxa"/>
            <w:vAlign w:val="center"/>
          </w:tcPr>
          <w:p w14:paraId="774E59E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29.4</w:t>
            </w:r>
          </w:p>
        </w:tc>
      </w:tr>
      <w:tr w:rsidR="00665824" w:rsidRPr="00022248" w14:paraId="6082E02E" w14:textId="77777777" w:rsidTr="000829A5">
        <w:tc>
          <w:tcPr>
            <w:tcW w:w="1481" w:type="dxa"/>
          </w:tcPr>
          <w:p w14:paraId="78F39EFE"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Mississippi</w:t>
            </w:r>
          </w:p>
        </w:tc>
        <w:tc>
          <w:tcPr>
            <w:tcW w:w="589" w:type="dxa"/>
            <w:vAlign w:val="center"/>
          </w:tcPr>
          <w:p w14:paraId="3527807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25.8</w:t>
            </w:r>
          </w:p>
        </w:tc>
        <w:tc>
          <w:tcPr>
            <w:tcW w:w="677" w:type="dxa"/>
            <w:vAlign w:val="center"/>
          </w:tcPr>
          <w:p w14:paraId="477746C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25.8</w:t>
            </w:r>
          </w:p>
        </w:tc>
        <w:tc>
          <w:tcPr>
            <w:tcW w:w="677" w:type="dxa"/>
            <w:vAlign w:val="center"/>
          </w:tcPr>
          <w:p w14:paraId="45E3A81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30.9</w:t>
            </w:r>
          </w:p>
        </w:tc>
        <w:tc>
          <w:tcPr>
            <w:tcW w:w="676" w:type="dxa"/>
            <w:vAlign w:val="center"/>
          </w:tcPr>
          <w:p w14:paraId="49B586F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32.4</w:t>
            </w:r>
          </w:p>
        </w:tc>
        <w:tc>
          <w:tcPr>
            <w:tcW w:w="893" w:type="dxa"/>
            <w:vAlign w:val="center"/>
          </w:tcPr>
          <w:p w14:paraId="5407026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28.3</w:t>
            </w:r>
          </w:p>
        </w:tc>
        <w:tc>
          <w:tcPr>
            <w:tcW w:w="676" w:type="dxa"/>
            <w:vAlign w:val="center"/>
          </w:tcPr>
          <w:p w14:paraId="2BF2FE8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82.7</w:t>
            </w:r>
          </w:p>
        </w:tc>
        <w:tc>
          <w:tcPr>
            <w:tcW w:w="676" w:type="dxa"/>
            <w:vAlign w:val="center"/>
          </w:tcPr>
          <w:p w14:paraId="241A8EB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92.7</w:t>
            </w:r>
          </w:p>
        </w:tc>
        <w:tc>
          <w:tcPr>
            <w:tcW w:w="676" w:type="dxa"/>
            <w:vAlign w:val="center"/>
          </w:tcPr>
          <w:p w14:paraId="29E1623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82.1</w:t>
            </w:r>
          </w:p>
        </w:tc>
        <w:tc>
          <w:tcPr>
            <w:tcW w:w="676" w:type="dxa"/>
            <w:vAlign w:val="center"/>
          </w:tcPr>
          <w:p w14:paraId="46809A4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80.7</w:t>
            </w:r>
          </w:p>
        </w:tc>
        <w:tc>
          <w:tcPr>
            <w:tcW w:w="893" w:type="dxa"/>
            <w:vAlign w:val="center"/>
          </w:tcPr>
          <w:p w14:paraId="4EAAD97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84.4</w:t>
            </w:r>
          </w:p>
        </w:tc>
        <w:tc>
          <w:tcPr>
            <w:tcW w:w="896" w:type="dxa"/>
            <w:vAlign w:val="center"/>
          </w:tcPr>
          <w:p w14:paraId="0B65EEB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42.4</w:t>
            </w:r>
          </w:p>
        </w:tc>
      </w:tr>
      <w:tr w:rsidR="00665824" w:rsidRPr="00022248" w14:paraId="129CBD1C" w14:textId="77777777" w:rsidTr="000829A5">
        <w:tc>
          <w:tcPr>
            <w:tcW w:w="1481" w:type="dxa"/>
          </w:tcPr>
          <w:p w14:paraId="17DF236C"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Missouri</w:t>
            </w:r>
          </w:p>
        </w:tc>
        <w:tc>
          <w:tcPr>
            <w:tcW w:w="589" w:type="dxa"/>
            <w:vAlign w:val="center"/>
          </w:tcPr>
          <w:p w14:paraId="665EB07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20.0</w:t>
            </w:r>
          </w:p>
        </w:tc>
        <w:tc>
          <w:tcPr>
            <w:tcW w:w="677" w:type="dxa"/>
            <w:vAlign w:val="center"/>
          </w:tcPr>
          <w:p w14:paraId="59A5857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25.3</w:t>
            </w:r>
          </w:p>
        </w:tc>
        <w:tc>
          <w:tcPr>
            <w:tcW w:w="677" w:type="dxa"/>
            <w:vAlign w:val="center"/>
          </w:tcPr>
          <w:p w14:paraId="3DFE598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17.8</w:t>
            </w:r>
          </w:p>
        </w:tc>
        <w:tc>
          <w:tcPr>
            <w:tcW w:w="676" w:type="dxa"/>
            <w:vAlign w:val="center"/>
          </w:tcPr>
          <w:p w14:paraId="61BDA9C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19.8</w:t>
            </w:r>
          </w:p>
        </w:tc>
        <w:tc>
          <w:tcPr>
            <w:tcW w:w="893" w:type="dxa"/>
            <w:vAlign w:val="center"/>
          </w:tcPr>
          <w:p w14:paraId="4427C67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20.1</w:t>
            </w:r>
          </w:p>
        </w:tc>
        <w:tc>
          <w:tcPr>
            <w:tcW w:w="676" w:type="dxa"/>
            <w:vAlign w:val="center"/>
          </w:tcPr>
          <w:p w14:paraId="44F55E0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57.8</w:t>
            </w:r>
          </w:p>
        </w:tc>
        <w:tc>
          <w:tcPr>
            <w:tcW w:w="676" w:type="dxa"/>
            <w:vAlign w:val="center"/>
          </w:tcPr>
          <w:p w14:paraId="142619F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54.6</w:t>
            </w:r>
          </w:p>
        </w:tc>
        <w:tc>
          <w:tcPr>
            <w:tcW w:w="676" w:type="dxa"/>
            <w:vAlign w:val="center"/>
          </w:tcPr>
          <w:p w14:paraId="14BF4BF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54.1</w:t>
            </w:r>
          </w:p>
        </w:tc>
        <w:tc>
          <w:tcPr>
            <w:tcW w:w="676" w:type="dxa"/>
            <w:vAlign w:val="center"/>
          </w:tcPr>
          <w:p w14:paraId="09D1E26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59.8</w:t>
            </w:r>
          </w:p>
        </w:tc>
        <w:tc>
          <w:tcPr>
            <w:tcW w:w="893" w:type="dxa"/>
            <w:vAlign w:val="center"/>
          </w:tcPr>
          <w:p w14:paraId="53E8431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56.6</w:t>
            </w:r>
          </w:p>
        </w:tc>
        <w:tc>
          <w:tcPr>
            <w:tcW w:w="896" w:type="dxa"/>
            <w:vAlign w:val="center"/>
          </w:tcPr>
          <w:p w14:paraId="1061CA5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29.6</w:t>
            </w:r>
          </w:p>
        </w:tc>
      </w:tr>
      <w:tr w:rsidR="00665824" w:rsidRPr="00022248" w14:paraId="3A50AB9E" w14:textId="77777777" w:rsidTr="000829A5">
        <w:tc>
          <w:tcPr>
            <w:tcW w:w="1481" w:type="dxa"/>
          </w:tcPr>
          <w:p w14:paraId="220F898E"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Montana</w:t>
            </w:r>
          </w:p>
        </w:tc>
        <w:tc>
          <w:tcPr>
            <w:tcW w:w="589" w:type="dxa"/>
            <w:vAlign w:val="center"/>
          </w:tcPr>
          <w:p w14:paraId="491CD0C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13.5</w:t>
            </w:r>
          </w:p>
        </w:tc>
        <w:tc>
          <w:tcPr>
            <w:tcW w:w="677" w:type="dxa"/>
            <w:vAlign w:val="center"/>
          </w:tcPr>
          <w:p w14:paraId="7181FAA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11.9</w:t>
            </w:r>
          </w:p>
        </w:tc>
        <w:tc>
          <w:tcPr>
            <w:tcW w:w="677" w:type="dxa"/>
            <w:vAlign w:val="center"/>
          </w:tcPr>
          <w:p w14:paraId="2279670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12.5</w:t>
            </w:r>
          </w:p>
        </w:tc>
        <w:tc>
          <w:tcPr>
            <w:tcW w:w="676" w:type="dxa"/>
            <w:vAlign w:val="center"/>
          </w:tcPr>
          <w:p w14:paraId="2673592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12.2</w:t>
            </w:r>
          </w:p>
        </w:tc>
        <w:tc>
          <w:tcPr>
            <w:tcW w:w="893" w:type="dxa"/>
            <w:vAlign w:val="center"/>
          </w:tcPr>
          <w:p w14:paraId="322F270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12.5</w:t>
            </w:r>
          </w:p>
        </w:tc>
        <w:tc>
          <w:tcPr>
            <w:tcW w:w="676" w:type="dxa"/>
            <w:vAlign w:val="center"/>
          </w:tcPr>
          <w:p w14:paraId="55F9CBF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54.7</w:t>
            </w:r>
          </w:p>
        </w:tc>
        <w:tc>
          <w:tcPr>
            <w:tcW w:w="676" w:type="dxa"/>
            <w:vAlign w:val="center"/>
          </w:tcPr>
          <w:p w14:paraId="6B122C4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56.1</w:t>
            </w:r>
          </w:p>
        </w:tc>
        <w:tc>
          <w:tcPr>
            <w:tcW w:w="676" w:type="dxa"/>
            <w:vAlign w:val="center"/>
          </w:tcPr>
          <w:p w14:paraId="3338809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36.4</w:t>
            </w:r>
          </w:p>
        </w:tc>
        <w:tc>
          <w:tcPr>
            <w:tcW w:w="676" w:type="dxa"/>
            <w:vAlign w:val="center"/>
          </w:tcPr>
          <w:p w14:paraId="19A93B7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53.8</w:t>
            </w:r>
          </w:p>
        </w:tc>
        <w:tc>
          <w:tcPr>
            <w:tcW w:w="893" w:type="dxa"/>
            <w:vAlign w:val="center"/>
          </w:tcPr>
          <w:p w14:paraId="0C5B9A6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48.9</w:t>
            </w:r>
          </w:p>
        </w:tc>
        <w:tc>
          <w:tcPr>
            <w:tcW w:w="896" w:type="dxa"/>
            <w:vAlign w:val="center"/>
          </w:tcPr>
          <w:p w14:paraId="313E33A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19.9</w:t>
            </w:r>
          </w:p>
        </w:tc>
      </w:tr>
      <w:tr w:rsidR="00665824" w:rsidRPr="00022248" w14:paraId="130C8E46" w14:textId="77777777" w:rsidTr="000829A5">
        <w:tc>
          <w:tcPr>
            <w:tcW w:w="1481" w:type="dxa"/>
          </w:tcPr>
          <w:p w14:paraId="43D4A257"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Nebraska</w:t>
            </w:r>
          </w:p>
        </w:tc>
        <w:tc>
          <w:tcPr>
            <w:tcW w:w="589" w:type="dxa"/>
            <w:vAlign w:val="center"/>
          </w:tcPr>
          <w:p w14:paraId="4F64CA8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14.2</w:t>
            </w:r>
          </w:p>
        </w:tc>
        <w:tc>
          <w:tcPr>
            <w:tcW w:w="677" w:type="dxa"/>
            <w:vAlign w:val="center"/>
          </w:tcPr>
          <w:p w14:paraId="68BB997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11.8</w:t>
            </w:r>
          </w:p>
        </w:tc>
        <w:tc>
          <w:tcPr>
            <w:tcW w:w="677" w:type="dxa"/>
            <w:vAlign w:val="center"/>
          </w:tcPr>
          <w:p w14:paraId="7FFAD83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13.6</w:t>
            </w:r>
          </w:p>
        </w:tc>
        <w:tc>
          <w:tcPr>
            <w:tcW w:w="676" w:type="dxa"/>
            <w:vAlign w:val="center"/>
          </w:tcPr>
          <w:p w14:paraId="5546D24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15.6</w:t>
            </w:r>
          </w:p>
        </w:tc>
        <w:tc>
          <w:tcPr>
            <w:tcW w:w="893" w:type="dxa"/>
            <w:vAlign w:val="center"/>
          </w:tcPr>
          <w:p w14:paraId="18FF106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13.7</w:t>
            </w:r>
          </w:p>
        </w:tc>
        <w:tc>
          <w:tcPr>
            <w:tcW w:w="676" w:type="dxa"/>
            <w:vAlign w:val="center"/>
          </w:tcPr>
          <w:p w14:paraId="0C25AC0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54.7</w:t>
            </w:r>
          </w:p>
        </w:tc>
        <w:tc>
          <w:tcPr>
            <w:tcW w:w="676" w:type="dxa"/>
            <w:vAlign w:val="center"/>
          </w:tcPr>
          <w:p w14:paraId="1C45ED4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45.8</w:t>
            </w:r>
          </w:p>
        </w:tc>
        <w:tc>
          <w:tcPr>
            <w:tcW w:w="676" w:type="dxa"/>
            <w:vAlign w:val="center"/>
          </w:tcPr>
          <w:p w14:paraId="41AD6B8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50.0</w:t>
            </w:r>
          </w:p>
        </w:tc>
        <w:tc>
          <w:tcPr>
            <w:tcW w:w="676" w:type="dxa"/>
            <w:vAlign w:val="center"/>
          </w:tcPr>
          <w:p w14:paraId="3502071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49.9</w:t>
            </w:r>
          </w:p>
        </w:tc>
        <w:tc>
          <w:tcPr>
            <w:tcW w:w="893" w:type="dxa"/>
            <w:vAlign w:val="center"/>
          </w:tcPr>
          <w:p w14:paraId="29D78F7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49.9</w:t>
            </w:r>
          </w:p>
        </w:tc>
        <w:tc>
          <w:tcPr>
            <w:tcW w:w="896" w:type="dxa"/>
            <w:vAlign w:val="center"/>
          </w:tcPr>
          <w:p w14:paraId="4DA6CCD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21.5</w:t>
            </w:r>
          </w:p>
        </w:tc>
      </w:tr>
      <w:tr w:rsidR="00665824" w:rsidRPr="00022248" w14:paraId="1524F29F" w14:textId="77777777" w:rsidTr="000829A5">
        <w:tc>
          <w:tcPr>
            <w:tcW w:w="1481" w:type="dxa"/>
          </w:tcPr>
          <w:p w14:paraId="63BAE22D"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Nevada</w:t>
            </w:r>
          </w:p>
        </w:tc>
        <w:tc>
          <w:tcPr>
            <w:tcW w:w="589" w:type="dxa"/>
            <w:vAlign w:val="center"/>
          </w:tcPr>
          <w:p w14:paraId="1383D4E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29.6</w:t>
            </w:r>
          </w:p>
        </w:tc>
        <w:tc>
          <w:tcPr>
            <w:tcW w:w="677" w:type="dxa"/>
            <w:vAlign w:val="center"/>
          </w:tcPr>
          <w:p w14:paraId="438A913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21.8</w:t>
            </w:r>
          </w:p>
        </w:tc>
        <w:tc>
          <w:tcPr>
            <w:tcW w:w="677" w:type="dxa"/>
            <w:vAlign w:val="center"/>
          </w:tcPr>
          <w:p w14:paraId="35F267F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25.1</w:t>
            </w:r>
          </w:p>
        </w:tc>
        <w:tc>
          <w:tcPr>
            <w:tcW w:w="676" w:type="dxa"/>
            <w:vAlign w:val="center"/>
          </w:tcPr>
          <w:p w14:paraId="2F8A446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27.7</w:t>
            </w:r>
          </w:p>
        </w:tc>
        <w:tc>
          <w:tcPr>
            <w:tcW w:w="893" w:type="dxa"/>
            <w:vAlign w:val="center"/>
          </w:tcPr>
          <w:p w14:paraId="666F9BB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25.8</w:t>
            </w:r>
          </w:p>
        </w:tc>
        <w:tc>
          <w:tcPr>
            <w:tcW w:w="676" w:type="dxa"/>
            <w:vAlign w:val="center"/>
          </w:tcPr>
          <w:p w14:paraId="62B62D1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66.2</w:t>
            </w:r>
          </w:p>
        </w:tc>
        <w:tc>
          <w:tcPr>
            <w:tcW w:w="676" w:type="dxa"/>
            <w:vAlign w:val="center"/>
          </w:tcPr>
          <w:p w14:paraId="01EDF67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86.6</w:t>
            </w:r>
          </w:p>
        </w:tc>
        <w:tc>
          <w:tcPr>
            <w:tcW w:w="676" w:type="dxa"/>
            <w:vAlign w:val="center"/>
          </w:tcPr>
          <w:p w14:paraId="21145AB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60.7</w:t>
            </w:r>
          </w:p>
        </w:tc>
        <w:tc>
          <w:tcPr>
            <w:tcW w:w="676" w:type="dxa"/>
            <w:vAlign w:val="center"/>
          </w:tcPr>
          <w:p w14:paraId="24E9F10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69.8</w:t>
            </w:r>
          </w:p>
        </w:tc>
        <w:tc>
          <w:tcPr>
            <w:tcW w:w="893" w:type="dxa"/>
            <w:vAlign w:val="center"/>
          </w:tcPr>
          <w:p w14:paraId="3DCFBD3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69.6</w:t>
            </w:r>
          </w:p>
        </w:tc>
        <w:tc>
          <w:tcPr>
            <w:tcW w:w="896" w:type="dxa"/>
            <w:vAlign w:val="center"/>
          </w:tcPr>
          <w:p w14:paraId="659B62A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37.6</w:t>
            </w:r>
          </w:p>
        </w:tc>
      </w:tr>
      <w:tr w:rsidR="00665824" w:rsidRPr="00022248" w14:paraId="1D650301" w14:textId="77777777" w:rsidTr="000829A5">
        <w:tc>
          <w:tcPr>
            <w:tcW w:w="1481" w:type="dxa"/>
          </w:tcPr>
          <w:p w14:paraId="457C6F97"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New Hampshire</w:t>
            </w:r>
          </w:p>
        </w:tc>
        <w:tc>
          <w:tcPr>
            <w:tcW w:w="589" w:type="dxa"/>
            <w:vAlign w:val="center"/>
          </w:tcPr>
          <w:p w14:paraId="51D1C5A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22.4</w:t>
            </w:r>
          </w:p>
        </w:tc>
        <w:tc>
          <w:tcPr>
            <w:tcW w:w="677" w:type="dxa"/>
            <w:vAlign w:val="center"/>
          </w:tcPr>
          <w:p w14:paraId="7799652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19.9</w:t>
            </w:r>
          </w:p>
        </w:tc>
        <w:tc>
          <w:tcPr>
            <w:tcW w:w="677" w:type="dxa"/>
            <w:vAlign w:val="center"/>
          </w:tcPr>
          <w:p w14:paraId="52CB355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17.4</w:t>
            </w:r>
          </w:p>
        </w:tc>
        <w:tc>
          <w:tcPr>
            <w:tcW w:w="676" w:type="dxa"/>
            <w:vAlign w:val="center"/>
          </w:tcPr>
          <w:p w14:paraId="58C9CA88"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17.5</w:t>
            </w:r>
          </w:p>
        </w:tc>
        <w:tc>
          <w:tcPr>
            <w:tcW w:w="893" w:type="dxa"/>
            <w:vAlign w:val="center"/>
          </w:tcPr>
          <w:p w14:paraId="506B964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19.2</w:t>
            </w:r>
          </w:p>
        </w:tc>
        <w:tc>
          <w:tcPr>
            <w:tcW w:w="676" w:type="dxa"/>
            <w:vAlign w:val="center"/>
          </w:tcPr>
          <w:p w14:paraId="4A70F79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46.2</w:t>
            </w:r>
          </w:p>
        </w:tc>
        <w:tc>
          <w:tcPr>
            <w:tcW w:w="676" w:type="dxa"/>
            <w:vAlign w:val="center"/>
          </w:tcPr>
          <w:p w14:paraId="6AD70E8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33.1</w:t>
            </w:r>
          </w:p>
        </w:tc>
        <w:tc>
          <w:tcPr>
            <w:tcW w:w="676" w:type="dxa"/>
            <w:vAlign w:val="center"/>
          </w:tcPr>
          <w:p w14:paraId="575462F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45.6</w:t>
            </w:r>
          </w:p>
        </w:tc>
        <w:tc>
          <w:tcPr>
            <w:tcW w:w="676" w:type="dxa"/>
            <w:vAlign w:val="center"/>
          </w:tcPr>
          <w:p w14:paraId="5B65CAE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45.8</w:t>
            </w:r>
          </w:p>
        </w:tc>
        <w:tc>
          <w:tcPr>
            <w:tcW w:w="893" w:type="dxa"/>
            <w:vAlign w:val="center"/>
          </w:tcPr>
          <w:p w14:paraId="6B255DE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41.7</w:t>
            </w:r>
          </w:p>
        </w:tc>
        <w:tc>
          <w:tcPr>
            <w:tcW w:w="896" w:type="dxa"/>
            <w:vAlign w:val="center"/>
          </w:tcPr>
          <w:p w14:paraId="13902EE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26.3</w:t>
            </w:r>
          </w:p>
        </w:tc>
      </w:tr>
      <w:tr w:rsidR="00665824" w:rsidRPr="00022248" w14:paraId="4BF1BA5C" w14:textId="77777777" w:rsidTr="000829A5">
        <w:tc>
          <w:tcPr>
            <w:tcW w:w="1481" w:type="dxa"/>
          </w:tcPr>
          <w:p w14:paraId="47310D16"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New Jersey</w:t>
            </w:r>
          </w:p>
        </w:tc>
        <w:tc>
          <w:tcPr>
            <w:tcW w:w="589" w:type="dxa"/>
            <w:vAlign w:val="center"/>
          </w:tcPr>
          <w:p w14:paraId="3FCFE90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27.4</w:t>
            </w:r>
          </w:p>
        </w:tc>
        <w:tc>
          <w:tcPr>
            <w:tcW w:w="677" w:type="dxa"/>
            <w:vAlign w:val="center"/>
          </w:tcPr>
          <w:p w14:paraId="262B517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30.0</w:t>
            </w:r>
          </w:p>
        </w:tc>
        <w:tc>
          <w:tcPr>
            <w:tcW w:w="677" w:type="dxa"/>
            <w:vAlign w:val="center"/>
          </w:tcPr>
          <w:p w14:paraId="66E1043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33.3</w:t>
            </w:r>
          </w:p>
        </w:tc>
        <w:tc>
          <w:tcPr>
            <w:tcW w:w="676" w:type="dxa"/>
            <w:vAlign w:val="center"/>
          </w:tcPr>
          <w:p w14:paraId="616C995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29.8</w:t>
            </w:r>
          </w:p>
        </w:tc>
        <w:tc>
          <w:tcPr>
            <w:tcW w:w="893" w:type="dxa"/>
            <w:vAlign w:val="center"/>
          </w:tcPr>
          <w:p w14:paraId="1E4357C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30.0</w:t>
            </w:r>
          </w:p>
        </w:tc>
        <w:tc>
          <w:tcPr>
            <w:tcW w:w="676" w:type="dxa"/>
            <w:vAlign w:val="center"/>
          </w:tcPr>
          <w:p w14:paraId="188B377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91.6</w:t>
            </w:r>
          </w:p>
        </w:tc>
        <w:tc>
          <w:tcPr>
            <w:tcW w:w="676" w:type="dxa"/>
            <w:vAlign w:val="center"/>
          </w:tcPr>
          <w:p w14:paraId="2FDBF00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76.0</w:t>
            </w:r>
          </w:p>
        </w:tc>
        <w:tc>
          <w:tcPr>
            <w:tcW w:w="676" w:type="dxa"/>
            <w:vAlign w:val="center"/>
          </w:tcPr>
          <w:p w14:paraId="23950D6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95.5</w:t>
            </w:r>
          </w:p>
        </w:tc>
        <w:tc>
          <w:tcPr>
            <w:tcW w:w="676" w:type="dxa"/>
            <w:vAlign w:val="center"/>
          </w:tcPr>
          <w:p w14:paraId="2830B4E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72.1</w:t>
            </w:r>
          </w:p>
        </w:tc>
        <w:tc>
          <w:tcPr>
            <w:tcW w:w="893" w:type="dxa"/>
            <w:vAlign w:val="center"/>
          </w:tcPr>
          <w:p w14:paraId="6F983B5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82.7</w:t>
            </w:r>
          </w:p>
        </w:tc>
        <w:tc>
          <w:tcPr>
            <w:tcW w:w="896" w:type="dxa"/>
            <w:vAlign w:val="center"/>
          </w:tcPr>
          <w:p w14:paraId="3E29280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44.0</w:t>
            </w:r>
          </w:p>
        </w:tc>
      </w:tr>
      <w:tr w:rsidR="00665824" w:rsidRPr="00022248" w14:paraId="65AC9211" w14:textId="77777777" w:rsidTr="000829A5">
        <w:tc>
          <w:tcPr>
            <w:tcW w:w="1481" w:type="dxa"/>
          </w:tcPr>
          <w:p w14:paraId="13873424"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New Mexico</w:t>
            </w:r>
          </w:p>
        </w:tc>
        <w:tc>
          <w:tcPr>
            <w:tcW w:w="589" w:type="dxa"/>
            <w:vAlign w:val="center"/>
          </w:tcPr>
          <w:p w14:paraId="44E7FEF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20.3</w:t>
            </w:r>
          </w:p>
        </w:tc>
        <w:tc>
          <w:tcPr>
            <w:tcW w:w="677" w:type="dxa"/>
            <w:vAlign w:val="center"/>
          </w:tcPr>
          <w:p w14:paraId="132CA11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24.9</w:t>
            </w:r>
          </w:p>
        </w:tc>
        <w:tc>
          <w:tcPr>
            <w:tcW w:w="677" w:type="dxa"/>
            <w:vAlign w:val="center"/>
          </w:tcPr>
          <w:p w14:paraId="322DEAD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20.1</w:t>
            </w:r>
          </w:p>
        </w:tc>
        <w:tc>
          <w:tcPr>
            <w:tcW w:w="676" w:type="dxa"/>
            <w:vAlign w:val="center"/>
          </w:tcPr>
          <w:p w14:paraId="269820D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18.6</w:t>
            </w:r>
          </w:p>
        </w:tc>
        <w:tc>
          <w:tcPr>
            <w:tcW w:w="893" w:type="dxa"/>
            <w:vAlign w:val="center"/>
          </w:tcPr>
          <w:p w14:paraId="35318C7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20.8</w:t>
            </w:r>
          </w:p>
        </w:tc>
        <w:tc>
          <w:tcPr>
            <w:tcW w:w="676" w:type="dxa"/>
            <w:vAlign w:val="center"/>
          </w:tcPr>
          <w:p w14:paraId="48E5697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68.8</w:t>
            </w:r>
          </w:p>
        </w:tc>
        <w:tc>
          <w:tcPr>
            <w:tcW w:w="676" w:type="dxa"/>
            <w:vAlign w:val="center"/>
          </w:tcPr>
          <w:p w14:paraId="240C170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61.0</w:t>
            </w:r>
          </w:p>
        </w:tc>
        <w:tc>
          <w:tcPr>
            <w:tcW w:w="676" w:type="dxa"/>
            <w:vAlign w:val="center"/>
          </w:tcPr>
          <w:p w14:paraId="7EDD549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50.5</w:t>
            </w:r>
          </w:p>
        </w:tc>
        <w:tc>
          <w:tcPr>
            <w:tcW w:w="676" w:type="dxa"/>
            <w:vAlign w:val="center"/>
          </w:tcPr>
          <w:p w14:paraId="0C03234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50.1</w:t>
            </w:r>
          </w:p>
        </w:tc>
        <w:tc>
          <w:tcPr>
            <w:tcW w:w="893" w:type="dxa"/>
            <w:vAlign w:val="center"/>
          </w:tcPr>
          <w:p w14:paraId="6F6C854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56.9</w:t>
            </w:r>
          </w:p>
        </w:tc>
        <w:tc>
          <w:tcPr>
            <w:tcW w:w="896" w:type="dxa"/>
            <w:vAlign w:val="center"/>
          </w:tcPr>
          <w:p w14:paraId="3142AB2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30.4</w:t>
            </w:r>
          </w:p>
        </w:tc>
      </w:tr>
      <w:tr w:rsidR="00665824" w:rsidRPr="00022248" w14:paraId="3E390B84" w14:textId="77777777" w:rsidTr="000829A5">
        <w:tc>
          <w:tcPr>
            <w:tcW w:w="1481" w:type="dxa"/>
          </w:tcPr>
          <w:p w14:paraId="286C7809"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New York</w:t>
            </w:r>
          </w:p>
        </w:tc>
        <w:tc>
          <w:tcPr>
            <w:tcW w:w="589" w:type="dxa"/>
            <w:vAlign w:val="center"/>
          </w:tcPr>
          <w:p w14:paraId="6445AD4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37.5</w:t>
            </w:r>
          </w:p>
        </w:tc>
        <w:tc>
          <w:tcPr>
            <w:tcW w:w="677" w:type="dxa"/>
            <w:vAlign w:val="center"/>
          </w:tcPr>
          <w:p w14:paraId="6015B65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36.8</w:t>
            </w:r>
          </w:p>
        </w:tc>
        <w:tc>
          <w:tcPr>
            <w:tcW w:w="677" w:type="dxa"/>
            <w:vAlign w:val="center"/>
          </w:tcPr>
          <w:p w14:paraId="3C00116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30.3</w:t>
            </w:r>
          </w:p>
        </w:tc>
        <w:tc>
          <w:tcPr>
            <w:tcW w:w="676" w:type="dxa"/>
            <w:vAlign w:val="center"/>
          </w:tcPr>
          <w:p w14:paraId="69A7627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44.4</w:t>
            </w:r>
          </w:p>
        </w:tc>
        <w:tc>
          <w:tcPr>
            <w:tcW w:w="893" w:type="dxa"/>
            <w:vAlign w:val="center"/>
          </w:tcPr>
          <w:p w14:paraId="55788FB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36.6</w:t>
            </w:r>
          </w:p>
        </w:tc>
        <w:tc>
          <w:tcPr>
            <w:tcW w:w="676" w:type="dxa"/>
            <w:vAlign w:val="center"/>
          </w:tcPr>
          <w:p w14:paraId="0D2D892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98.0</w:t>
            </w:r>
          </w:p>
        </w:tc>
        <w:tc>
          <w:tcPr>
            <w:tcW w:w="676" w:type="dxa"/>
            <w:vAlign w:val="center"/>
          </w:tcPr>
          <w:p w14:paraId="26F3E08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88.6</w:t>
            </w:r>
          </w:p>
        </w:tc>
        <w:tc>
          <w:tcPr>
            <w:tcW w:w="676" w:type="dxa"/>
            <w:vAlign w:val="center"/>
          </w:tcPr>
          <w:p w14:paraId="74F8A34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100.0</w:t>
            </w:r>
          </w:p>
        </w:tc>
        <w:tc>
          <w:tcPr>
            <w:tcW w:w="676" w:type="dxa"/>
            <w:vAlign w:val="center"/>
          </w:tcPr>
          <w:p w14:paraId="019DDD8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99.7</w:t>
            </w:r>
          </w:p>
        </w:tc>
        <w:tc>
          <w:tcPr>
            <w:tcW w:w="893" w:type="dxa"/>
            <w:vAlign w:val="center"/>
          </w:tcPr>
          <w:p w14:paraId="20473C3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97.2</w:t>
            </w:r>
          </w:p>
        </w:tc>
        <w:tc>
          <w:tcPr>
            <w:tcW w:w="896" w:type="dxa"/>
            <w:vAlign w:val="center"/>
          </w:tcPr>
          <w:p w14:paraId="67DDACB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53.1</w:t>
            </w:r>
          </w:p>
        </w:tc>
      </w:tr>
      <w:tr w:rsidR="00665824" w:rsidRPr="00022248" w14:paraId="1310B929" w14:textId="77777777" w:rsidTr="000829A5">
        <w:tc>
          <w:tcPr>
            <w:tcW w:w="1481" w:type="dxa"/>
          </w:tcPr>
          <w:p w14:paraId="2D7BAD4E"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North Carolina</w:t>
            </w:r>
          </w:p>
        </w:tc>
        <w:tc>
          <w:tcPr>
            <w:tcW w:w="589" w:type="dxa"/>
            <w:vAlign w:val="center"/>
          </w:tcPr>
          <w:p w14:paraId="7CB467D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30.2</w:t>
            </w:r>
          </w:p>
        </w:tc>
        <w:tc>
          <w:tcPr>
            <w:tcW w:w="677" w:type="dxa"/>
            <w:vAlign w:val="center"/>
          </w:tcPr>
          <w:p w14:paraId="2FFFBF0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22.2</w:t>
            </w:r>
          </w:p>
        </w:tc>
        <w:tc>
          <w:tcPr>
            <w:tcW w:w="677" w:type="dxa"/>
            <w:vAlign w:val="center"/>
          </w:tcPr>
          <w:p w14:paraId="014F496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19.9</w:t>
            </w:r>
          </w:p>
        </w:tc>
        <w:tc>
          <w:tcPr>
            <w:tcW w:w="676" w:type="dxa"/>
            <w:vAlign w:val="center"/>
          </w:tcPr>
          <w:p w14:paraId="59C0C00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26.4</w:t>
            </w:r>
          </w:p>
        </w:tc>
        <w:tc>
          <w:tcPr>
            <w:tcW w:w="893" w:type="dxa"/>
            <w:vAlign w:val="center"/>
          </w:tcPr>
          <w:p w14:paraId="52948A5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24.2</w:t>
            </w:r>
          </w:p>
        </w:tc>
        <w:tc>
          <w:tcPr>
            <w:tcW w:w="676" w:type="dxa"/>
            <w:vAlign w:val="center"/>
          </w:tcPr>
          <w:p w14:paraId="278B115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71.7</w:t>
            </w:r>
          </w:p>
        </w:tc>
        <w:tc>
          <w:tcPr>
            <w:tcW w:w="676" w:type="dxa"/>
            <w:vAlign w:val="center"/>
          </w:tcPr>
          <w:p w14:paraId="1D249D6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73.9</w:t>
            </w:r>
          </w:p>
        </w:tc>
        <w:tc>
          <w:tcPr>
            <w:tcW w:w="676" w:type="dxa"/>
            <w:vAlign w:val="center"/>
          </w:tcPr>
          <w:p w14:paraId="20B85D9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65.2</w:t>
            </w:r>
          </w:p>
        </w:tc>
        <w:tc>
          <w:tcPr>
            <w:tcW w:w="676" w:type="dxa"/>
            <w:vAlign w:val="center"/>
          </w:tcPr>
          <w:p w14:paraId="5BEBB23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64.2</w:t>
            </w:r>
          </w:p>
        </w:tc>
        <w:tc>
          <w:tcPr>
            <w:tcW w:w="893" w:type="dxa"/>
            <w:vAlign w:val="center"/>
          </w:tcPr>
          <w:p w14:paraId="7C20B69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68.7</w:t>
            </w:r>
          </w:p>
        </w:tc>
        <w:tc>
          <w:tcPr>
            <w:tcW w:w="896" w:type="dxa"/>
            <w:vAlign w:val="center"/>
          </w:tcPr>
          <w:p w14:paraId="0E093A5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35.8</w:t>
            </w:r>
          </w:p>
        </w:tc>
      </w:tr>
      <w:tr w:rsidR="00665824" w:rsidRPr="00022248" w14:paraId="29BBB1CE" w14:textId="77777777" w:rsidTr="000829A5">
        <w:tc>
          <w:tcPr>
            <w:tcW w:w="1481" w:type="dxa"/>
          </w:tcPr>
          <w:p w14:paraId="039C164A"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North Dakota</w:t>
            </w:r>
          </w:p>
        </w:tc>
        <w:tc>
          <w:tcPr>
            <w:tcW w:w="589" w:type="dxa"/>
            <w:vAlign w:val="center"/>
          </w:tcPr>
          <w:p w14:paraId="160FD7C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13.7</w:t>
            </w:r>
          </w:p>
        </w:tc>
        <w:tc>
          <w:tcPr>
            <w:tcW w:w="677" w:type="dxa"/>
            <w:vAlign w:val="center"/>
          </w:tcPr>
          <w:p w14:paraId="78D6687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29.1</w:t>
            </w:r>
          </w:p>
        </w:tc>
        <w:tc>
          <w:tcPr>
            <w:tcW w:w="677" w:type="dxa"/>
            <w:vAlign w:val="center"/>
          </w:tcPr>
          <w:p w14:paraId="5471FE9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18.7</w:t>
            </w:r>
          </w:p>
        </w:tc>
        <w:tc>
          <w:tcPr>
            <w:tcW w:w="676" w:type="dxa"/>
            <w:vAlign w:val="center"/>
          </w:tcPr>
          <w:p w14:paraId="34408F3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11.3</w:t>
            </w:r>
          </w:p>
        </w:tc>
        <w:tc>
          <w:tcPr>
            <w:tcW w:w="893" w:type="dxa"/>
            <w:vAlign w:val="center"/>
          </w:tcPr>
          <w:p w14:paraId="2BC413B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16.0</w:t>
            </w:r>
          </w:p>
        </w:tc>
        <w:tc>
          <w:tcPr>
            <w:tcW w:w="676" w:type="dxa"/>
            <w:vAlign w:val="center"/>
          </w:tcPr>
          <w:p w14:paraId="1C3442C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41.5</w:t>
            </w:r>
          </w:p>
        </w:tc>
        <w:tc>
          <w:tcPr>
            <w:tcW w:w="676" w:type="dxa"/>
            <w:vAlign w:val="center"/>
          </w:tcPr>
          <w:p w14:paraId="1BF3494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60.4</w:t>
            </w:r>
          </w:p>
        </w:tc>
        <w:tc>
          <w:tcPr>
            <w:tcW w:w="676" w:type="dxa"/>
            <w:vAlign w:val="center"/>
          </w:tcPr>
          <w:p w14:paraId="5F4DFE7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56.4</w:t>
            </w:r>
          </w:p>
        </w:tc>
        <w:tc>
          <w:tcPr>
            <w:tcW w:w="676" w:type="dxa"/>
            <w:vAlign w:val="center"/>
          </w:tcPr>
          <w:p w14:paraId="4E28938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53.2</w:t>
            </w:r>
          </w:p>
        </w:tc>
        <w:tc>
          <w:tcPr>
            <w:tcW w:w="893" w:type="dxa"/>
            <w:vAlign w:val="center"/>
          </w:tcPr>
          <w:p w14:paraId="05B113B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52.0</w:t>
            </w:r>
          </w:p>
        </w:tc>
        <w:tc>
          <w:tcPr>
            <w:tcW w:w="896" w:type="dxa"/>
            <w:vAlign w:val="center"/>
          </w:tcPr>
          <w:p w14:paraId="754D18C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24.4</w:t>
            </w:r>
          </w:p>
        </w:tc>
      </w:tr>
      <w:tr w:rsidR="00665824" w:rsidRPr="00022248" w14:paraId="2F2E71A6" w14:textId="77777777" w:rsidTr="000829A5">
        <w:tc>
          <w:tcPr>
            <w:tcW w:w="1481" w:type="dxa"/>
          </w:tcPr>
          <w:p w14:paraId="20A0F1E5"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Ohio</w:t>
            </w:r>
          </w:p>
        </w:tc>
        <w:tc>
          <w:tcPr>
            <w:tcW w:w="589" w:type="dxa"/>
            <w:vAlign w:val="center"/>
          </w:tcPr>
          <w:p w14:paraId="596CB1A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24.8</w:t>
            </w:r>
          </w:p>
        </w:tc>
        <w:tc>
          <w:tcPr>
            <w:tcW w:w="677" w:type="dxa"/>
            <w:vAlign w:val="center"/>
          </w:tcPr>
          <w:p w14:paraId="39E8879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32.9</w:t>
            </w:r>
          </w:p>
        </w:tc>
        <w:tc>
          <w:tcPr>
            <w:tcW w:w="677" w:type="dxa"/>
            <w:vAlign w:val="center"/>
          </w:tcPr>
          <w:p w14:paraId="28A5CA7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22.4</w:t>
            </w:r>
          </w:p>
        </w:tc>
        <w:tc>
          <w:tcPr>
            <w:tcW w:w="676" w:type="dxa"/>
            <w:vAlign w:val="center"/>
          </w:tcPr>
          <w:p w14:paraId="7B54728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19.2</w:t>
            </w:r>
          </w:p>
        </w:tc>
        <w:tc>
          <w:tcPr>
            <w:tcW w:w="893" w:type="dxa"/>
            <w:vAlign w:val="center"/>
          </w:tcPr>
          <w:p w14:paraId="71BA42D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23.9</w:t>
            </w:r>
          </w:p>
        </w:tc>
        <w:tc>
          <w:tcPr>
            <w:tcW w:w="676" w:type="dxa"/>
            <w:vAlign w:val="center"/>
          </w:tcPr>
          <w:p w14:paraId="11A3FD8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60.0</w:t>
            </w:r>
          </w:p>
        </w:tc>
        <w:tc>
          <w:tcPr>
            <w:tcW w:w="676" w:type="dxa"/>
            <w:vAlign w:val="center"/>
          </w:tcPr>
          <w:p w14:paraId="5B4173B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58.2</w:t>
            </w:r>
          </w:p>
        </w:tc>
        <w:tc>
          <w:tcPr>
            <w:tcW w:w="676" w:type="dxa"/>
            <w:vAlign w:val="center"/>
          </w:tcPr>
          <w:p w14:paraId="7901073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59.0</w:t>
            </w:r>
          </w:p>
        </w:tc>
        <w:tc>
          <w:tcPr>
            <w:tcW w:w="676" w:type="dxa"/>
            <w:vAlign w:val="center"/>
          </w:tcPr>
          <w:p w14:paraId="377FFEF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59.7</w:t>
            </w:r>
          </w:p>
        </w:tc>
        <w:tc>
          <w:tcPr>
            <w:tcW w:w="893" w:type="dxa"/>
            <w:vAlign w:val="center"/>
          </w:tcPr>
          <w:p w14:paraId="44640B3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59.2</w:t>
            </w:r>
          </w:p>
        </w:tc>
        <w:tc>
          <w:tcPr>
            <w:tcW w:w="896" w:type="dxa"/>
            <w:vAlign w:val="center"/>
          </w:tcPr>
          <w:p w14:paraId="4D0E0DA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34.1</w:t>
            </w:r>
          </w:p>
        </w:tc>
      </w:tr>
      <w:tr w:rsidR="00665824" w:rsidRPr="00022248" w14:paraId="1C0B5172" w14:textId="77777777" w:rsidTr="000829A5">
        <w:tc>
          <w:tcPr>
            <w:tcW w:w="1481" w:type="dxa"/>
          </w:tcPr>
          <w:p w14:paraId="23CAA6B4"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Oklahoma</w:t>
            </w:r>
          </w:p>
        </w:tc>
        <w:tc>
          <w:tcPr>
            <w:tcW w:w="589" w:type="dxa"/>
            <w:vAlign w:val="center"/>
          </w:tcPr>
          <w:p w14:paraId="306A001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19.6</w:t>
            </w:r>
          </w:p>
        </w:tc>
        <w:tc>
          <w:tcPr>
            <w:tcW w:w="677" w:type="dxa"/>
            <w:vAlign w:val="center"/>
          </w:tcPr>
          <w:p w14:paraId="6D931F4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23.1</w:t>
            </w:r>
          </w:p>
        </w:tc>
        <w:tc>
          <w:tcPr>
            <w:tcW w:w="677" w:type="dxa"/>
            <w:vAlign w:val="center"/>
          </w:tcPr>
          <w:p w14:paraId="40235F8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22.5</w:t>
            </w:r>
          </w:p>
        </w:tc>
        <w:tc>
          <w:tcPr>
            <w:tcW w:w="676" w:type="dxa"/>
            <w:vAlign w:val="center"/>
          </w:tcPr>
          <w:p w14:paraId="2814803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16.3</w:t>
            </w:r>
          </w:p>
        </w:tc>
        <w:tc>
          <w:tcPr>
            <w:tcW w:w="893" w:type="dxa"/>
            <w:vAlign w:val="center"/>
          </w:tcPr>
          <w:p w14:paraId="358733A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20.0</w:t>
            </w:r>
          </w:p>
        </w:tc>
        <w:tc>
          <w:tcPr>
            <w:tcW w:w="676" w:type="dxa"/>
            <w:vAlign w:val="center"/>
          </w:tcPr>
          <w:p w14:paraId="1ED4F1D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59.5</w:t>
            </w:r>
          </w:p>
        </w:tc>
        <w:tc>
          <w:tcPr>
            <w:tcW w:w="676" w:type="dxa"/>
            <w:vAlign w:val="center"/>
          </w:tcPr>
          <w:p w14:paraId="6A4FC2F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51.9</w:t>
            </w:r>
          </w:p>
        </w:tc>
        <w:tc>
          <w:tcPr>
            <w:tcW w:w="676" w:type="dxa"/>
            <w:vAlign w:val="center"/>
          </w:tcPr>
          <w:p w14:paraId="10F6639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59.8</w:t>
            </w:r>
          </w:p>
        </w:tc>
        <w:tc>
          <w:tcPr>
            <w:tcW w:w="676" w:type="dxa"/>
            <w:vAlign w:val="center"/>
          </w:tcPr>
          <w:p w14:paraId="5757F2C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60.8</w:t>
            </w:r>
          </w:p>
        </w:tc>
        <w:tc>
          <w:tcPr>
            <w:tcW w:w="893" w:type="dxa"/>
            <w:vAlign w:val="center"/>
          </w:tcPr>
          <w:p w14:paraId="640A4C8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57.7</w:t>
            </w:r>
          </w:p>
        </w:tc>
        <w:tc>
          <w:tcPr>
            <w:tcW w:w="896" w:type="dxa"/>
            <w:vAlign w:val="center"/>
          </w:tcPr>
          <w:p w14:paraId="7A25ED3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29.7</w:t>
            </w:r>
          </w:p>
        </w:tc>
      </w:tr>
      <w:tr w:rsidR="00665824" w:rsidRPr="00022248" w14:paraId="0FC0DA56" w14:textId="77777777" w:rsidTr="000829A5">
        <w:tc>
          <w:tcPr>
            <w:tcW w:w="1481" w:type="dxa"/>
          </w:tcPr>
          <w:p w14:paraId="794047DF"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Oregon</w:t>
            </w:r>
          </w:p>
        </w:tc>
        <w:tc>
          <w:tcPr>
            <w:tcW w:w="589" w:type="dxa"/>
            <w:vAlign w:val="center"/>
          </w:tcPr>
          <w:p w14:paraId="32121E7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16.7</w:t>
            </w:r>
          </w:p>
        </w:tc>
        <w:tc>
          <w:tcPr>
            <w:tcW w:w="677" w:type="dxa"/>
            <w:vAlign w:val="center"/>
          </w:tcPr>
          <w:p w14:paraId="7C2776C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20.0</w:t>
            </w:r>
          </w:p>
        </w:tc>
        <w:tc>
          <w:tcPr>
            <w:tcW w:w="677" w:type="dxa"/>
            <w:vAlign w:val="center"/>
          </w:tcPr>
          <w:p w14:paraId="1105597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22.5</w:t>
            </w:r>
          </w:p>
        </w:tc>
        <w:tc>
          <w:tcPr>
            <w:tcW w:w="676" w:type="dxa"/>
            <w:vAlign w:val="center"/>
          </w:tcPr>
          <w:p w14:paraId="1545C65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18.3</w:t>
            </w:r>
          </w:p>
        </w:tc>
        <w:tc>
          <w:tcPr>
            <w:tcW w:w="893" w:type="dxa"/>
            <w:vAlign w:val="center"/>
          </w:tcPr>
          <w:p w14:paraId="30D662C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19.1</w:t>
            </w:r>
          </w:p>
        </w:tc>
        <w:tc>
          <w:tcPr>
            <w:tcW w:w="676" w:type="dxa"/>
            <w:vAlign w:val="center"/>
          </w:tcPr>
          <w:p w14:paraId="2B98331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50.4</w:t>
            </w:r>
          </w:p>
        </w:tc>
        <w:tc>
          <w:tcPr>
            <w:tcW w:w="676" w:type="dxa"/>
            <w:vAlign w:val="center"/>
          </w:tcPr>
          <w:p w14:paraId="08ED38E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60.9</w:t>
            </w:r>
          </w:p>
        </w:tc>
        <w:tc>
          <w:tcPr>
            <w:tcW w:w="676" w:type="dxa"/>
            <w:vAlign w:val="center"/>
          </w:tcPr>
          <w:p w14:paraId="0FABA758"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54.4</w:t>
            </w:r>
          </w:p>
        </w:tc>
        <w:tc>
          <w:tcPr>
            <w:tcW w:w="676" w:type="dxa"/>
            <w:vAlign w:val="center"/>
          </w:tcPr>
          <w:p w14:paraId="473F96C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44.2</w:t>
            </w:r>
          </w:p>
        </w:tc>
        <w:tc>
          <w:tcPr>
            <w:tcW w:w="893" w:type="dxa"/>
            <w:vAlign w:val="center"/>
          </w:tcPr>
          <w:p w14:paraId="6D878EB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51.8</w:t>
            </w:r>
          </w:p>
        </w:tc>
        <w:tc>
          <w:tcPr>
            <w:tcW w:w="896" w:type="dxa"/>
            <w:vAlign w:val="center"/>
          </w:tcPr>
          <w:p w14:paraId="047B784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27.9</w:t>
            </w:r>
          </w:p>
        </w:tc>
      </w:tr>
      <w:tr w:rsidR="00665824" w:rsidRPr="00022248" w14:paraId="447B8BE2" w14:textId="77777777" w:rsidTr="000829A5">
        <w:tc>
          <w:tcPr>
            <w:tcW w:w="1481" w:type="dxa"/>
          </w:tcPr>
          <w:p w14:paraId="7484D9B9"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Pennsylvania</w:t>
            </w:r>
          </w:p>
        </w:tc>
        <w:tc>
          <w:tcPr>
            <w:tcW w:w="589" w:type="dxa"/>
            <w:vAlign w:val="center"/>
          </w:tcPr>
          <w:p w14:paraId="27A18F2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40.5</w:t>
            </w:r>
          </w:p>
        </w:tc>
        <w:tc>
          <w:tcPr>
            <w:tcW w:w="677" w:type="dxa"/>
            <w:vAlign w:val="center"/>
          </w:tcPr>
          <w:p w14:paraId="7BFDE298"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36.4</w:t>
            </w:r>
          </w:p>
        </w:tc>
        <w:tc>
          <w:tcPr>
            <w:tcW w:w="677" w:type="dxa"/>
            <w:vAlign w:val="center"/>
          </w:tcPr>
          <w:p w14:paraId="55EAE51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32.6</w:t>
            </w:r>
          </w:p>
        </w:tc>
        <w:tc>
          <w:tcPr>
            <w:tcW w:w="676" w:type="dxa"/>
            <w:vAlign w:val="center"/>
          </w:tcPr>
          <w:p w14:paraId="2F63979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24.9</w:t>
            </w:r>
          </w:p>
        </w:tc>
        <w:tc>
          <w:tcPr>
            <w:tcW w:w="893" w:type="dxa"/>
            <w:vAlign w:val="center"/>
          </w:tcPr>
          <w:p w14:paraId="1ABA8B5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32.7</w:t>
            </w:r>
          </w:p>
        </w:tc>
        <w:tc>
          <w:tcPr>
            <w:tcW w:w="676" w:type="dxa"/>
            <w:vAlign w:val="center"/>
          </w:tcPr>
          <w:p w14:paraId="017F5CA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82.9</w:t>
            </w:r>
          </w:p>
        </w:tc>
        <w:tc>
          <w:tcPr>
            <w:tcW w:w="676" w:type="dxa"/>
            <w:vAlign w:val="center"/>
          </w:tcPr>
          <w:p w14:paraId="0E1204F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83.4</w:t>
            </w:r>
          </w:p>
        </w:tc>
        <w:tc>
          <w:tcPr>
            <w:tcW w:w="676" w:type="dxa"/>
            <w:vAlign w:val="center"/>
          </w:tcPr>
          <w:p w14:paraId="6454C46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77.1</w:t>
            </w:r>
          </w:p>
        </w:tc>
        <w:tc>
          <w:tcPr>
            <w:tcW w:w="676" w:type="dxa"/>
            <w:vAlign w:val="center"/>
          </w:tcPr>
          <w:p w14:paraId="22FF9ED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77.6</w:t>
            </w:r>
          </w:p>
        </w:tc>
        <w:tc>
          <w:tcPr>
            <w:tcW w:w="893" w:type="dxa"/>
            <w:vAlign w:val="center"/>
          </w:tcPr>
          <w:p w14:paraId="437E549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80.2</w:t>
            </w:r>
          </w:p>
        </w:tc>
        <w:tc>
          <w:tcPr>
            <w:tcW w:w="896" w:type="dxa"/>
            <w:vAlign w:val="center"/>
          </w:tcPr>
          <w:p w14:paraId="6080B3B8"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46.5</w:t>
            </w:r>
          </w:p>
        </w:tc>
      </w:tr>
      <w:tr w:rsidR="00665824" w:rsidRPr="00022248" w14:paraId="05DA3E78" w14:textId="77777777" w:rsidTr="000829A5">
        <w:tc>
          <w:tcPr>
            <w:tcW w:w="1481" w:type="dxa"/>
          </w:tcPr>
          <w:p w14:paraId="52B24879"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Rhode Island</w:t>
            </w:r>
          </w:p>
        </w:tc>
        <w:tc>
          <w:tcPr>
            <w:tcW w:w="589" w:type="dxa"/>
            <w:vAlign w:val="center"/>
          </w:tcPr>
          <w:p w14:paraId="1C932EF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26.5</w:t>
            </w:r>
          </w:p>
        </w:tc>
        <w:tc>
          <w:tcPr>
            <w:tcW w:w="677" w:type="dxa"/>
            <w:vAlign w:val="center"/>
          </w:tcPr>
          <w:p w14:paraId="557D678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51.0</w:t>
            </w:r>
          </w:p>
        </w:tc>
        <w:tc>
          <w:tcPr>
            <w:tcW w:w="677" w:type="dxa"/>
            <w:vAlign w:val="center"/>
          </w:tcPr>
          <w:p w14:paraId="46F8E5C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35.0</w:t>
            </w:r>
          </w:p>
        </w:tc>
        <w:tc>
          <w:tcPr>
            <w:tcW w:w="676" w:type="dxa"/>
            <w:vAlign w:val="center"/>
          </w:tcPr>
          <w:p w14:paraId="5592FCC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31.8</w:t>
            </w:r>
          </w:p>
        </w:tc>
        <w:tc>
          <w:tcPr>
            <w:tcW w:w="893" w:type="dxa"/>
            <w:vAlign w:val="center"/>
          </w:tcPr>
          <w:p w14:paraId="02F8F63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34.0</w:t>
            </w:r>
          </w:p>
        </w:tc>
        <w:tc>
          <w:tcPr>
            <w:tcW w:w="676" w:type="dxa"/>
            <w:vAlign w:val="center"/>
          </w:tcPr>
          <w:p w14:paraId="240AD9E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59.7</w:t>
            </w:r>
          </w:p>
        </w:tc>
        <w:tc>
          <w:tcPr>
            <w:tcW w:w="676" w:type="dxa"/>
            <w:vAlign w:val="center"/>
          </w:tcPr>
          <w:p w14:paraId="4F571E2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71.5</w:t>
            </w:r>
          </w:p>
        </w:tc>
        <w:tc>
          <w:tcPr>
            <w:tcW w:w="676" w:type="dxa"/>
            <w:vAlign w:val="center"/>
          </w:tcPr>
          <w:p w14:paraId="5C2DCDA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87.8</w:t>
            </w:r>
          </w:p>
        </w:tc>
        <w:tc>
          <w:tcPr>
            <w:tcW w:w="676" w:type="dxa"/>
            <w:vAlign w:val="center"/>
          </w:tcPr>
          <w:p w14:paraId="64389FE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73.8</w:t>
            </w:r>
          </w:p>
        </w:tc>
        <w:tc>
          <w:tcPr>
            <w:tcW w:w="893" w:type="dxa"/>
            <w:vAlign w:val="center"/>
          </w:tcPr>
          <w:p w14:paraId="6B5AEE8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71.5</w:t>
            </w:r>
          </w:p>
        </w:tc>
        <w:tc>
          <w:tcPr>
            <w:tcW w:w="896" w:type="dxa"/>
            <w:vAlign w:val="center"/>
          </w:tcPr>
          <w:p w14:paraId="1A7E99A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46.1</w:t>
            </w:r>
          </w:p>
        </w:tc>
      </w:tr>
      <w:tr w:rsidR="00665824" w:rsidRPr="00022248" w14:paraId="7752AFD9" w14:textId="77777777" w:rsidTr="000829A5">
        <w:tc>
          <w:tcPr>
            <w:tcW w:w="1481" w:type="dxa"/>
          </w:tcPr>
          <w:p w14:paraId="209B330C"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South Carolina</w:t>
            </w:r>
          </w:p>
        </w:tc>
        <w:tc>
          <w:tcPr>
            <w:tcW w:w="589" w:type="dxa"/>
            <w:vAlign w:val="center"/>
          </w:tcPr>
          <w:p w14:paraId="7D0228B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20.0</w:t>
            </w:r>
          </w:p>
        </w:tc>
        <w:tc>
          <w:tcPr>
            <w:tcW w:w="677" w:type="dxa"/>
            <w:vAlign w:val="center"/>
          </w:tcPr>
          <w:p w14:paraId="56E056F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26.8</w:t>
            </w:r>
          </w:p>
        </w:tc>
        <w:tc>
          <w:tcPr>
            <w:tcW w:w="677" w:type="dxa"/>
            <w:vAlign w:val="center"/>
          </w:tcPr>
          <w:p w14:paraId="7774DFA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21.8</w:t>
            </w:r>
          </w:p>
        </w:tc>
        <w:tc>
          <w:tcPr>
            <w:tcW w:w="676" w:type="dxa"/>
            <w:vAlign w:val="center"/>
          </w:tcPr>
          <w:p w14:paraId="59B3E92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19.6</w:t>
            </w:r>
          </w:p>
        </w:tc>
        <w:tc>
          <w:tcPr>
            <w:tcW w:w="893" w:type="dxa"/>
            <w:vAlign w:val="center"/>
          </w:tcPr>
          <w:p w14:paraId="6605142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21.7</w:t>
            </w:r>
          </w:p>
        </w:tc>
        <w:tc>
          <w:tcPr>
            <w:tcW w:w="676" w:type="dxa"/>
            <w:vAlign w:val="center"/>
          </w:tcPr>
          <w:p w14:paraId="6BE1F2F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61.3</w:t>
            </w:r>
          </w:p>
        </w:tc>
        <w:tc>
          <w:tcPr>
            <w:tcW w:w="676" w:type="dxa"/>
            <w:vAlign w:val="center"/>
          </w:tcPr>
          <w:p w14:paraId="56335B7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55.3</w:t>
            </w:r>
          </w:p>
        </w:tc>
        <w:tc>
          <w:tcPr>
            <w:tcW w:w="676" w:type="dxa"/>
            <w:vAlign w:val="center"/>
          </w:tcPr>
          <w:p w14:paraId="0B493E8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65.0</w:t>
            </w:r>
          </w:p>
        </w:tc>
        <w:tc>
          <w:tcPr>
            <w:tcW w:w="676" w:type="dxa"/>
            <w:vAlign w:val="center"/>
          </w:tcPr>
          <w:p w14:paraId="13EF6C8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69.3</w:t>
            </w:r>
          </w:p>
        </w:tc>
        <w:tc>
          <w:tcPr>
            <w:tcW w:w="893" w:type="dxa"/>
            <w:vAlign w:val="center"/>
          </w:tcPr>
          <w:p w14:paraId="63240B9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62.2</w:t>
            </w:r>
          </w:p>
        </w:tc>
        <w:tc>
          <w:tcPr>
            <w:tcW w:w="896" w:type="dxa"/>
            <w:vAlign w:val="center"/>
          </w:tcPr>
          <w:p w14:paraId="78DDFD7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32.2</w:t>
            </w:r>
          </w:p>
        </w:tc>
      </w:tr>
      <w:tr w:rsidR="00665824" w:rsidRPr="00022248" w14:paraId="4FB7746C" w14:textId="77777777" w:rsidTr="000829A5">
        <w:tc>
          <w:tcPr>
            <w:tcW w:w="1481" w:type="dxa"/>
          </w:tcPr>
          <w:p w14:paraId="3A311962"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South Dakota</w:t>
            </w:r>
          </w:p>
        </w:tc>
        <w:tc>
          <w:tcPr>
            <w:tcW w:w="589" w:type="dxa"/>
            <w:vAlign w:val="center"/>
          </w:tcPr>
          <w:p w14:paraId="08A7A0B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28.9</w:t>
            </w:r>
          </w:p>
        </w:tc>
        <w:tc>
          <w:tcPr>
            <w:tcW w:w="677" w:type="dxa"/>
            <w:vAlign w:val="center"/>
          </w:tcPr>
          <w:p w14:paraId="21CC62D8"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22.4</w:t>
            </w:r>
          </w:p>
        </w:tc>
        <w:tc>
          <w:tcPr>
            <w:tcW w:w="677" w:type="dxa"/>
            <w:vAlign w:val="center"/>
          </w:tcPr>
          <w:p w14:paraId="38F8C95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21.0</w:t>
            </w:r>
          </w:p>
        </w:tc>
        <w:tc>
          <w:tcPr>
            <w:tcW w:w="676" w:type="dxa"/>
            <w:vAlign w:val="center"/>
          </w:tcPr>
          <w:p w14:paraId="3B5001E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16.7</w:t>
            </w:r>
          </w:p>
        </w:tc>
        <w:tc>
          <w:tcPr>
            <w:tcW w:w="893" w:type="dxa"/>
            <w:vAlign w:val="center"/>
          </w:tcPr>
          <w:p w14:paraId="07655D0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21.6</w:t>
            </w:r>
          </w:p>
        </w:tc>
        <w:tc>
          <w:tcPr>
            <w:tcW w:w="676" w:type="dxa"/>
            <w:vAlign w:val="center"/>
          </w:tcPr>
          <w:p w14:paraId="56AE76C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62.1</w:t>
            </w:r>
          </w:p>
        </w:tc>
        <w:tc>
          <w:tcPr>
            <w:tcW w:w="676" w:type="dxa"/>
            <w:vAlign w:val="center"/>
          </w:tcPr>
          <w:p w14:paraId="7E10D5E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80.3</w:t>
            </w:r>
          </w:p>
        </w:tc>
        <w:tc>
          <w:tcPr>
            <w:tcW w:w="676" w:type="dxa"/>
            <w:vAlign w:val="center"/>
          </w:tcPr>
          <w:p w14:paraId="66EB4F5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70.4</w:t>
            </w:r>
          </w:p>
        </w:tc>
        <w:tc>
          <w:tcPr>
            <w:tcW w:w="676" w:type="dxa"/>
            <w:vAlign w:val="center"/>
          </w:tcPr>
          <w:p w14:paraId="6C50AF9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76.8</w:t>
            </w:r>
          </w:p>
        </w:tc>
        <w:tc>
          <w:tcPr>
            <w:tcW w:w="893" w:type="dxa"/>
            <w:vAlign w:val="center"/>
          </w:tcPr>
          <w:p w14:paraId="6E6C7FD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71.6</w:t>
            </w:r>
          </w:p>
        </w:tc>
        <w:tc>
          <w:tcPr>
            <w:tcW w:w="896" w:type="dxa"/>
            <w:vAlign w:val="center"/>
          </w:tcPr>
          <w:p w14:paraId="5371CC4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33.2</w:t>
            </w:r>
          </w:p>
        </w:tc>
      </w:tr>
      <w:tr w:rsidR="00665824" w:rsidRPr="00022248" w14:paraId="478CBD33" w14:textId="77777777" w:rsidTr="000829A5">
        <w:tc>
          <w:tcPr>
            <w:tcW w:w="1481" w:type="dxa"/>
          </w:tcPr>
          <w:p w14:paraId="4BFA33E4"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Tennessee</w:t>
            </w:r>
          </w:p>
        </w:tc>
        <w:tc>
          <w:tcPr>
            <w:tcW w:w="589" w:type="dxa"/>
            <w:vAlign w:val="center"/>
          </w:tcPr>
          <w:p w14:paraId="58A597C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17.7</w:t>
            </w:r>
          </w:p>
        </w:tc>
        <w:tc>
          <w:tcPr>
            <w:tcW w:w="677" w:type="dxa"/>
            <w:vAlign w:val="center"/>
          </w:tcPr>
          <w:p w14:paraId="63BD9BD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28.4</w:t>
            </w:r>
          </w:p>
        </w:tc>
        <w:tc>
          <w:tcPr>
            <w:tcW w:w="677" w:type="dxa"/>
            <w:vAlign w:val="center"/>
          </w:tcPr>
          <w:p w14:paraId="7C10776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17.1</w:t>
            </w:r>
          </w:p>
        </w:tc>
        <w:tc>
          <w:tcPr>
            <w:tcW w:w="676" w:type="dxa"/>
            <w:vAlign w:val="center"/>
          </w:tcPr>
          <w:p w14:paraId="1EC24EC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22.2</w:t>
            </w:r>
          </w:p>
        </w:tc>
        <w:tc>
          <w:tcPr>
            <w:tcW w:w="893" w:type="dxa"/>
            <w:vAlign w:val="center"/>
          </w:tcPr>
          <w:p w14:paraId="1F556C3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20.5</w:t>
            </w:r>
          </w:p>
        </w:tc>
        <w:tc>
          <w:tcPr>
            <w:tcW w:w="676" w:type="dxa"/>
            <w:vAlign w:val="center"/>
          </w:tcPr>
          <w:p w14:paraId="2B25ECE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60.1</w:t>
            </w:r>
          </w:p>
        </w:tc>
        <w:tc>
          <w:tcPr>
            <w:tcW w:w="676" w:type="dxa"/>
            <w:vAlign w:val="center"/>
          </w:tcPr>
          <w:p w14:paraId="68FE08B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46.9</w:t>
            </w:r>
          </w:p>
        </w:tc>
        <w:tc>
          <w:tcPr>
            <w:tcW w:w="676" w:type="dxa"/>
            <w:vAlign w:val="center"/>
          </w:tcPr>
          <w:p w14:paraId="74A2756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51.8</w:t>
            </w:r>
          </w:p>
        </w:tc>
        <w:tc>
          <w:tcPr>
            <w:tcW w:w="676" w:type="dxa"/>
            <w:vAlign w:val="center"/>
          </w:tcPr>
          <w:p w14:paraId="177DFCF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52.7</w:t>
            </w:r>
          </w:p>
        </w:tc>
        <w:tc>
          <w:tcPr>
            <w:tcW w:w="893" w:type="dxa"/>
            <w:vAlign w:val="center"/>
          </w:tcPr>
          <w:p w14:paraId="575DFA1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52.5</w:t>
            </w:r>
          </w:p>
        </w:tc>
        <w:tc>
          <w:tcPr>
            <w:tcW w:w="896" w:type="dxa"/>
            <w:vAlign w:val="center"/>
          </w:tcPr>
          <w:p w14:paraId="4B4F982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29.5</w:t>
            </w:r>
          </w:p>
        </w:tc>
      </w:tr>
      <w:tr w:rsidR="00665824" w:rsidRPr="00022248" w14:paraId="23FDA684" w14:textId="77777777" w:rsidTr="000829A5">
        <w:tc>
          <w:tcPr>
            <w:tcW w:w="1481" w:type="dxa"/>
          </w:tcPr>
          <w:p w14:paraId="7D432DBB"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Texas</w:t>
            </w:r>
          </w:p>
        </w:tc>
        <w:tc>
          <w:tcPr>
            <w:tcW w:w="589" w:type="dxa"/>
            <w:vAlign w:val="center"/>
          </w:tcPr>
          <w:p w14:paraId="153E67D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33.1</w:t>
            </w:r>
          </w:p>
        </w:tc>
        <w:tc>
          <w:tcPr>
            <w:tcW w:w="677" w:type="dxa"/>
            <w:vAlign w:val="center"/>
          </w:tcPr>
          <w:p w14:paraId="1622047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24.0</w:t>
            </w:r>
          </w:p>
        </w:tc>
        <w:tc>
          <w:tcPr>
            <w:tcW w:w="677" w:type="dxa"/>
            <w:vAlign w:val="center"/>
          </w:tcPr>
          <w:p w14:paraId="3211F18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35.4</w:t>
            </w:r>
          </w:p>
        </w:tc>
        <w:tc>
          <w:tcPr>
            <w:tcW w:w="676" w:type="dxa"/>
            <w:vAlign w:val="center"/>
          </w:tcPr>
          <w:p w14:paraId="756C30B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26.9</w:t>
            </w:r>
          </w:p>
        </w:tc>
        <w:tc>
          <w:tcPr>
            <w:tcW w:w="893" w:type="dxa"/>
            <w:vAlign w:val="center"/>
          </w:tcPr>
          <w:p w14:paraId="5294F64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29.2</w:t>
            </w:r>
          </w:p>
        </w:tc>
        <w:tc>
          <w:tcPr>
            <w:tcW w:w="676" w:type="dxa"/>
            <w:vAlign w:val="center"/>
          </w:tcPr>
          <w:p w14:paraId="37B8E4E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79.1</w:t>
            </w:r>
          </w:p>
        </w:tc>
        <w:tc>
          <w:tcPr>
            <w:tcW w:w="676" w:type="dxa"/>
            <w:vAlign w:val="center"/>
          </w:tcPr>
          <w:p w14:paraId="4B33177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82.2</w:t>
            </w:r>
          </w:p>
        </w:tc>
        <w:tc>
          <w:tcPr>
            <w:tcW w:w="676" w:type="dxa"/>
            <w:vAlign w:val="center"/>
          </w:tcPr>
          <w:p w14:paraId="0218E38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76.9</w:t>
            </w:r>
          </w:p>
        </w:tc>
        <w:tc>
          <w:tcPr>
            <w:tcW w:w="676" w:type="dxa"/>
            <w:vAlign w:val="center"/>
          </w:tcPr>
          <w:p w14:paraId="0FDCEEE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77.5</w:t>
            </w:r>
          </w:p>
        </w:tc>
        <w:tc>
          <w:tcPr>
            <w:tcW w:w="893" w:type="dxa"/>
            <w:vAlign w:val="center"/>
          </w:tcPr>
          <w:p w14:paraId="29C61DB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78.9</w:t>
            </w:r>
          </w:p>
        </w:tc>
        <w:tc>
          <w:tcPr>
            <w:tcW w:w="896" w:type="dxa"/>
            <w:vAlign w:val="center"/>
          </w:tcPr>
          <w:p w14:paraId="306EC16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42.6</w:t>
            </w:r>
          </w:p>
        </w:tc>
      </w:tr>
      <w:tr w:rsidR="00665824" w:rsidRPr="00022248" w14:paraId="4C04B52A" w14:textId="77777777" w:rsidTr="000829A5">
        <w:tc>
          <w:tcPr>
            <w:tcW w:w="1481" w:type="dxa"/>
          </w:tcPr>
          <w:p w14:paraId="54E9EE98"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Utah</w:t>
            </w:r>
          </w:p>
        </w:tc>
        <w:tc>
          <w:tcPr>
            <w:tcW w:w="589" w:type="dxa"/>
            <w:vAlign w:val="center"/>
          </w:tcPr>
          <w:p w14:paraId="2D73127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11.7</w:t>
            </w:r>
          </w:p>
        </w:tc>
        <w:tc>
          <w:tcPr>
            <w:tcW w:w="677" w:type="dxa"/>
            <w:vAlign w:val="center"/>
          </w:tcPr>
          <w:p w14:paraId="3299140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26.9</w:t>
            </w:r>
          </w:p>
        </w:tc>
        <w:tc>
          <w:tcPr>
            <w:tcW w:w="677" w:type="dxa"/>
            <w:vAlign w:val="center"/>
          </w:tcPr>
          <w:p w14:paraId="35A17F5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12.4</w:t>
            </w:r>
          </w:p>
        </w:tc>
        <w:tc>
          <w:tcPr>
            <w:tcW w:w="676" w:type="dxa"/>
            <w:vAlign w:val="center"/>
          </w:tcPr>
          <w:p w14:paraId="0F9E4A8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12.1</w:t>
            </w:r>
          </w:p>
        </w:tc>
        <w:tc>
          <w:tcPr>
            <w:tcW w:w="893" w:type="dxa"/>
            <w:vAlign w:val="center"/>
          </w:tcPr>
          <w:p w14:paraId="469DD96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14.0</w:t>
            </w:r>
          </w:p>
        </w:tc>
        <w:tc>
          <w:tcPr>
            <w:tcW w:w="676" w:type="dxa"/>
            <w:vAlign w:val="center"/>
          </w:tcPr>
          <w:p w14:paraId="30AB609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37.9</w:t>
            </w:r>
          </w:p>
        </w:tc>
        <w:tc>
          <w:tcPr>
            <w:tcW w:w="676" w:type="dxa"/>
            <w:vAlign w:val="center"/>
          </w:tcPr>
          <w:p w14:paraId="39A5AF4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33.7</w:t>
            </w:r>
          </w:p>
        </w:tc>
        <w:tc>
          <w:tcPr>
            <w:tcW w:w="676" w:type="dxa"/>
            <w:vAlign w:val="center"/>
          </w:tcPr>
          <w:p w14:paraId="24427E5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50.4</w:t>
            </w:r>
          </w:p>
        </w:tc>
        <w:tc>
          <w:tcPr>
            <w:tcW w:w="676" w:type="dxa"/>
            <w:vAlign w:val="center"/>
          </w:tcPr>
          <w:p w14:paraId="25F52B3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43.7</w:t>
            </w:r>
          </w:p>
        </w:tc>
        <w:tc>
          <w:tcPr>
            <w:tcW w:w="893" w:type="dxa"/>
            <w:vAlign w:val="center"/>
          </w:tcPr>
          <w:p w14:paraId="4986C60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40.5</w:t>
            </w:r>
          </w:p>
        </w:tc>
        <w:tc>
          <w:tcPr>
            <w:tcW w:w="896" w:type="dxa"/>
            <w:vAlign w:val="center"/>
          </w:tcPr>
          <w:p w14:paraId="5266C79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20.8</w:t>
            </w:r>
          </w:p>
        </w:tc>
      </w:tr>
      <w:tr w:rsidR="00665824" w:rsidRPr="00022248" w14:paraId="4F8B334B" w14:textId="77777777" w:rsidTr="000829A5">
        <w:tc>
          <w:tcPr>
            <w:tcW w:w="1481" w:type="dxa"/>
          </w:tcPr>
          <w:p w14:paraId="6BA6F202"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Vermont</w:t>
            </w:r>
          </w:p>
        </w:tc>
        <w:tc>
          <w:tcPr>
            <w:tcW w:w="589" w:type="dxa"/>
            <w:vAlign w:val="center"/>
          </w:tcPr>
          <w:p w14:paraId="7E9F2A3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17.6</w:t>
            </w:r>
          </w:p>
        </w:tc>
        <w:tc>
          <w:tcPr>
            <w:tcW w:w="677" w:type="dxa"/>
            <w:vAlign w:val="center"/>
          </w:tcPr>
          <w:p w14:paraId="3B22703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17.3</w:t>
            </w:r>
          </w:p>
        </w:tc>
        <w:tc>
          <w:tcPr>
            <w:tcW w:w="677" w:type="dxa"/>
            <w:vAlign w:val="center"/>
          </w:tcPr>
          <w:p w14:paraId="3336F24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26.2</w:t>
            </w:r>
          </w:p>
        </w:tc>
        <w:tc>
          <w:tcPr>
            <w:tcW w:w="676" w:type="dxa"/>
            <w:vAlign w:val="center"/>
          </w:tcPr>
          <w:p w14:paraId="5DF9458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19.6</w:t>
            </w:r>
          </w:p>
        </w:tc>
        <w:tc>
          <w:tcPr>
            <w:tcW w:w="893" w:type="dxa"/>
            <w:vAlign w:val="center"/>
          </w:tcPr>
          <w:p w14:paraId="3EED9E5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19.6</w:t>
            </w:r>
          </w:p>
        </w:tc>
        <w:tc>
          <w:tcPr>
            <w:tcW w:w="676" w:type="dxa"/>
            <w:vAlign w:val="center"/>
          </w:tcPr>
          <w:p w14:paraId="3CE150D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54.0</w:t>
            </w:r>
          </w:p>
        </w:tc>
        <w:tc>
          <w:tcPr>
            <w:tcW w:w="676" w:type="dxa"/>
            <w:vAlign w:val="center"/>
          </w:tcPr>
          <w:p w14:paraId="2AE6458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53.8</w:t>
            </w:r>
          </w:p>
        </w:tc>
        <w:tc>
          <w:tcPr>
            <w:tcW w:w="676" w:type="dxa"/>
            <w:vAlign w:val="center"/>
          </w:tcPr>
          <w:p w14:paraId="5F054F1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35.3</w:t>
            </w:r>
          </w:p>
        </w:tc>
        <w:tc>
          <w:tcPr>
            <w:tcW w:w="676" w:type="dxa"/>
            <w:vAlign w:val="center"/>
          </w:tcPr>
          <w:p w14:paraId="69B6F38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40.7</w:t>
            </w:r>
          </w:p>
        </w:tc>
        <w:tc>
          <w:tcPr>
            <w:tcW w:w="893" w:type="dxa"/>
            <w:vAlign w:val="center"/>
          </w:tcPr>
          <w:p w14:paraId="2AAA40C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44.6</w:t>
            </w:r>
          </w:p>
        </w:tc>
        <w:tc>
          <w:tcPr>
            <w:tcW w:w="896" w:type="dxa"/>
            <w:vAlign w:val="center"/>
          </w:tcPr>
          <w:p w14:paraId="608453A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27.2</w:t>
            </w:r>
          </w:p>
        </w:tc>
      </w:tr>
      <w:tr w:rsidR="00665824" w:rsidRPr="00022248" w14:paraId="72DA4965" w14:textId="77777777" w:rsidTr="000829A5">
        <w:tc>
          <w:tcPr>
            <w:tcW w:w="1481" w:type="dxa"/>
          </w:tcPr>
          <w:p w14:paraId="2A3BB278"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Virginia</w:t>
            </w:r>
          </w:p>
        </w:tc>
        <w:tc>
          <w:tcPr>
            <w:tcW w:w="589" w:type="dxa"/>
            <w:vAlign w:val="center"/>
          </w:tcPr>
          <w:p w14:paraId="4F3A607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28.6</w:t>
            </w:r>
          </w:p>
        </w:tc>
        <w:tc>
          <w:tcPr>
            <w:tcW w:w="677" w:type="dxa"/>
            <w:vAlign w:val="center"/>
          </w:tcPr>
          <w:p w14:paraId="0D946C6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23.4</w:t>
            </w:r>
          </w:p>
        </w:tc>
        <w:tc>
          <w:tcPr>
            <w:tcW w:w="677" w:type="dxa"/>
            <w:vAlign w:val="center"/>
          </w:tcPr>
          <w:p w14:paraId="120FB92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21.7</w:t>
            </w:r>
          </w:p>
        </w:tc>
        <w:tc>
          <w:tcPr>
            <w:tcW w:w="676" w:type="dxa"/>
            <w:vAlign w:val="center"/>
          </w:tcPr>
          <w:p w14:paraId="00400D08"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49.2</w:t>
            </w:r>
          </w:p>
        </w:tc>
        <w:tc>
          <w:tcPr>
            <w:tcW w:w="893" w:type="dxa"/>
            <w:vAlign w:val="center"/>
          </w:tcPr>
          <w:p w14:paraId="34408DE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27.8</w:t>
            </w:r>
          </w:p>
        </w:tc>
        <w:tc>
          <w:tcPr>
            <w:tcW w:w="676" w:type="dxa"/>
            <w:vAlign w:val="center"/>
          </w:tcPr>
          <w:p w14:paraId="2B91826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63.9</w:t>
            </w:r>
          </w:p>
        </w:tc>
        <w:tc>
          <w:tcPr>
            <w:tcW w:w="676" w:type="dxa"/>
            <w:vAlign w:val="center"/>
          </w:tcPr>
          <w:p w14:paraId="0844B8A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69.5</w:t>
            </w:r>
          </w:p>
        </w:tc>
        <w:tc>
          <w:tcPr>
            <w:tcW w:w="676" w:type="dxa"/>
            <w:vAlign w:val="center"/>
          </w:tcPr>
          <w:p w14:paraId="4F6DD07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61.4</w:t>
            </w:r>
          </w:p>
        </w:tc>
        <w:tc>
          <w:tcPr>
            <w:tcW w:w="676" w:type="dxa"/>
            <w:vAlign w:val="center"/>
          </w:tcPr>
          <w:p w14:paraId="42E241B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64.4</w:t>
            </w:r>
          </w:p>
        </w:tc>
        <w:tc>
          <w:tcPr>
            <w:tcW w:w="893" w:type="dxa"/>
            <w:vAlign w:val="center"/>
          </w:tcPr>
          <w:p w14:paraId="7D00BC7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64.7</w:t>
            </w:r>
          </w:p>
        </w:tc>
        <w:tc>
          <w:tcPr>
            <w:tcW w:w="896" w:type="dxa"/>
            <w:vAlign w:val="center"/>
          </w:tcPr>
          <w:p w14:paraId="204ADBA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38.8</w:t>
            </w:r>
          </w:p>
        </w:tc>
      </w:tr>
      <w:tr w:rsidR="00665824" w:rsidRPr="00022248" w14:paraId="67BEDD9E" w14:textId="77777777" w:rsidTr="000829A5">
        <w:tc>
          <w:tcPr>
            <w:tcW w:w="1481" w:type="dxa"/>
          </w:tcPr>
          <w:p w14:paraId="3B3EA7D2"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Washington</w:t>
            </w:r>
          </w:p>
        </w:tc>
        <w:tc>
          <w:tcPr>
            <w:tcW w:w="589" w:type="dxa"/>
            <w:vAlign w:val="center"/>
          </w:tcPr>
          <w:p w14:paraId="6DB8EE2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20.0</w:t>
            </w:r>
          </w:p>
        </w:tc>
        <w:tc>
          <w:tcPr>
            <w:tcW w:w="677" w:type="dxa"/>
            <w:vAlign w:val="center"/>
          </w:tcPr>
          <w:p w14:paraId="6A94C68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21.5</w:t>
            </w:r>
          </w:p>
        </w:tc>
        <w:tc>
          <w:tcPr>
            <w:tcW w:w="677" w:type="dxa"/>
            <w:vAlign w:val="center"/>
          </w:tcPr>
          <w:p w14:paraId="6890EEC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16.3</w:t>
            </w:r>
          </w:p>
        </w:tc>
        <w:tc>
          <w:tcPr>
            <w:tcW w:w="676" w:type="dxa"/>
            <w:vAlign w:val="center"/>
          </w:tcPr>
          <w:p w14:paraId="1B260C6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30.4</w:t>
            </w:r>
          </w:p>
        </w:tc>
        <w:tc>
          <w:tcPr>
            <w:tcW w:w="893" w:type="dxa"/>
            <w:vAlign w:val="center"/>
          </w:tcPr>
          <w:p w14:paraId="1DB7CFA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20.9</w:t>
            </w:r>
          </w:p>
        </w:tc>
        <w:tc>
          <w:tcPr>
            <w:tcW w:w="676" w:type="dxa"/>
            <w:vAlign w:val="center"/>
          </w:tcPr>
          <w:p w14:paraId="2FA4E3A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60.9</w:t>
            </w:r>
          </w:p>
        </w:tc>
        <w:tc>
          <w:tcPr>
            <w:tcW w:w="676" w:type="dxa"/>
            <w:vAlign w:val="center"/>
          </w:tcPr>
          <w:p w14:paraId="63BF205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53.5</w:t>
            </w:r>
          </w:p>
        </w:tc>
        <w:tc>
          <w:tcPr>
            <w:tcW w:w="676" w:type="dxa"/>
            <w:vAlign w:val="center"/>
          </w:tcPr>
          <w:p w14:paraId="36478D4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60.0</w:t>
            </w:r>
          </w:p>
        </w:tc>
        <w:tc>
          <w:tcPr>
            <w:tcW w:w="676" w:type="dxa"/>
            <w:vAlign w:val="center"/>
          </w:tcPr>
          <w:p w14:paraId="7204C6E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55.0</w:t>
            </w:r>
          </w:p>
        </w:tc>
        <w:tc>
          <w:tcPr>
            <w:tcW w:w="893" w:type="dxa"/>
            <w:vAlign w:val="center"/>
          </w:tcPr>
          <w:p w14:paraId="3C50208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57.2</w:t>
            </w:r>
          </w:p>
        </w:tc>
        <w:tc>
          <w:tcPr>
            <w:tcW w:w="896" w:type="dxa"/>
            <w:vAlign w:val="center"/>
          </w:tcPr>
          <w:p w14:paraId="68FDB2B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30.7</w:t>
            </w:r>
          </w:p>
        </w:tc>
      </w:tr>
      <w:tr w:rsidR="00665824" w:rsidRPr="00022248" w14:paraId="6B91EBA6" w14:textId="77777777" w:rsidTr="000829A5">
        <w:tc>
          <w:tcPr>
            <w:tcW w:w="1481" w:type="dxa"/>
          </w:tcPr>
          <w:p w14:paraId="2048D1E3"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West Virginia</w:t>
            </w:r>
          </w:p>
        </w:tc>
        <w:tc>
          <w:tcPr>
            <w:tcW w:w="589" w:type="dxa"/>
            <w:vAlign w:val="center"/>
          </w:tcPr>
          <w:p w14:paraId="24A8C2F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25.7</w:t>
            </w:r>
          </w:p>
        </w:tc>
        <w:tc>
          <w:tcPr>
            <w:tcW w:w="677" w:type="dxa"/>
            <w:vAlign w:val="center"/>
          </w:tcPr>
          <w:p w14:paraId="794D2F5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32.8</w:t>
            </w:r>
          </w:p>
        </w:tc>
        <w:tc>
          <w:tcPr>
            <w:tcW w:w="677" w:type="dxa"/>
            <w:vAlign w:val="center"/>
          </w:tcPr>
          <w:p w14:paraId="211ED94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18.5</w:t>
            </w:r>
          </w:p>
        </w:tc>
        <w:tc>
          <w:tcPr>
            <w:tcW w:w="676" w:type="dxa"/>
            <w:vAlign w:val="center"/>
          </w:tcPr>
          <w:p w14:paraId="37815DC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24.2</w:t>
            </w:r>
          </w:p>
        </w:tc>
        <w:tc>
          <w:tcPr>
            <w:tcW w:w="893" w:type="dxa"/>
            <w:vAlign w:val="center"/>
          </w:tcPr>
          <w:p w14:paraId="78F70928"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24.4</w:t>
            </w:r>
          </w:p>
        </w:tc>
        <w:tc>
          <w:tcPr>
            <w:tcW w:w="676" w:type="dxa"/>
            <w:vAlign w:val="center"/>
          </w:tcPr>
          <w:p w14:paraId="3827456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55.7</w:t>
            </w:r>
          </w:p>
        </w:tc>
        <w:tc>
          <w:tcPr>
            <w:tcW w:w="676" w:type="dxa"/>
            <w:vAlign w:val="center"/>
          </w:tcPr>
          <w:p w14:paraId="559D923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60.5</w:t>
            </w:r>
          </w:p>
        </w:tc>
        <w:tc>
          <w:tcPr>
            <w:tcW w:w="676" w:type="dxa"/>
            <w:vAlign w:val="center"/>
          </w:tcPr>
          <w:p w14:paraId="18FE80F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59.2</w:t>
            </w:r>
          </w:p>
        </w:tc>
        <w:tc>
          <w:tcPr>
            <w:tcW w:w="676" w:type="dxa"/>
            <w:vAlign w:val="center"/>
          </w:tcPr>
          <w:p w14:paraId="76A5BC9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54.2</w:t>
            </w:r>
          </w:p>
        </w:tc>
        <w:tc>
          <w:tcPr>
            <w:tcW w:w="893" w:type="dxa"/>
            <w:vAlign w:val="center"/>
          </w:tcPr>
          <w:p w14:paraId="4F42118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57.3</w:t>
            </w:r>
          </w:p>
        </w:tc>
        <w:tc>
          <w:tcPr>
            <w:tcW w:w="896" w:type="dxa"/>
            <w:vAlign w:val="center"/>
          </w:tcPr>
          <w:p w14:paraId="34A6518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34.2</w:t>
            </w:r>
          </w:p>
        </w:tc>
      </w:tr>
      <w:tr w:rsidR="00665824" w:rsidRPr="00022248" w14:paraId="574FF5CD" w14:textId="77777777" w:rsidTr="000829A5">
        <w:tc>
          <w:tcPr>
            <w:tcW w:w="1481" w:type="dxa"/>
          </w:tcPr>
          <w:p w14:paraId="580A3012"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Wisconsin</w:t>
            </w:r>
          </w:p>
        </w:tc>
        <w:tc>
          <w:tcPr>
            <w:tcW w:w="589" w:type="dxa"/>
            <w:vAlign w:val="center"/>
          </w:tcPr>
          <w:p w14:paraId="19E30A9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28.7</w:t>
            </w:r>
          </w:p>
        </w:tc>
        <w:tc>
          <w:tcPr>
            <w:tcW w:w="677" w:type="dxa"/>
            <w:vAlign w:val="center"/>
          </w:tcPr>
          <w:p w14:paraId="361B0E5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23.0</w:t>
            </w:r>
          </w:p>
        </w:tc>
        <w:tc>
          <w:tcPr>
            <w:tcW w:w="677" w:type="dxa"/>
            <w:vAlign w:val="center"/>
          </w:tcPr>
          <w:p w14:paraId="4701E94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31.2</w:t>
            </w:r>
          </w:p>
        </w:tc>
        <w:tc>
          <w:tcPr>
            <w:tcW w:w="676" w:type="dxa"/>
            <w:vAlign w:val="center"/>
          </w:tcPr>
          <w:p w14:paraId="2F5E780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22.5</w:t>
            </w:r>
          </w:p>
        </w:tc>
        <w:tc>
          <w:tcPr>
            <w:tcW w:w="893" w:type="dxa"/>
            <w:vAlign w:val="center"/>
          </w:tcPr>
          <w:p w14:paraId="562F38F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25.9</w:t>
            </w:r>
          </w:p>
        </w:tc>
        <w:tc>
          <w:tcPr>
            <w:tcW w:w="676" w:type="dxa"/>
            <w:vAlign w:val="center"/>
          </w:tcPr>
          <w:p w14:paraId="6CAA7F0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77.4</w:t>
            </w:r>
          </w:p>
        </w:tc>
        <w:tc>
          <w:tcPr>
            <w:tcW w:w="676" w:type="dxa"/>
            <w:vAlign w:val="center"/>
          </w:tcPr>
          <w:p w14:paraId="63D81B1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76.1</w:t>
            </w:r>
          </w:p>
        </w:tc>
        <w:tc>
          <w:tcPr>
            <w:tcW w:w="676" w:type="dxa"/>
            <w:vAlign w:val="center"/>
          </w:tcPr>
          <w:p w14:paraId="749327D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83.3</w:t>
            </w:r>
          </w:p>
        </w:tc>
        <w:tc>
          <w:tcPr>
            <w:tcW w:w="676" w:type="dxa"/>
            <w:vAlign w:val="center"/>
          </w:tcPr>
          <w:p w14:paraId="4C6BC2E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86.9</w:t>
            </w:r>
          </w:p>
        </w:tc>
        <w:tc>
          <w:tcPr>
            <w:tcW w:w="893" w:type="dxa"/>
            <w:vAlign w:val="center"/>
          </w:tcPr>
          <w:p w14:paraId="5D205468"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80.6</w:t>
            </w:r>
          </w:p>
        </w:tc>
        <w:tc>
          <w:tcPr>
            <w:tcW w:w="896" w:type="dxa"/>
            <w:vAlign w:val="center"/>
          </w:tcPr>
          <w:p w14:paraId="3C5300B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39.2</w:t>
            </w:r>
          </w:p>
        </w:tc>
      </w:tr>
      <w:tr w:rsidR="00665824" w:rsidRPr="00022248" w14:paraId="2C8CFCBF" w14:textId="77777777" w:rsidTr="000829A5">
        <w:tc>
          <w:tcPr>
            <w:tcW w:w="1481" w:type="dxa"/>
          </w:tcPr>
          <w:p w14:paraId="31959A95"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Wyoming</w:t>
            </w:r>
          </w:p>
        </w:tc>
        <w:tc>
          <w:tcPr>
            <w:tcW w:w="589" w:type="dxa"/>
            <w:vAlign w:val="center"/>
          </w:tcPr>
          <w:p w14:paraId="5358093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15.3</w:t>
            </w:r>
          </w:p>
        </w:tc>
        <w:tc>
          <w:tcPr>
            <w:tcW w:w="677" w:type="dxa"/>
            <w:vAlign w:val="center"/>
          </w:tcPr>
          <w:p w14:paraId="7365661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11.6</w:t>
            </w:r>
          </w:p>
        </w:tc>
        <w:tc>
          <w:tcPr>
            <w:tcW w:w="677" w:type="dxa"/>
            <w:vAlign w:val="center"/>
          </w:tcPr>
          <w:p w14:paraId="1409FFD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12.0</w:t>
            </w:r>
          </w:p>
        </w:tc>
        <w:tc>
          <w:tcPr>
            <w:tcW w:w="676" w:type="dxa"/>
            <w:vAlign w:val="center"/>
          </w:tcPr>
          <w:p w14:paraId="5EA85DE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12.0</w:t>
            </w:r>
          </w:p>
        </w:tc>
        <w:tc>
          <w:tcPr>
            <w:tcW w:w="893" w:type="dxa"/>
            <w:vAlign w:val="center"/>
          </w:tcPr>
          <w:p w14:paraId="7C264FD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12.6</w:t>
            </w:r>
          </w:p>
        </w:tc>
        <w:tc>
          <w:tcPr>
            <w:tcW w:w="676" w:type="dxa"/>
            <w:vAlign w:val="center"/>
          </w:tcPr>
          <w:p w14:paraId="64D2A3E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26.2</w:t>
            </w:r>
          </w:p>
        </w:tc>
        <w:tc>
          <w:tcPr>
            <w:tcW w:w="676" w:type="dxa"/>
            <w:vAlign w:val="center"/>
          </w:tcPr>
          <w:p w14:paraId="7FE7C8C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29.2</w:t>
            </w:r>
          </w:p>
        </w:tc>
        <w:tc>
          <w:tcPr>
            <w:tcW w:w="676" w:type="dxa"/>
            <w:vAlign w:val="center"/>
          </w:tcPr>
          <w:p w14:paraId="7A0EB35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44.5</w:t>
            </w:r>
          </w:p>
        </w:tc>
        <w:tc>
          <w:tcPr>
            <w:tcW w:w="676" w:type="dxa"/>
            <w:vAlign w:val="center"/>
          </w:tcPr>
          <w:p w14:paraId="2103E9C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34.4</w:t>
            </w:r>
          </w:p>
        </w:tc>
        <w:tc>
          <w:tcPr>
            <w:tcW w:w="893" w:type="dxa"/>
            <w:vAlign w:val="center"/>
          </w:tcPr>
          <w:p w14:paraId="2E2D306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32.3</w:t>
            </w:r>
          </w:p>
        </w:tc>
        <w:tc>
          <w:tcPr>
            <w:tcW w:w="896" w:type="dxa"/>
            <w:vAlign w:val="center"/>
          </w:tcPr>
          <w:p w14:paraId="16A755A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18.1</w:t>
            </w:r>
          </w:p>
        </w:tc>
      </w:tr>
    </w:tbl>
    <w:p w14:paraId="5A34B6A3" w14:textId="4D4AB1EB" w:rsidR="00665824" w:rsidRDefault="00381081" w:rsidP="00665824">
      <w:pPr>
        <w:spacing w:after="0"/>
        <w:rPr>
          <w:rFonts w:ascii="Times New Roman" w:hAnsi="Times New Roman" w:cs="Times New Roman"/>
          <w:b/>
          <w:bCs/>
        </w:rPr>
      </w:pPr>
      <w:r>
        <w:rPr>
          <w:rFonts w:ascii="Times New Roman" w:hAnsi="Times New Roman" w:cs="Times New Roman"/>
          <w:b/>
          <w:bCs/>
        </w:rPr>
        <w:br w:type="page"/>
      </w:r>
    </w:p>
    <w:p w14:paraId="0334BA58" w14:textId="07BE06F7" w:rsidR="00C256D2" w:rsidRPr="00CD3AC5" w:rsidRDefault="00C256D2" w:rsidP="00C256D2">
      <w:pPr>
        <w:spacing w:after="0"/>
        <w:rPr>
          <w:rFonts w:ascii="Times New Roman" w:hAnsi="Times New Roman" w:cs="Times New Roman"/>
          <w:sz w:val="24"/>
          <w:szCs w:val="24"/>
        </w:rPr>
      </w:pPr>
      <w:r w:rsidRPr="00CD3AC5">
        <w:rPr>
          <w:rFonts w:ascii="Times New Roman" w:hAnsi="Times New Roman" w:cs="Times New Roman"/>
          <w:sz w:val="24"/>
          <w:szCs w:val="24"/>
        </w:rPr>
        <w:lastRenderedPageBreak/>
        <w:t xml:space="preserve">Table 2. Percentage of bootstrapped data sets for which the state-level attribute/policy of interest were positively correlated to estimated child </w:t>
      </w:r>
      <w:r w:rsidR="008A7F63" w:rsidRPr="00CD3AC5">
        <w:rPr>
          <w:rFonts w:ascii="Times New Roman" w:hAnsi="Times New Roman" w:cs="Times New Roman"/>
          <w:sz w:val="24"/>
          <w:szCs w:val="24"/>
        </w:rPr>
        <w:t xml:space="preserve">Supplemented Security Income (SSI) </w:t>
      </w:r>
      <w:r w:rsidRPr="00CD3AC5">
        <w:rPr>
          <w:rFonts w:ascii="Times New Roman" w:hAnsi="Times New Roman" w:cs="Times New Roman"/>
          <w:sz w:val="24"/>
          <w:szCs w:val="24"/>
        </w:rPr>
        <w:t>participation rate.</w:t>
      </w:r>
    </w:p>
    <w:tbl>
      <w:tblPr>
        <w:tblStyle w:val="TableGrid"/>
        <w:tblW w:w="0" w:type="auto"/>
        <w:tblLook w:val="04A0" w:firstRow="1" w:lastRow="0" w:firstColumn="1" w:lastColumn="0" w:noHBand="0" w:noVBand="1"/>
      </w:tblPr>
      <w:tblGrid>
        <w:gridCol w:w="6655"/>
        <w:gridCol w:w="2695"/>
      </w:tblGrid>
      <w:tr w:rsidR="00C256D2" w14:paraId="63295390" w14:textId="77777777" w:rsidTr="00CD3AC5">
        <w:tc>
          <w:tcPr>
            <w:tcW w:w="6655" w:type="dxa"/>
            <w:vAlign w:val="center"/>
          </w:tcPr>
          <w:p w14:paraId="18DD6590" w14:textId="54F3BB20" w:rsidR="00C256D2" w:rsidRPr="00CD3AC5" w:rsidRDefault="0068459E" w:rsidP="000829A5">
            <w:pPr>
              <w:jc w:val="center"/>
              <w:rPr>
                <w:rFonts w:ascii="Times New Roman" w:hAnsi="Times New Roman" w:cs="Times New Roman"/>
                <w:b/>
                <w:bCs/>
                <w:sz w:val="24"/>
                <w:szCs w:val="24"/>
              </w:rPr>
            </w:pPr>
            <w:r w:rsidRPr="00CD3AC5">
              <w:rPr>
                <w:rFonts w:ascii="Times New Roman" w:hAnsi="Times New Roman" w:cs="Times New Roman"/>
                <w:b/>
                <w:bCs/>
                <w:sz w:val="24"/>
                <w:szCs w:val="24"/>
              </w:rPr>
              <w:t xml:space="preserve">State </w:t>
            </w:r>
            <w:r w:rsidR="00C256D2" w:rsidRPr="00CD3AC5">
              <w:rPr>
                <w:rFonts w:ascii="Times New Roman" w:hAnsi="Times New Roman" w:cs="Times New Roman"/>
                <w:b/>
                <w:bCs/>
                <w:sz w:val="24"/>
                <w:szCs w:val="24"/>
              </w:rPr>
              <w:t>Attribute/Policy</w:t>
            </w:r>
          </w:p>
        </w:tc>
        <w:tc>
          <w:tcPr>
            <w:tcW w:w="2695" w:type="dxa"/>
            <w:vAlign w:val="center"/>
          </w:tcPr>
          <w:p w14:paraId="008E0382" w14:textId="77777777" w:rsidR="00C256D2" w:rsidRPr="00CD3AC5" w:rsidRDefault="00C256D2" w:rsidP="000829A5">
            <w:pPr>
              <w:jc w:val="center"/>
              <w:rPr>
                <w:rFonts w:ascii="Times New Roman" w:hAnsi="Times New Roman" w:cs="Times New Roman"/>
                <w:b/>
                <w:bCs/>
                <w:sz w:val="24"/>
                <w:szCs w:val="24"/>
              </w:rPr>
            </w:pPr>
            <w:r w:rsidRPr="00CD3AC5">
              <w:rPr>
                <w:rFonts w:ascii="Times New Roman" w:hAnsi="Times New Roman" w:cs="Times New Roman"/>
                <w:b/>
                <w:bCs/>
                <w:sz w:val="24"/>
                <w:szCs w:val="24"/>
              </w:rPr>
              <w:t>Percent Positively Correlated with Child SSI Participation Rate</w:t>
            </w:r>
          </w:p>
        </w:tc>
      </w:tr>
      <w:tr w:rsidR="00C256D2" w:rsidRPr="006B38C2" w14:paraId="4BA9F9D7" w14:textId="77777777" w:rsidTr="00CD3AC5">
        <w:tc>
          <w:tcPr>
            <w:tcW w:w="6655" w:type="dxa"/>
          </w:tcPr>
          <w:p w14:paraId="4377A423" w14:textId="77777777" w:rsidR="00C256D2" w:rsidRPr="00CD3AC5" w:rsidRDefault="00C256D2" w:rsidP="000829A5">
            <w:pPr>
              <w:rPr>
                <w:rFonts w:ascii="Times New Roman" w:hAnsi="Times New Roman" w:cs="Times New Roman"/>
                <w:sz w:val="24"/>
                <w:szCs w:val="24"/>
              </w:rPr>
            </w:pPr>
            <w:r w:rsidRPr="00CD3AC5">
              <w:rPr>
                <w:rFonts w:ascii="Times New Roman" w:hAnsi="Times New Roman" w:cs="Times New Roman"/>
                <w:sz w:val="24"/>
                <w:szCs w:val="24"/>
              </w:rPr>
              <w:t>Percentage of state population in urbanized areas</w:t>
            </w:r>
          </w:p>
        </w:tc>
        <w:tc>
          <w:tcPr>
            <w:tcW w:w="2695" w:type="dxa"/>
          </w:tcPr>
          <w:p w14:paraId="5FE0BC70" w14:textId="77777777" w:rsidR="00C256D2" w:rsidRPr="00CD3AC5" w:rsidRDefault="00C256D2" w:rsidP="000829A5">
            <w:pPr>
              <w:jc w:val="center"/>
              <w:rPr>
                <w:rFonts w:ascii="Times New Roman" w:hAnsi="Times New Roman" w:cs="Times New Roman"/>
                <w:sz w:val="24"/>
                <w:szCs w:val="24"/>
              </w:rPr>
            </w:pPr>
            <w:r w:rsidRPr="00CD3AC5">
              <w:rPr>
                <w:rFonts w:ascii="Times New Roman" w:hAnsi="Times New Roman" w:cs="Times New Roman"/>
                <w:sz w:val="24"/>
                <w:szCs w:val="24"/>
              </w:rPr>
              <w:t>99.1%</w:t>
            </w:r>
          </w:p>
        </w:tc>
      </w:tr>
      <w:tr w:rsidR="00C256D2" w:rsidRPr="006B38C2" w14:paraId="7220AADA" w14:textId="77777777" w:rsidTr="00CD3AC5">
        <w:tc>
          <w:tcPr>
            <w:tcW w:w="6655" w:type="dxa"/>
          </w:tcPr>
          <w:p w14:paraId="52E28F30" w14:textId="77777777" w:rsidR="00C256D2" w:rsidRPr="00CD3AC5" w:rsidRDefault="00C256D2" w:rsidP="000829A5">
            <w:pPr>
              <w:rPr>
                <w:rFonts w:ascii="Times New Roman" w:hAnsi="Times New Roman" w:cs="Times New Roman"/>
                <w:sz w:val="24"/>
                <w:szCs w:val="24"/>
              </w:rPr>
            </w:pPr>
            <w:r w:rsidRPr="00CD3AC5">
              <w:rPr>
                <w:rFonts w:ascii="Times New Roman" w:hAnsi="Times New Roman" w:cs="Times New Roman"/>
                <w:sz w:val="24"/>
                <w:szCs w:val="24"/>
              </w:rPr>
              <w:t>Percentage of financially eligible children with health insurance</w:t>
            </w:r>
          </w:p>
        </w:tc>
        <w:tc>
          <w:tcPr>
            <w:tcW w:w="2695" w:type="dxa"/>
          </w:tcPr>
          <w:p w14:paraId="589BF55C" w14:textId="77777777" w:rsidR="00C256D2" w:rsidRPr="00CD3AC5" w:rsidRDefault="00C256D2" w:rsidP="000829A5">
            <w:pPr>
              <w:jc w:val="center"/>
              <w:rPr>
                <w:rFonts w:ascii="Times New Roman" w:hAnsi="Times New Roman" w:cs="Times New Roman"/>
                <w:sz w:val="24"/>
                <w:szCs w:val="24"/>
              </w:rPr>
            </w:pPr>
            <w:r w:rsidRPr="00CD3AC5">
              <w:rPr>
                <w:rFonts w:ascii="Times New Roman" w:hAnsi="Times New Roman" w:cs="Times New Roman"/>
                <w:sz w:val="24"/>
                <w:szCs w:val="24"/>
              </w:rPr>
              <w:t>96.8%</w:t>
            </w:r>
          </w:p>
        </w:tc>
      </w:tr>
      <w:tr w:rsidR="00C256D2" w:rsidRPr="006B38C2" w14:paraId="3A9F1A7F" w14:textId="77777777" w:rsidTr="00CD3AC5">
        <w:tc>
          <w:tcPr>
            <w:tcW w:w="6655" w:type="dxa"/>
          </w:tcPr>
          <w:p w14:paraId="6A4764A1" w14:textId="377DB6FB" w:rsidR="00C256D2" w:rsidRPr="00CD3AC5" w:rsidRDefault="00C256D2" w:rsidP="000829A5">
            <w:pPr>
              <w:rPr>
                <w:rFonts w:ascii="Times New Roman" w:hAnsi="Times New Roman" w:cs="Times New Roman"/>
                <w:sz w:val="24"/>
                <w:szCs w:val="24"/>
              </w:rPr>
            </w:pPr>
            <w:r w:rsidRPr="00CD3AC5">
              <w:rPr>
                <w:rFonts w:ascii="Times New Roman" w:hAnsi="Times New Roman" w:cs="Times New Roman"/>
                <w:sz w:val="24"/>
                <w:szCs w:val="24"/>
              </w:rPr>
              <w:t>Medicaid</w:t>
            </w:r>
            <w:r w:rsidR="008302E4" w:rsidRPr="00CD3AC5">
              <w:rPr>
                <w:rFonts w:ascii="Times New Roman" w:hAnsi="Times New Roman" w:cs="Times New Roman"/>
                <w:sz w:val="24"/>
                <w:szCs w:val="24"/>
              </w:rPr>
              <w:t xml:space="preserve"> </w:t>
            </w:r>
            <w:r w:rsidR="000459F8" w:rsidRPr="00CD3AC5">
              <w:rPr>
                <w:rFonts w:ascii="Times New Roman" w:hAnsi="Times New Roman" w:cs="Times New Roman"/>
                <w:sz w:val="24"/>
                <w:szCs w:val="24"/>
              </w:rPr>
              <w:t>automatically award if</w:t>
            </w:r>
            <w:r w:rsidR="008302E4" w:rsidRPr="00CD3AC5">
              <w:rPr>
                <w:rFonts w:ascii="Times New Roman" w:hAnsi="Times New Roman" w:cs="Times New Roman"/>
                <w:sz w:val="24"/>
                <w:szCs w:val="24"/>
              </w:rPr>
              <w:t xml:space="preserve"> SSI </w:t>
            </w:r>
            <w:r w:rsidR="000459F8" w:rsidRPr="00CD3AC5">
              <w:rPr>
                <w:rFonts w:ascii="Times New Roman" w:hAnsi="Times New Roman" w:cs="Times New Roman"/>
                <w:sz w:val="24"/>
                <w:szCs w:val="24"/>
              </w:rPr>
              <w:t>awarded</w:t>
            </w:r>
          </w:p>
        </w:tc>
        <w:tc>
          <w:tcPr>
            <w:tcW w:w="2695" w:type="dxa"/>
          </w:tcPr>
          <w:p w14:paraId="4FEC6302" w14:textId="6813A7CC" w:rsidR="00C256D2" w:rsidRPr="00CD3AC5" w:rsidRDefault="00CB24A4" w:rsidP="000829A5">
            <w:pPr>
              <w:jc w:val="center"/>
              <w:rPr>
                <w:rFonts w:ascii="Times New Roman" w:hAnsi="Times New Roman" w:cs="Times New Roman"/>
                <w:sz w:val="24"/>
                <w:szCs w:val="24"/>
              </w:rPr>
            </w:pPr>
            <w:r w:rsidRPr="00CD3AC5">
              <w:rPr>
                <w:rFonts w:ascii="Times New Roman" w:hAnsi="Times New Roman" w:cs="Times New Roman"/>
                <w:sz w:val="24"/>
                <w:szCs w:val="24"/>
              </w:rPr>
              <w:t>99.6%</w:t>
            </w:r>
          </w:p>
        </w:tc>
      </w:tr>
      <w:tr w:rsidR="00C256D2" w:rsidRPr="006B38C2" w14:paraId="6DAC3F1E" w14:textId="77777777" w:rsidTr="00CD3AC5">
        <w:tc>
          <w:tcPr>
            <w:tcW w:w="6655" w:type="dxa"/>
          </w:tcPr>
          <w:p w14:paraId="04C83AA7" w14:textId="77777777" w:rsidR="00C256D2" w:rsidRPr="00CD3AC5" w:rsidRDefault="00C256D2" w:rsidP="000829A5">
            <w:pPr>
              <w:rPr>
                <w:rFonts w:ascii="Times New Roman" w:hAnsi="Times New Roman" w:cs="Times New Roman"/>
                <w:sz w:val="24"/>
                <w:szCs w:val="24"/>
              </w:rPr>
            </w:pPr>
            <w:r w:rsidRPr="00CD3AC5">
              <w:rPr>
                <w:rFonts w:ascii="Times New Roman" w:hAnsi="Times New Roman" w:cs="Times New Roman"/>
                <w:sz w:val="24"/>
                <w:szCs w:val="24"/>
              </w:rPr>
              <w:t>Medicaid expansion</w:t>
            </w:r>
          </w:p>
        </w:tc>
        <w:tc>
          <w:tcPr>
            <w:tcW w:w="2695" w:type="dxa"/>
          </w:tcPr>
          <w:p w14:paraId="107EDB35" w14:textId="77777777" w:rsidR="00C256D2" w:rsidRPr="00CD3AC5" w:rsidRDefault="00C256D2" w:rsidP="000829A5">
            <w:pPr>
              <w:jc w:val="center"/>
              <w:rPr>
                <w:rFonts w:ascii="Times New Roman" w:hAnsi="Times New Roman" w:cs="Times New Roman"/>
                <w:sz w:val="24"/>
                <w:szCs w:val="24"/>
              </w:rPr>
            </w:pPr>
            <w:r w:rsidRPr="00CD3AC5">
              <w:rPr>
                <w:rFonts w:ascii="Times New Roman" w:hAnsi="Times New Roman" w:cs="Times New Roman"/>
                <w:sz w:val="24"/>
                <w:szCs w:val="24"/>
              </w:rPr>
              <w:t>75.6%</w:t>
            </w:r>
          </w:p>
        </w:tc>
      </w:tr>
      <w:tr w:rsidR="00C256D2" w:rsidRPr="006B38C2" w14:paraId="5F6AB4D0" w14:textId="77777777" w:rsidTr="00CD3AC5">
        <w:tc>
          <w:tcPr>
            <w:tcW w:w="6655" w:type="dxa"/>
          </w:tcPr>
          <w:p w14:paraId="03FE4AF4" w14:textId="77777777" w:rsidR="00C256D2" w:rsidRPr="00CD3AC5" w:rsidRDefault="00C256D2" w:rsidP="000829A5">
            <w:pPr>
              <w:rPr>
                <w:rFonts w:ascii="Times New Roman" w:hAnsi="Times New Roman" w:cs="Times New Roman"/>
                <w:sz w:val="24"/>
                <w:szCs w:val="24"/>
              </w:rPr>
            </w:pPr>
            <w:r w:rsidRPr="00CD3AC5">
              <w:rPr>
                <w:rFonts w:ascii="Times New Roman" w:hAnsi="Times New Roman" w:cs="Times New Roman"/>
                <w:sz w:val="24"/>
                <w:szCs w:val="24"/>
              </w:rPr>
              <w:t>State offers child-specific supplemental security payments</w:t>
            </w:r>
          </w:p>
        </w:tc>
        <w:tc>
          <w:tcPr>
            <w:tcW w:w="2695" w:type="dxa"/>
          </w:tcPr>
          <w:p w14:paraId="4D8E193A" w14:textId="77777777" w:rsidR="00C256D2" w:rsidRPr="00CD3AC5" w:rsidRDefault="00C256D2" w:rsidP="000829A5">
            <w:pPr>
              <w:jc w:val="center"/>
              <w:rPr>
                <w:rFonts w:ascii="Times New Roman" w:hAnsi="Times New Roman" w:cs="Times New Roman"/>
                <w:sz w:val="24"/>
                <w:szCs w:val="24"/>
              </w:rPr>
            </w:pPr>
            <w:r w:rsidRPr="00CD3AC5">
              <w:rPr>
                <w:rFonts w:ascii="Times New Roman" w:hAnsi="Times New Roman" w:cs="Times New Roman"/>
                <w:sz w:val="24"/>
                <w:szCs w:val="24"/>
              </w:rPr>
              <w:t>22.3%</w:t>
            </w:r>
          </w:p>
        </w:tc>
      </w:tr>
    </w:tbl>
    <w:p w14:paraId="1BA77B3D" w14:textId="77777777" w:rsidR="00C256D2" w:rsidRDefault="00C256D2" w:rsidP="00C256D2">
      <w:pPr>
        <w:spacing w:after="0"/>
        <w:rPr>
          <w:rFonts w:ascii="Times New Roman" w:hAnsi="Times New Roman" w:cs="Times New Roman"/>
          <w:b/>
          <w:bCs/>
        </w:rPr>
      </w:pPr>
      <w:r>
        <w:rPr>
          <w:rFonts w:ascii="Times New Roman" w:hAnsi="Times New Roman" w:cs="Times New Roman"/>
          <w:b/>
          <w:bCs/>
        </w:rPr>
        <w:br w:type="page"/>
      </w:r>
    </w:p>
    <w:p w14:paraId="4B77D096" w14:textId="21ABE31E" w:rsidR="00381081" w:rsidRPr="00CD3AC5" w:rsidRDefault="00381081" w:rsidP="00435A6F">
      <w:pPr>
        <w:spacing w:after="0"/>
        <w:rPr>
          <w:rFonts w:ascii="Times New Roman" w:hAnsi="Times New Roman" w:cs="Times New Roman"/>
          <w:b/>
          <w:bCs/>
          <w:sz w:val="24"/>
          <w:szCs w:val="24"/>
        </w:rPr>
      </w:pPr>
      <w:r w:rsidRPr="00CD3AC5">
        <w:rPr>
          <w:rFonts w:ascii="Times New Roman" w:hAnsi="Times New Roman" w:cs="Times New Roman"/>
          <w:b/>
          <w:bCs/>
          <w:sz w:val="24"/>
          <w:szCs w:val="24"/>
        </w:rPr>
        <w:lastRenderedPageBreak/>
        <w:t>FIGURE</w:t>
      </w:r>
      <w:r w:rsidR="00DD0CDD" w:rsidRPr="00CD3AC5">
        <w:rPr>
          <w:rFonts w:ascii="Times New Roman" w:hAnsi="Times New Roman" w:cs="Times New Roman"/>
          <w:b/>
          <w:bCs/>
          <w:sz w:val="24"/>
          <w:szCs w:val="24"/>
        </w:rPr>
        <w:t>S</w:t>
      </w:r>
    </w:p>
    <w:p w14:paraId="2DA72ED0" w14:textId="77777777" w:rsidR="00435A6F" w:rsidRPr="00CD3AC5" w:rsidRDefault="00435A6F" w:rsidP="00435A6F">
      <w:pPr>
        <w:spacing w:after="0"/>
        <w:rPr>
          <w:rFonts w:ascii="Times New Roman" w:hAnsi="Times New Roman" w:cs="Times New Roman"/>
          <w:b/>
          <w:bCs/>
          <w:sz w:val="24"/>
          <w:szCs w:val="24"/>
        </w:rPr>
      </w:pPr>
    </w:p>
    <w:p w14:paraId="4FC93584" w14:textId="111D071A" w:rsidR="007A6400" w:rsidRPr="00CD3AC5" w:rsidRDefault="007A6400" w:rsidP="00435A6F">
      <w:pPr>
        <w:spacing w:after="0"/>
        <w:rPr>
          <w:rFonts w:ascii="Times New Roman" w:hAnsi="Times New Roman" w:cs="Times New Roman"/>
          <w:sz w:val="24"/>
          <w:szCs w:val="24"/>
        </w:rPr>
      </w:pPr>
      <w:r w:rsidRPr="00CD3AC5">
        <w:rPr>
          <w:rFonts w:ascii="Times New Roman" w:hAnsi="Times New Roman" w:cs="Times New Roman"/>
          <w:sz w:val="24"/>
          <w:szCs w:val="24"/>
        </w:rPr>
        <w:t>Figure</w:t>
      </w:r>
      <w:r w:rsidR="00DD0CDD" w:rsidRPr="00CD3AC5">
        <w:rPr>
          <w:rFonts w:ascii="Times New Roman" w:hAnsi="Times New Roman" w:cs="Times New Roman"/>
          <w:sz w:val="24"/>
          <w:szCs w:val="24"/>
        </w:rPr>
        <w:t xml:space="preserve"> 1</w:t>
      </w:r>
      <w:r w:rsidR="00C256D2" w:rsidRPr="00CD3AC5">
        <w:rPr>
          <w:rFonts w:ascii="Times New Roman" w:hAnsi="Times New Roman" w:cs="Times New Roman"/>
          <w:sz w:val="24"/>
          <w:szCs w:val="24"/>
        </w:rPr>
        <w:t>.</w:t>
      </w:r>
      <w:r w:rsidRPr="00CD3AC5">
        <w:rPr>
          <w:rFonts w:ascii="Times New Roman" w:hAnsi="Times New Roman" w:cs="Times New Roman"/>
          <w:sz w:val="24"/>
          <w:szCs w:val="24"/>
        </w:rPr>
        <w:t xml:space="preserve"> </w:t>
      </w:r>
      <w:r w:rsidR="007D5859" w:rsidRPr="00CD3AC5">
        <w:rPr>
          <w:rFonts w:ascii="Times New Roman" w:hAnsi="Times New Roman" w:cs="Times New Roman"/>
          <w:sz w:val="24"/>
          <w:szCs w:val="24"/>
        </w:rPr>
        <w:t>E</w:t>
      </w:r>
      <w:r w:rsidRPr="00CD3AC5">
        <w:rPr>
          <w:rFonts w:ascii="Times New Roman" w:hAnsi="Times New Roman" w:cs="Times New Roman"/>
          <w:sz w:val="24"/>
          <w:szCs w:val="24"/>
        </w:rPr>
        <w:t xml:space="preserve">stimated </w:t>
      </w:r>
      <w:r w:rsidR="00C07466" w:rsidRPr="00CD3AC5">
        <w:rPr>
          <w:rFonts w:ascii="Times New Roman" w:hAnsi="Times New Roman" w:cs="Times New Roman"/>
          <w:sz w:val="24"/>
          <w:szCs w:val="24"/>
        </w:rPr>
        <w:t xml:space="preserve">child </w:t>
      </w:r>
      <w:r w:rsidRPr="00CD3AC5">
        <w:rPr>
          <w:rFonts w:ascii="Times New Roman" w:hAnsi="Times New Roman" w:cs="Times New Roman"/>
          <w:sz w:val="24"/>
          <w:szCs w:val="24"/>
        </w:rPr>
        <w:t>Supplemented Security Income</w:t>
      </w:r>
      <w:r w:rsidR="0068459E" w:rsidRPr="00CD3AC5">
        <w:rPr>
          <w:rFonts w:ascii="Times New Roman" w:hAnsi="Times New Roman" w:cs="Times New Roman"/>
          <w:sz w:val="24"/>
          <w:szCs w:val="24"/>
        </w:rPr>
        <w:t xml:space="preserve"> (SSI)</w:t>
      </w:r>
      <w:r w:rsidR="00183809" w:rsidRPr="00CD3AC5">
        <w:rPr>
          <w:rFonts w:ascii="Times New Roman" w:hAnsi="Times New Roman" w:cs="Times New Roman"/>
          <w:sz w:val="24"/>
          <w:szCs w:val="24"/>
        </w:rPr>
        <w:t xml:space="preserve"> participation rates from 2016 through 2019.</w:t>
      </w:r>
    </w:p>
    <w:p w14:paraId="6FB0D5F7" w14:textId="4CDC796C" w:rsidR="00DD0CDD" w:rsidRDefault="00544A5D">
      <w:pPr>
        <w:rPr>
          <w:rFonts w:ascii="Times New Roman" w:hAnsi="Times New Roman" w:cs="Times New Roman"/>
          <w:b/>
          <w:bCs/>
        </w:rPr>
      </w:pPr>
      <w:r>
        <w:rPr>
          <w:rFonts w:ascii="Times New Roman" w:hAnsi="Times New Roman" w:cs="Times New Roman"/>
          <w:b/>
          <w:bCs/>
          <w:noProof/>
        </w:rPr>
        <w:drawing>
          <wp:inline distT="0" distB="0" distL="0" distR="0" wp14:anchorId="4F94A075" wp14:editId="2A5CB419">
            <wp:extent cx="5943600" cy="4134485"/>
            <wp:effectExtent l="0" t="0" r="0" b="0"/>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134485"/>
                    </a:xfrm>
                    <a:prstGeom prst="rect">
                      <a:avLst/>
                    </a:prstGeom>
                  </pic:spPr>
                </pic:pic>
              </a:graphicData>
            </a:graphic>
          </wp:inline>
        </w:drawing>
      </w:r>
      <w:r w:rsidR="00DD0CDD">
        <w:rPr>
          <w:rFonts w:ascii="Times New Roman" w:hAnsi="Times New Roman" w:cs="Times New Roman"/>
          <w:b/>
          <w:bCs/>
        </w:rPr>
        <w:br w:type="page"/>
      </w:r>
    </w:p>
    <w:p w14:paraId="62D941EC" w14:textId="70AA56BD" w:rsidR="00DD0CDD" w:rsidRPr="00CD3AC5" w:rsidRDefault="00DD0CDD" w:rsidP="00DD0CDD">
      <w:pPr>
        <w:spacing w:after="0"/>
        <w:rPr>
          <w:rFonts w:ascii="Times New Roman" w:hAnsi="Times New Roman" w:cs="Times New Roman"/>
          <w:sz w:val="24"/>
          <w:szCs w:val="24"/>
        </w:rPr>
      </w:pPr>
      <w:r w:rsidRPr="00CD3AC5">
        <w:rPr>
          <w:rFonts w:ascii="Times New Roman" w:hAnsi="Times New Roman" w:cs="Times New Roman"/>
          <w:sz w:val="24"/>
          <w:szCs w:val="24"/>
        </w:rPr>
        <w:lastRenderedPageBreak/>
        <w:t>Figure 2</w:t>
      </w:r>
      <w:r w:rsidR="00C256D2" w:rsidRPr="00CD3AC5">
        <w:rPr>
          <w:rFonts w:ascii="Times New Roman" w:hAnsi="Times New Roman" w:cs="Times New Roman"/>
          <w:sz w:val="24"/>
          <w:szCs w:val="24"/>
        </w:rPr>
        <w:t>.</w:t>
      </w:r>
      <w:r w:rsidRPr="00CD3AC5">
        <w:rPr>
          <w:rFonts w:ascii="Times New Roman" w:hAnsi="Times New Roman" w:cs="Times New Roman"/>
          <w:sz w:val="24"/>
          <w:szCs w:val="24"/>
        </w:rPr>
        <w:t xml:space="preserve"> Relationship between the estimated child Supplemented Security Income </w:t>
      </w:r>
      <w:r w:rsidR="0068459E" w:rsidRPr="00CD3AC5">
        <w:rPr>
          <w:rFonts w:ascii="Times New Roman" w:hAnsi="Times New Roman" w:cs="Times New Roman"/>
          <w:sz w:val="24"/>
          <w:szCs w:val="24"/>
        </w:rPr>
        <w:t xml:space="preserve">(SSI) </w:t>
      </w:r>
      <w:r w:rsidRPr="00CD3AC5">
        <w:rPr>
          <w:rFonts w:ascii="Times New Roman" w:hAnsi="Times New Roman" w:cs="Times New Roman"/>
          <w:sz w:val="24"/>
          <w:szCs w:val="24"/>
        </w:rPr>
        <w:t xml:space="preserve">participation rates </w:t>
      </w:r>
      <w:r w:rsidR="00470D3C" w:rsidRPr="00CD3AC5">
        <w:rPr>
          <w:rFonts w:ascii="Times New Roman" w:hAnsi="Times New Roman" w:cs="Times New Roman"/>
          <w:sz w:val="24"/>
          <w:szCs w:val="24"/>
        </w:rPr>
        <w:t xml:space="preserve">in 2019 and the percentage of state population in urbanized areas (A) and the percentage of financially eligible children </w:t>
      </w:r>
      <w:r w:rsidR="00E615C4" w:rsidRPr="00CD3AC5">
        <w:rPr>
          <w:rFonts w:ascii="Times New Roman" w:hAnsi="Times New Roman" w:cs="Times New Roman"/>
          <w:sz w:val="24"/>
          <w:szCs w:val="24"/>
        </w:rPr>
        <w:t>with health insurance</w:t>
      </w:r>
      <w:r w:rsidR="00470D3C" w:rsidRPr="00CD3AC5">
        <w:rPr>
          <w:rFonts w:ascii="Times New Roman" w:hAnsi="Times New Roman" w:cs="Times New Roman"/>
          <w:sz w:val="24"/>
          <w:szCs w:val="24"/>
        </w:rPr>
        <w:t xml:space="preserve"> (B).</w:t>
      </w:r>
    </w:p>
    <w:p w14:paraId="0E796987" w14:textId="0EDEAAAF" w:rsidR="00DD0CDD" w:rsidRPr="002B1DE3" w:rsidRDefault="0007518A" w:rsidP="002B1DE3">
      <w:pPr>
        <w:spacing w:after="0"/>
        <w:rPr>
          <w:rFonts w:ascii="Times New Roman" w:hAnsi="Times New Roman" w:cs="Times New Roman"/>
        </w:rPr>
      </w:pPr>
      <w:r>
        <w:rPr>
          <w:rFonts w:ascii="Times New Roman" w:hAnsi="Times New Roman" w:cs="Times New Roman"/>
          <w:noProof/>
        </w:rPr>
        <w:drawing>
          <wp:inline distT="0" distB="0" distL="0" distR="0" wp14:anchorId="0987DF4C" wp14:editId="0CE3FA86">
            <wp:extent cx="5943600" cy="5943600"/>
            <wp:effectExtent l="0" t="0" r="0" b="0"/>
            <wp:docPr id="27" name="Picture 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scatt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592A2A6" w14:textId="2BEAF80C" w:rsidR="00C256D2" w:rsidRDefault="00C07466" w:rsidP="00C256D2">
      <w:pPr>
        <w:spacing w:after="0"/>
        <w:rPr>
          <w:rFonts w:ascii="Times New Roman" w:hAnsi="Times New Roman" w:cs="Times New Roman"/>
        </w:rPr>
      </w:pPr>
      <w:r>
        <w:rPr>
          <w:rFonts w:ascii="Times New Roman" w:hAnsi="Times New Roman" w:cs="Times New Roman"/>
          <w:b/>
          <w:bCs/>
        </w:rPr>
        <w:br w:type="page"/>
      </w:r>
      <w:r w:rsidR="00C256D2" w:rsidRPr="00CD3AC5">
        <w:rPr>
          <w:rFonts w:ascii="Times New Roman" w:hAnsi="Times New Roman" w:cs="Times New Roman"/>
          <w:sz w:val="24"/>
          <w:szCs w:val="24"/>
        </w:rPr>
        <w:lastRenderedPageBreak/>
        <w:t xml:space="preserve">Figure </w:t>
      </w:r>
      <w:r w:rsidR="007D49C6" w:rsidRPr="00CD3AC5">
        <w:rPr>
          <w:rFonts w:ascii="Times New Roman" w:hAnsi="Times New Roman" w:cs="Times New Roman"/>
          <w:sz w:val="24"/>
          <w:szCs w:val="24"/>
        </w:rPr>
        <w:t>3. Mean</w:t>
      </w:r>
      <w:r w:rsidR="00C256D2" w:rsidRPr="00CD3AC5">
        <w:rPr>
          <w:rFonts w:ascii="Times New Roman" w:hAnsi="Times New Roman" w:cs="Times New Roman"/>
          <w:sz w:val="24"/>
          <w:szCs w:val="24"/>
        </w:rPr>
        <w:t xml:space="preserve"> and 90% confidence intervals of child </w:t>
      </w:r>
      <w:r w:rsidR="008A7F63" w:rsidRPr="00CD3AC5">
        <w:rPr>
          <w:rFonts w:ascii="Times New Roman" w:hAnsi="Times New Roman" w:cs="Times New Roman"/>
          <w:sz w:val="24"/>
          <w:szCs w:val="24"/>
        </w:rPr>
        <w:t xml:space="preserve">Supplemented Security Income </w:t>
      </w:r>
      <w:r w:rsidR="0068459E" w:rsidRPr="00CD3AC5">
        <w:rPr>
          <w:rFonts w:ascii="Times New Roman" w:hAnsi="Times New Roman" w:cs="Times New Roman"/>
          <w:sz w:val="24"/>
          <w:szCs w:val="24"/>
        </w:rPr>
        <w:t xml:space="preserve">(SSI) </w:t>
      </w:r>
      <w:r w:rsidR="00C256D2" w:rsidRPr="00CD3AC5">
        <w:rPr>
          <w:rFonts w:ascii="Times New Roman" w:hAnsi="Times New Roman" w:cs="Times New Roman"/>
          <w:sz w:val="24"/>
          <w:szCs w:val="24"/>
        </w:rPr>
        <w:t xml:space="preserve">participation rates using bootstraps from </w:t>
      </w:r>
      <w:r w:rsidR="00A53C4A" w:rsidRPr="00CD3AC5">
        <w:rPr>
          <w:rFonts w:ascii="Times New Roman" w:hAnsi="Times New Roman" w:cs="Times New Roman"/>
          <w:sz w:val="24"/>
          <w:szCs w:val="24"/>
        </w:rPr>
        <w:t>the distribution-fitting process of the public data</w:t>
      </w:r>
      <w:r w:rsidR="00CD3AC5">
        <w:rPr>
          <w:rFonts w:ascii="Times New Roman" w:hAnsi="Times New Roman" w:cs="Times New Roman"/>
          <w:sz w:val="24"/>
          <w:szCs w:val="24"/>
        </w:rPr>
        <w:t>.</w:t>
      </w:r>
    </w:p>
    <w:p w14:paraId="4576944B" w14:textId="77777777" w:rsidR="00C256D2" w:rsidRDefault="00C256D2" w:rsidP="00C256D2">
      <w:pPr>
        <w:spacing w:after="0"/>
        <w:rPr>
          <w:rFonts w:ascii="Times New Roman" w:hAnsi="Times New Roman" w:cs="Times New Roman"/>
        </w:rPr>
      </w:pPr>
      <w:r>
        <w:rPr>
          <w:rFonts w:ascii="Times New Roman" w:hAnsi="Times New Roman" w:cs="Times New Roman"/>
          <w:noProof/>
        </w:rPr>
        <w:drawing>
          <wp:inline distT="0" distB="0" distL="0" distR="0" wp14:anchorId="3252A8CE" wp14:editId="2822B284">
            <wp:extent cx="5943600" cy="5943600"/>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123E0DA" w14:textId="77777777" w:rsidR="00C256D2" w:rsidRDefault="00C256D2" w:rsidP="00C256D2">
      <w:pPr>
        <w:rPr>
          <w:rFonts w:ascii="Times New Roman" w:hAnsi="Times New Roman" w:cs="Times New Roman"/>
        </w:rPr>
      </w:pPr>
      <w:r>
        <w:rPr>
          <w:rFonts w:ascii="Times New Roman" w:hAnsi="Times New Roman" w:cs="Times New Roman"/>
        </w:rPr>
        <w:br w:type="page"/>
      </w:r>
    </w:p>
    <w:p w14:paraId="453F250D" w14:textId="429678FA" w:rsidR="00381081" w:rsidRPr="00CD3AC5" w:rsidRDefault="00381081" w:rsidP="00CE4E02">
      <w:pPr>
        <w:rPr>
          <w:rFonts w:ascii="Times New Roman" w:hAnsi="Times New Roman" w:cs="Times New Roman"/>
          <w:b/>
          <w:bCs/>
          <w:sz w:val="24"/>
          <w:szCs w:val="24"/>
        </w:rPr>
      </w:pPr>
      <w:r w:rsidRPr="00CD3AC5">
        <w:rPr>
          <w:rFonts w:ascii="Times New Roman" w:hAnsi="Times New Roman" w:cs="Times New Roman"/>
          <w:b/>
          <w:bCs/>
          <w:sz w:val="24"/>
          <w:szCs w:val="24"/>
        </w:rPr>
        <w:lastRenderedPageBreak/>
        <w:t>SUPPLEMENTAL MATERIALS</w:t>
      </w:r>
    </w:p>
    <w:p w14:paraId="387477AB" w14:textId="177CA509" w:rsidR="00D1002D" w:rsidRPr="00CD3AC5" w:rsidRDefault="00442F6C" w:rsidP="00435A6F">
      <w:pPr>
        <w:spacing w:after="0"/>
        <w:rPr>
          <w:rFonts w:ascii="Times New Roman" w:hAnsi="Times New Roman" w:cs="Times New Roman"/>
          <w:sz w:val="24"/>
          <w:szCs w:val="24"/>
        </w:rPr>
      </w:pPr>
      <w:r w:rsidRPr="00CD3AC5">
        <w:rPr>
          <w:rFonts w:ascii="Times New Roman" w:hAnsi="Times New Roman" w:cs="Times New Roman"/>
          <w:sz w:val="24"/>
          <w:szCs w:val="24"/>
        </w:rPr>
        <w:t>Supplementary Table</w:t>
      </w:r>
      <w:r w:rsidR="00DB6705" w:rsidRPr="00CD3AC5">
        <w:rPr>
          <w:rFonts w:ascii="Times New Roman" w:hAnsi="Times New Roman" w:cs="Times New Roman"/>
          <w:sz w:val="24"/>
          <w:szCs w:val="24"/>
        </w:rPr>
        <w:t xml:space="preserve"> </w:t>
      </w:r>
      <w:r w:rsidR="00572580" w:rsidRPr="00CD3AC5">
        <w:rPr>
          <w:rFonts w:ascii="Times New Roman" w:hAnsi="Times New Roman" w:cs="Times New Roman"/>
          <w:sz w:val="24"/>
          <w:szCs w:val="24"/>
        </w:rPr>
        <w:t>S</w:t>
      </w:r>
      <w:r w:rsidR="00C256D2" w:rsidRPr="00CD3AC5">
        <w:rPr>
          <w:rFonts w:ascii="Times New Roman" w:hAnsi="Times New Roman" w:cs="Times New Roman"/>
          <w:sz w:val="24"/>
          <w:szCs w:val="24"/>
        </w:rPr>
        <w:t>1.</w:t>
      </w:r>
      <w:r w:rsidRPr="00CD3AC5">
        <w:rPr>
          <w:rFonts w:ascii="Times New Roman" w:hAnsi="Times New Roman" w:cs="Times New Roman"/>
          <w:sz w:val="24"/>
          <w:szCs w:val="24"/>
        </w:rPr>
        <w:t xml:space="preserve"> </w:t>
      </w:r>
      <w:r w:rsidR="00A53C4A" w:rsidRPr="00CD3AC5">
        <w:rPr>
          <w:rFonts w:ascii="Times New Roman" w:hAnsi="Times New Roman" w:cs="Times New Roman"/>
          <w:sz w:val="24"/>
          <w:szCs w:val="24"/>
        </w:rPr>
        <w:t>E</w:t>
      </w:r>
      <w:r w:rsidRPr="00CD3AC5">
        <w:rPr>
          <w:rFonts w:ascii="Times New Roman" w:hAnsi="Times New Roman" w:cs="Times New Roman"/>
          <w:sz w:val="24"/>
          <w:szCs w:val="24"/>
        </w:rPr>
        <w:t xml:space="preserve">stimated child disability </w:t>
      </w:r>
      <w:r w:rsidR="00D1002D" w:rsidRPr="00CD3AC5">
        <w:rPr>
          <w:rFonts w:ascii="Times New Roman" w:hAnsi="Times New Roman" w:cs="Times New Roman"/>
          <w:sz w:val="24"/>
          <w:szCs w:val="24"/>
        </w:rPr>
        <w:t xml:space="preserve">prevalence (%) for </w:t>
      </w:r>
      <w:r w:rsidR="00C074D6" w:rsidRPr="00CD3AC5">
        <w:rPr>
          <w:rFonts w:ascii="Times New Roman" w:hAnsi="Times New Roman" w:cs="Times New Roman"/>
          <w:sz w:val="24"/>
          <w:szCs w:val="24"/>
        </w:rPr>
        <w:t xml:space="preserve">financially eligible </w:t>
      </w:r>
      <w:r w:rsidR="00D1002D" w:rsidRPr="00CD3AC5">
        <w:rPr>
          <w:rFonts w:ascii="Times New Roman" w:hAnsi="Times New Roman" w:cs="Times New Roman"/>
          <w:sz w:val="24"/>
          <w:szCs w:val="24"/>
        </w:rPr>
        <w:t xml:space="preserve">children </w:t>
      </w:r>
      <w:r w:rsidRPr="00CD3AC5">
        <w:rPr>
          <w:rFonts w:ascii="Times New Roman" w:hAnsi="Times New Roman" w:cs="Times New Roman"/>
          <w:sz w:val="24"/>
          <w:szCs w:val="24"/>
        </w:rPr>
        <w:t>by state, year, and survey.</w:t>
      </w:r>
    </w:p>
    <w:tbl>
      <w:tblPr>
        <w:tblStyle w:val="TableGrid"/>
        <w:tblW w:w="9486" w:type="dxa"/>
        <w:tblLayout w:type="fixed"/>
        <w:tblLook w:val="04A0" w:firstRow="1" w:lastRow="0" w:firstColumn="1" w:lastColumn="0" w:noHBand="0" w:noVBand="1"/>
      </w:tblPr>
      <w:tblGrid>
        <w:gridCol w:w="1481"/>
        <w:gridCol w:w="589"/>
        <w:gridCol w:w="677"/>
        <w:gridCol w:w="677"/>
        <w:gridCol w:w="676"/>
        <w:gridCol w:w="893"/>
        <w:gridCol w:w="676"/>
        <w:gridCol w:w="676"/>
        <w:gridCol w:w="676"/>
        <w:gridCol w:w="676"/>
        <w:gridCol w:w="893"/>
        <w:gridCol w:w="896"/>
      </w:tblGrid>
      <w:tr w:rsidR="00D1002D" w:rsidRPr="00022248" w14:paraId="0692A77B" w14:textId="77777777" w:rsidTr="00022248">
        <w:tc>
          <w:tcPr>
            <w:tcW w:w="1481" w:type="dxa"/>
            <w:vMerge w:val="restart"/>
            <w:vAlign w:val="center"/>
          </w:tcPr>
          <w:p w14:paraId="671FB9FA" w14:textId="77777777" w:rsidR="00D1002D" w:rsidRPr="00022248" w:rsidRDefault="00D1002D" w:rsidP="00D1195D">
            <w:pPr>
              <w:jc w:val="center"/>
              <w:rPr>
                <w:rFonts w:ascii="Times New Roman" w:hAnsi="Times New Roman" w:cs="Times New Roman"/>
                <w:b/>
                <w:bCs/>
                <w:sz w:val="18"/>
                <w:szCs w:val="18"/>
              </w:rPr>
            </w:pPr>
            <w:r w:rsidRPr="00022248">
              <w:rPr>
                <w:rFonts w:ascii="Times New Roman" w:hAnsi="Times New Roman" w:cs="Times New Roman"/>
                <w:b/>
                <w:bCs/>
                <w:sz w:val="18"/>
                <w:szCs w:val="18"/>
              </w:rPr>
              <w:t>State</w:t>
            </w:r>
          </w:p>
        </w:tc>
        <w:tc>
          <w:tcPr>
            <w:tcW w:w="3512" w:type="dxa"/>
            <w:gridSpan w:val="5"/>
            <w:vAlign w:val="center"/>
          </w:tcPr>
          <w:p w14:paraId="472EAA60" w14:textId="5714F649" w:rsidR="00D1002D" w:rsidRPr="00022248" w:rsidRDefault="00E27AB1" w:rsidP="00D1195D">
            <w:pPr>
              <w:jc w:val="center"/>
              <w:rPr>
                <w:rFonts w:ascii="Times New Roman" w:hAnsi="Times New Roman" w:cs="Times New Roman"/>
                <w:b/>
                <w:bCs/>
                <w:sz w:val="18"/>
                <w:szCs w:val="18"/>
              </w:rPr>
            </w:pPr>
            <w:r w:rsidRPr="00022248">
              <w:rPr>
                <w:rFonts w:ascii="Times New Roman" w:hAnsi="Times New Roman" w:cs="Times New Roman"/>
                <w:b/>
                <w:bCs/>
                <w:sz w:val="18"/>
                <w:szCs w:val="18"/>
              </w:rPr>
              <w:t>National Survey of Children’s Health</w:t>
            </w:r>
          </w:p>
        </w:tc>
        <w:tc>
          <w:tcPr>
            <w:tcW w:w="3597" w:type="dxa"/>
            <w:gridSpan w:val="5"/>
            <w:vAlign w:val="center"/>
          </w:tcPr>
          <w:p w14:paraId="644AF6B2" w14:textId="77777777" w:rsidR="00D1002D" w:rsidRPr="00022248" w:rsidRDefault="00D1002D" w:rsidP="00D1195D">
            <w:pPr>
              <w:jc w:val="center"/>
              <w:rPr>
                <w:rFonts w:ascii="Times New Roman" w:hAnsi="Times New Roman" w:cs="Times New Roman"/>
                <w:b/>
                <w:bCs/>
                <w:sz w:val="18"/>
                <w:szCs w:val="18"/>
              </w:rPr>
            </w:pPr>
            <w:r w:rsidRPr="00022248">
              <w:rPr>
                <w:rFonts w:ascii="Times New Roman" w:hAnsi="Times New Roman" w:cs="Times New Roman"/>
                <w:b/>
                <w:bCs/>
                <w:sz w:val="18"/>
                <w:szCs w:val="18"/>
              </w:rPr>
              <w:t>American Community Survey</w:t>
            </w:r>
          </w:p>
        </w:tc>
        <w:tc>
          <w:tcPr>
            <w:tcW w:w="896" w:type="dxa"/>
            <w:vMerge w:val="restart"/>
            <w:vAlign w:val="center"/>
          </w:tcPr>
          <w:p w14:paraId="2AE6F1FE" w14:textId="77777777" w:rsidR="00D1002D" w:rsidRPr="00022248" w:rsidRDefault="00D1002D" w:rsidP="00D1195D">
            <w:pPr>
              <w:jc w:val="center"/>
              <w:rPr>
                <w:rFonts w:ascii="Times New Roman" w:hAnsi="Times New Roman" w:cs="Times New Roman"/>
                <w:b/>
                <w:bCs/>
                <w:sz w:val="18"/>
                <w:szCs w:val="18"/>
              </w:rPr>
            </w:pPr>
            <w:r w:rsidRPr="00022248">
              <w:rPr>
                <w:rFonts w:ascii="Times New Roman" w:hAnsi="Times New Roman" w:cs="Times New Roman"/>
                <w:b/>
                <w:bCs/>
                <w:sz w:val="18"/>
                <w:szCs w:val="18"/>
              </w:rPr>
              <w:t>Overall</w:t>
            </w:r>
          </w:p>
          <w:p w14:paraId="78DE6341" w14:textId="77777777" w:rsidR="00D1002D" w:rsidRPr="00022248" w:rsidRDefault="00D1002D" w:rsidP="00D1195D">
            <w:pPr>
              <w:jc w:val="center"/>
              <w:rPr>
                <w:rFonts w:ascii="Times New Roman" w:hAnsi="Times New Roman" w:cs="Times New Roman"/>
                <w:b/>
                <w:bCs/>
                <w:sz w:val="18"/>
                <w:szCs w:val="18"/>
              </w:rPr>
            </w:pPr>
            <w:r w:rsidRPr="00022248">
              <w:rPr>
                <w:rFonts w:ascii="Times New Roman" w:hAnsi="Times New Roman" w:cs="Times New Roman"/>
                <w:b/>
                <w:bCs/>
                <w:sz w:val="18"/>
                <w:szCs w:val="18"/>
              </w:rPr>
              <w:t>Estimate</w:t>
            </w:r>
          </w:p>
        </w:tc>
      </w:tr>
      <w:tr w:rsidR="00D1002D" w:rsidRPr="00022248" w14:paraId="0EE996B3" w14:textId="77777777" w:rsidTr="00022248">
        <w:tc>
          <w:tcPr>
            <w:tcW w:w="1481" w:type="dxa"/>
            <w:vMerge/>
          </w:tcPr>
          <w:p w14:paraId="432FDEB1" w14:textId="77777777" w:rsidR="00D1002D" w:rsidRPr="00022248" w:rsidRDefault="00D1002D" w:rsidP="00D1195D">
            <w:pPr>
              <w:rPr>
                <w:rFonts w:ascii="Times New Roman" w:hAnsi="Times New Roman" w:cs="Times New Roman"/>
                <w:sz w:val="18"/>
                <w:szCs w:val="18"/>
              </w:rPr>
            </w:pPr>
          </w:p>
        </w:tc>
        <w:tc>
          <w:tcPr>
            <w:tcW w:w="589" w:type="dxa"/>
          </w:tcPr>
          <w:p w14:paraId="1E7F114E" w14:textId="77777777" w:rsidR="00D1002D" w:rsidRPr="00022248" w:rsidRDefault="00D1002D" w:rsidP="00D1195D">
            <w:pPr>
              <w:rPr>
                <w:rFonts w:ascii="Times New Roman" w:hAnsi="Times New Roman" w:cs="Times New Roman"/>
                <w:i/>
                <w:iCs/>
                <w:sz w:val="18"/>
                <w:szCs w:val="18"/>
              </w:rPr>
            </w:pPr>
            <w:r w:rsidRPr="00022248">
              <w:rPr>
                <w:rFonts w:ascii="Times New Roman" w:hAnsi="Times New Roman" w:cs="Times New Roman"/>
                <w:i/>
                <w:iCs/>
                <w:sz w:val="18"/>
                <w:szCs w:val="18"/>
              </w:rPr>
              <w:t>2016</w:t>
            </w:r>
          </w:p>
        </w:tc>
        <w:tc>
          <w:tcPr>
            <w:tcW w:w="677" w:type="dxa"/>
          </w:tcPr>
          <w:p w14:paraId="0BC7B17C" w14:textId="77777777" w:rsidR="00D1002D" w:rsidRPr="00022248" w:rsidRDefault="00D1002D" w:rsidP="00D1195D">
            <w:pPr>
              <w:rPr>
                <w:rFonts w:ascii="Times New Roman" w:hAnsi="Times New Roman" w:cs="Times New Roman"/>
                <w:i/>
                <w:iCs/>
                <w:sz w:val="18"/>
                <w:szCs w:val="18"/>
              </w:rPr>
            </w:pPr>
            <w:r w:rsidRPr="00022248">
              <w:rPr>
                <w:rFonts w:ascii="Times New Roman" w:hAnsi="Times New Roman" w:cs="Times New Roman"/>
                <w:i/>
                <w:iCs/>
                <w:sz w:val="18"/>
                <w:szCs w:val="18"/>
              </w:rPr>
              <w:t>2017</w:t>
            </w:r>
          </w:p>
        </w:tc>
        <w:tc>
          <w:tcPr>
            <w:tcW w:w="677" w:type="dxa"/>
          </w:tcPr>
          <w:p w14:paraId="06F094DA" w14:textId="77777777" w:rsidR="00D1002D" w:rsidRPr="00022248" w:rsidRDefault="00D1002D" w:rsidP="00D1195D">
            <w:pPr>
              <w:rPr>
                <w:rFonts w:ascii="Times New Roman" w:hAnsi="Times New Roman" w:cs="Times New Roman"/>
                <w:i/>
                <w:iCs/>
                <w:sz w:val="18"/>
                <w:szCs w:val="18"/>
              </w:rPr>
            </w:pPr>
            <w:r w:rsidRPr="00022248">
              <w:rPr>
                <w:rFonts w:ascii="Times New Roman" w:hAnsi="Times New Roman" w:cs="Times New Roman"/>
                <w:i/>
                <w:iCs/>
                <w:sz w:val="18"/>
                <w:szCs w:val="18"/>
              </w:rPr>
              <w:t>2018</w:t>
            </w:r>
          </w:p>
        </w:tc>
        <w:tc>
          <w:tcPr>
            <w:tcW w:w="676" w:type="dxa"/>
          </w:tcPr>
          <w:p w14:paraId="568B2884" w14:textId="77777777" w:rsidR="00D1002D" w:rsidRPr="00022248" w:rsidRDefault="00D1002D" w:rsidP="00D1195D">
            <w:pPr>
              <w:rPr>
                <w:rFonts w:ascii="Times New Roman" w:hAnsi="Times New Roman" w:cs="Times New Roman"/>
                <w:i/>
                <w:iCs/>
                <w:sz w:val="18"/>
                <w:szCs w:val="18"/>
              </w:rPr>
            </w:pPr>
            <w:r w:rsidRPr="00022248">
              <w:rPr>
                <w:rFonts w:ascii="Times New Roman" w:hAnsi="Times New Roman" w:cs="Times New Roman"/>
                <w:i/>
                <w:iCs/>
                <w:sz w:val="18"/>
                <w:szCs w:val="18"/>
              </w:rPr>
              <w:t>2019</w:t>
            </w:r>
          </w:p>
        </w:tc>
        <w:tc>
          <w:tcPr>
            <w:tcW w:w="893" w:type="dxa"/>
          </w:tcPr>
          <w:p w14:paraId="339E2812" w14:textId="77777777" w:rsidR="00D1002D" w:rsidRPr="00022248" w:rsidRDefault="00D1002D" w:rsidP="00D1195D">
            <w:pPr>
              <w:rPr>
                <w:rFonts w:ascii="Times New Roman" w:hAnsi="Times New Roman" w:cs="Times New Roman"/>
                <w:i/>
                <w:iCs/>
                <w:sz w:val="18"/>
                <w:szCs w:val="18"/>
              </w:rPr>
            </w:pPr>
            <w:r w:rsidRPr="00022248">
              <w:rPr>
                <w:rFonts w:ascii="Times New Roman" w:hAnsi="Times New Roman" w:cs="Times New Roman"/>
                <w:i/>
                <w:iCs/>
                <w:sz w:val="18"/>
                <w:szCs w:val="18"/>
              </w:rPr>
              <w:t>Average</w:t>
            </w:r>
          </w:p>
        </w:tc>
        <w:tc>
          <w:tcPr>
            <w:tcW w:w="676" w:type="dxa"/>
          </w:tcPr>
          <w:p w14:paraId="55740564" w14:textId="77777777" w:rsidR="00D1002D" w:rsidRPr="00022248" w:rsidRDefault="00D1002D" w:rsidP="00D1195D">
            <w:pPr>
              <w:rPr>
                <w:rFonts w:ascii="Times New Roman" w:hAnsi="Times New Roman" w:cs="Times New Roman"/>
                <w:i/>
                <w:iCs/>
                <w:sz w:val="18"/>
                <w:szCs w:val="18"/>
              </w:rPr>
            </w:pPr>
            <w:r w:rsidRPr="00022248">
              <w:rPr>
                <w:rFonts w:ascii="Times New Roman" w:hAnsi="Times New Roman" w:cs="Times New Roman"/>
                <w:i/>
                <w:iCs/>
                <w:sz w:val="18"/>
                <w:szCs w:val="18"/>
              </w:rPr>
              <w:t>2016</w:t>
            </w:r>
          </w:p>
        </w:tc>
        <w:tc>
          <w:tcPr>
            <w:tcW w:w="676" w:type="dxa"/>
          </w:tcPr>
          <w:p w14:paraId="5EFFB8C6" w14:textId="77777777" w:rsidR="00D1002D" w:rsidRPr="00022248" w:rsidRDefault="00D1002D" w:rsidP="00D1195D">
            <w:pPr>
              <w:rPr>
                <w:rFonts w:ascii="Times New Roman" w:hAnsi="Times New Roman" w:cs="Times New Roman"/>
                <w:i/>
                <w:iCs/>
                <w:sz w:val="18"/>
                <w:szCs w:val="18"/>
              </w:rPr>
            </w:pPr>
            <w:r w:rsidRPr="00022248">
              <w:rPr>
                <w:rFonts w:ascii="Times New Roman" w:hAnsi="Times New Roman" w:cs="Times New Roman"/>
                <w:i/>
                <w:iCs/>
                <w:sz w:val="18"/>
                <w:szCs w:val="18"/>
              </w:rPr>
              <w:t>2017</w:t>
            </w:r>
          </w:p>
        </w:tc>
        <w:tc>
          <w:tcPr>
            <w:tcW w:w="676" w:type="dxa"/>
          </w:tcPr>
          <w:p w14:paraId="13606FE8" w14:textId="77777777" w:rsidR="00D1002D" w:rsidRPr="00022248" w:rsidRDefault="00D1002D" w:rsidP="00D1195D">
            <w:pPr>
              <w:rPr>
                <w:rFonts w:ascii="Times New Roman" w:hAnsi="Times New Roman" w:cs="Times New Roman"/>
                <w:i/>
                <w:iCs/>
                <w:sz w:val="18"/>
                <w:szCs w:val="18"/>
              </w:rPr>
            </w:pPr>
            <w:r w:rsidRPr="00022248">
              <w:rPr>
                <w:rFonts w:ascii="Times New Roman" w:hAnsi="Times New Roman" w:cs="Times New Roman"/>
                <w:i/>
                <w:iCs/>
                <w:sz w:val="18"/>
                <w:szCs w:val="18"/>
              </w:rPr>
              <w:t>2018</w:t>
            </w:r>
          </w:p>
        </w:tc>
        <w:tc>
          <w:tcPr>
            <w:tcW w:w="676" w:type="dxa"/>
          </w:tcPr>
          <w:p w14:paraId="75B1C0F0" w14:textId="77777777" w:rsidR="00D1002D" w:rsidRPr="00022248" w:rsidRDefault="00D1002D" w:rsidP="00D1195D">
            <w:pPr>
              <w:rPr>
                <w:rFonts w:ascii="Times New Roman" w:hAnsi="Times New Roman" w:cs="Times New Roman"/>
                <w:i/>
                <w:iCs/>
                <w:sz w:val="18"/>
                <w:szCs w:val="18"/>
              </w:rPr>
            </w:pPr>
            <w:r w:rsidRPr="00022248">
              <w:rPr>
                <w:rFonts w:ascii="Times New Roman" w:hAnsi="Times New Roman" w:cs="Times New Roman"/>
                <w:i/>
                <w:iCs/>
                <w:sz w:val="18"/>
                <w:szCs w:val="18"/>
              </w:rPr>
              <w:t>2019</w:t>
            </w:r>
          </w:p>
        </w:tc>
        <w:tc>
          <w:tcPr>
            <w:tcW w:w="893" w:type="dxa"/>
          </w:tcPr>
          <w:p w14:paraId="3F43B717" w14:textId="77777777" w:rsidR="00D1002D" w:rsidRPr="00022248" w:rsidRDefault="00D1002D" w:rsidP="00D1195D">
            <w:pPr>
              <w:rPr>
                <w:rFonts w:ascii="Times New Roman" w:hAnsi="Times New Roman" w:cs="Times New Roman"/>
                <w:i/>
                <w:iCs/>
                <w:sz w:val="18"/>
                <w:szCs w:val="18"/>
              </w:rPr>
            </w:pPr>
            <w:r w:rsidRPr="00022248">
              <w:rPr>
                <w:rFonts w:ascii="Times New Roman" w:hAnsi="Times New Roman" w:cs="Times New Roman"/>
                <w:i/>
                <w:iCs/>
                <w:sz w:val="18"/>
                <w:szCs w:val="18"/>
              </w:rPr>
              <w:t>Average</w:t>
            </w:r>
          </w:p>
        </w:tc>
        <w:tc>
          <w:tcPr>
            <w:tcW w:w="896" w:type="dxa"/>
            <w:vMerge/>
          </w:tcPr>
          <w:p w14:paraId="23D3C998" w14:textId="77777777" w:rsidR="00D1002D" w:rsidRPr="00022248" w:rsidRDefault="00D1002D" w:rsidP="00D1195D">
            <w:pPr>
              <w:rPr>
                <w:rFonts w:ascii="Times New Roman" w:hAnsi="Times New Roman" w:cs="Times New Roman"/>
                <w:sz w:val="18"/>
                <w:szCs w:val="18"/>
              </w:rPr>
            </w:pPr>
          </w:p>
        </w:tc>
      </w:tr>
      <w:tr w:rsidR="00B21282" w:rsidRPr="00022248" w14:paraId="5D144984" w14:textId="77777777" w:rsidTr="000829A5">
        <w:tc>
          <w:tcPr>
            <w:tcW w:w="1481" w:type="dxa"/>
          </w:tcPr>
          <w:p w14:paraId="6B141EA5" w14:textId="77777777" w:rsidR="00B21282" w:rsidRPr="00022248" w:rsidRDefault="00B21282" w:rsidP="000829A5">
            <w:pPr>
              <w:rPr>
                <w:rFonts w:ascii="Times New Roman" w:hAnsi="Times New Roman" w:cs="Times New Roman"/>
                <w:b/>
                <w:bCs/>
                <w:sz w:val="18"/>
                <w:szCs w:val="18"/>
              </w:rPr>
            </w:pPr>
            <w:r w:rsidRPr="00022248">
              <w:rPr>
                <w:rFonts w:ascii="Times New Roman" w:hAnsi="Times New Roman" w:cs="Times New Roman"/>
                <w:b/>
                <w:bCs/>
                <w:sz w:val="18"/>
                <w:szCs w:val="18"/>
              </w:rPr>
              <w:t>United States</w:t>
            </w:r>
          </w:p>
        </w:tc>
        <w:tc>
          <w:tcPr>
            <w:tcW w:w="589" w:type="dxa"/>
            <w:vAlign w:val="center"/>
          </w:tcPr>
          <w:p w14:paraId="7DE88BE9" w14:textId="77777777" w:rsidR="00B21282" w:rsidRPr="00022248" w:rsidRDefault="00B21282" w:rsidP="000829A5">
            <w:pPr>
              <w:jc w:val="center"/>
              <w:rPr>
                <w:rFonts w:ascii="Times New Roman" w:hAnsi="Times New Roman" w:cs="Times New Roman"/>
                <w:b/>
                <w:bCs/>
                <w:sz w:val="18"/>
                <w:szCs w:val="18"/>
              </w:rPr>
            </w:pPr>
            <w:r>
              <w:rPr>
                <w:rFonts w:ascii="Times New Roman" w:hAnsi="Times New Roman" w:cs="Times New Roman"/>
                <w:b/>
                <w:bCs/>
                <w:sz w:val="18"/>
                <w:szCs w:val="18"/>
              </w:rPr>
              <w:t>15.4</w:t>
            </w:r>
          </w:p>
        </w:tc>
        <w:tc>
          <w:tcPr>
            <w:tcW w:w="677" w:type="dxa"/>
            <w:vAlign w:val="center"/>
          </w:tcPr>
          <w:p w14:paraId="5D4C601B" w14:textId="77777777" w:rsidR="00B21282" w:rsidRPr="00022248" w:rsidRDefault="00B21282" w:rsidP="000829A5">
            <w:pPr>
              <w:jc w:val="center"/>
              <w:rPr>
                <w:rFonts w:ascii="Times New Roman" w:hAnsi="Times New Roman" w:cs="Times New Roman"/>
                <w:b/>
                <w:bCs/>
                <w:sz w:val="18"/>
                <w:szCs w:val="18"/>
              </w:rPr>
            </w:pPr>
            <w:r>
              <w:rPr>
                <w:rFonts w:ascii="Times New Roman" w:hAnsi="Times New Roman" w:cs="Times New Roman"/>
                <w:b/>
                <w:bCs/>
                <w:sz w:val="18"/>
                <w:szCs w:val="18"/>
              </w:rPr>
              <w:t>15.6</w:t>
            </w:r>
          </w:p>
        </w:tc>
        <w:tc>
          <w:tcPr>
            <w:tcW w:w="677" w:type="dxa"/>
            <w:vAlign w:val="center"/>
          </w:tcPr>
          <w:p w14:paraId="560FCC64" w14:textId="77777777" w:rsidR="00B21282" w:rsidRPr="00022248" w:rsidRDefault="00B21282" w:rsidP="000829A5">
            <w:pPr>
              <w:jc w:val="center"/>
              <w:rPr>
                <w:rFonts w:ascii="Times New Roman" w:hAnsi="Times New Roman" w:cs="Times New Roman"/>
                <w:b/>
                <w:bCs/>
                <w:sz w:val="18"/>
                <w:szCs w:val="18"/>
              </w:rPr>
            </w:pPr>
            <w:r>
              <w:rPr>
                <w:rFonts w:ascii="Times New Roman" w:hAnsi="Times New Roman" w:cs="Times New Roman"/>
                <w:b/>
                <w:bCs/>
                <w:sz w:val="18"/>
                <w:szCs w:val="18"/>
              </w:rPr>
              <w:t>15.7</w:t>
            </w:r>
          </w:p>
        </w:tc>
        <w:tc>
          <w:tcPr>
            <w:tcW w:w="676" w:type="dxa"/>
            <w:vAlign w:val="center"/>
          </w:tcPr>
          <w:p w14:paraId="3720F757" w14:textId="77777777" w:rsidR="00B21282" w:rsidRPr="00022248" w:rsidRDefault="00B21282" w:rsidP="000829A5">
            <w:pPr>
              <w:jc w:val="center"/>
              <w:rPr>
                <w:rFonts w:ascii="Times New Roman" w:hAnsi="Times New Roman" w:cs="Times New Roman"/>
                <w:b/>
                <w:bCs/>
                <w:sz w:val="18"/>
                <w:szCs w:val="18"/>
              </w:rPr>
            </w:pPr>
            <w:r>
              <w:rPr>
                <w:rFonts w:ascii="Times New Roman" w:hAnsi="Times New Roman" w:cs="Times New Roman"/>
                <w:b/>
                <w:bCs/>
                <w:sz w:val="18"/>
                <w:szCs w:val="18"/>
              </w:rPr>
              <w:t>15.1</w:t>
            </w:r>
          </w:p>
        </w:tc>
        <w:tc>
          <w:tcPr>
            <w:tcW w:w="893" w:type="dxa"/>
            <w:vAlign w:val="center"/>
          </w:tcPr>
          <w:p w14:paraId="06BD8460" w14:textId="77777777" w:rsidR="00B21282" w:rsidRPr="00022248" w:rsidRDefault="00B21282" w:rsidP="000829A5">
            <w:pPr>
              <w:jc w:val="center"/>
              <w:rPr>
                <w:rFonts w:ascii="Times New Roman" w:hAnsi="Times New Roman" w:cs="Times New Roman"/>
                <w:b/>
                <w:bCs/>
                <w:sz w:val="18"/>
                <w:szCs w:val="18"/>
              </w:rPr>
            </w:pPr>
            <w:r>
              <w:rPr>
                <w:rFonts w:ascii="Times New Roman" w:hAnsi="Times New Roman" w:cs="Times New Roman"/>
                <w:b/>
                <w:bCs/>
                <w:sz w:val="18"/>
                <w:szCs w:val="18"/>
              </w:rPr>
              <w:t>15.4</w:t>
            </w:r>
          </w:p>
        </w:tc>
        <w:tc>
          <w:tcPr>
            <w:tcW w:w="676" w:type="dxa"/>
            <w:vAlign w:val="center"/>
          </w:tcPr>
          <w:p w14:paraId="2F8BFA18" w14:textId="77777777" w:rsidR="00B21282" w:rsidRPr="00022248" w:rsidRDefault="00B21282" w:rsidP="000829A5">
            <w:pPr>
              <w:jc w:val="center"/>
              <w:rPr>
                <w:rFonts w:ascii="Times New Roman" w:hAnsi="Times New Roman" w:cs="Times New Roman"/>
                <w:b/>
                <w:bCs/>
                <w:sz w:val="18"/>
                <w:szCs w:val="18"/>
              </w:rPr>
            </w:pPr>
            <w:r>
              <w:rPr>
                <w:rFonts w:ascii="Times New Roman" w:hAnsi="Times New Roman" w:cs="Times New Roman"/>
                <w:b/>
                <w:bCs/>
                <w:sz w:val="18"/>
                <w:szCs w:val="18"/>
              </w:rPr>
              <w:t>5.6</w:t>
            </w:r>
          </w:p>
        </w:tc>
        <w:tc>
          <w:tcPr>
            <w:tcW w:w="676" w:type="dxa"/>
            <w:vAlign w:val="center"/>
          </w:tcPr>
          <w:p w14:paraId="28062C6F" w14:textId="77777777" w:rsidR="00B21282" w:rsidRPr="00022248" w:rsidRDefault="00B21282" w:rsidP="000829A5">
            <w:pPr>
              <w:jc w:val="center"/>
              <w:rPr>
                <w:rFonts w:ascii="Times New Roman" w:hAnsi="Times New Roman" w:cs="Times New Roman"/>
                <w:b/>
                <w:bCs/>
                <w:sz w:val="18"/>
                <w:szCs w:val="18"/>
              </w:rPr>
            </w:pPr>
            <w:r>
              <w:rPr>
                <w:rFonts w:ascii="Times New Roman" w:hAnsi="Times New Roman" w:cs="Times New Roman"/>
                <w:b/>
                <w:bCs/>
                <w:sz w:val="18"/>
                <w:szCs w:val="18"/>
              </w:rPr>
              <w:t>5.7</w:t>
            </w:r>
          </w:p>
        </w:tc>
        <w:tc>
          <w:tcPr>
            <w:tcW w:w="676" w:type="dxa"/>
            <w:vAlign w:val="center"/>
          </w:tcPr>
          <w:p w14:paraId="0FE35D44" w14:textId="77777777" w:rsidR="00B21282" w:rsidRPr="00022248" w:rsidRDefault="00B21282" w:rsidP="000829A5">
            <w:pPr>
              <w:jc w:val="center"/>
              <w:rPr>
                <w:rFonts w:ascii="Times New Roman" w:hAnsi="Times New Roman" w:cs="Times New Roman"/>
                <w:b/>
                <w:bCs/>
                <w:sz w:val="18"/>
                <w:szCs w:val="18"/>
              </w:rPr>
            </w:pPr>
            <w:r>
              <w:rPr>
                <w:rFonts w:ascii="Times New Roman" w:hAnsi="Times New Roman" w:cs="Times New Roman"/>
                <w:b/>
                <w:bCs/>
                <w:sz w:val="18"/>
                <w:szCs w:val="18"/>
              </w:rPr>
              <w:t>5.7</w:t>
            </w:r>
          </w:p>
        </w:tc>
        <w:tc>
          <w:tcPr>
            <w:tcW w:w="676" w:type="dxa"/>
            <w:vAlign w:val="center"/>
          </w:tcPr>
          <w:p w14:paraId="207DC35C" w14:textId="77777777" w:rsidR="00B21282" w:rsidRPr="00022248" w:rsidRDefault="00B21282" w:rsidP="000829A5">
            <w:pPr>
              <w:jc w:val="center"/>
              <w:rPr>
                <w:rFonts w:ascii="Times New Roman" w:hAnsi="Times New Roman" w:cs="Times New Roman"/>
                <w:b/>
                <w:bCs/>
                <w:sz w:val="18"/>
                <w:szCs w:val="18"/>
              </w:rPr>
            </w:pPr>
            <w:r>
              <w:rPr>
                <w:rFonts w:ascii="Times New Roman" w:hAnsi="Times New Roman" w:cs="Times New Roman"/>
                <w:b/>
                <w:bCs/>
                <w:sz w:val="18"/>
                <w:szCs w:val="18"/>
              </w:rPr>
              <w:t>5.8</w:t>
            </w:r>
          </w:p>
        </w:tc>
        <w:tc>
          <w:tcPr>
            <w:tcW w:w="893" w:type="dxa"/>
            <w:vAlign w:val="center"/>
          </w:tcPr>
          <w:p w14:paraId="13BC691B" w14:textId="77777777" w:rsidR="00B21282" w:rsidRPr="00022248" w:rsidRDefault="00B21282" w:rsidP="000829A5">
            <w:pPr>
              <w:jc w:val="center"/>
              <w:rPr>
                <w:rFonts w:ascii="Times New Roman" w:hAnsi="Times New Roman" w:cs="Times New Roman"/>
                <w:b/>
                <w:bCs/>
                <w:sz w:val="18"/>
                <w:szCs w:val="18"/>
              </w:rPr>
            </w:pPr>
            <w:r>
              <w:rPr>
                <w:rFonts w:ascii="Times New Roman" w:hAnsi="Times New Roman" w:cs="Times New Roman"/>
                <w:b/>
                <w:bCs/>
                <w:sz w:val="18"/>
                <w:szCs w:val="18"/>
              </w:rPr>
              <w:t>5.7</w:t>
            </w:r>
          </w:p>
        </w:tc>
        <w:tc>
          <w:tcPr>
            <w:tcW w:w="896" w:type="dxa"/>
            <w:vAlign w:val="center"/>
          </w:tcPr>
          <w:p w14:paraId="3E18EBA1" w14:textId="77777777" w:rsidR="00B21282" w:rsidRPr="00022248" w:rsidRDefault="00B21282" w:rsidP="000829A5">
            <w:pPr>
              <w:jc w:val="center"/>
              <w:rPr>
                <w:rFonts w:ascii="Times New Roman" w:hAnsi="Times New Roman" w:cs="Times New Roman"/>
                <w:b/>
                <w:bCs/>
                <w:sz w:val="18"/>
                <w:szCs w:val="18"/>
              </w:rPr>
            </w:pPr>
            <w:r>
              <w:rPr>
                <w:rFonts w:ascii="Times New Roman" w:hAnsi="Times New Roman" w:cs="Times New Roman"/>
                <w:b/>
                <w:bCs/>
                <w:sz w:val="18"/>
                <w:szCs w:val="18"/>
              </w:rPr>
              <w:t>10.6</w:t>
            </w:r>
          </w:p>
        </w:tc>
      </w:tr>
      <w:tr w:rsidR="00D1002D" w:rsidRPr="00022248" w14:paraId="0CC50C27" w14:textId="77777777" w:rsidTr="00022248">
        <w:tc>
          <w:tcPr>
            <w:tcW w:w="1481" w:type="dxa"/>
          </w:tcPr>
          <w:p w14:paraId="324719A2" w14:textId="77777777" w:rsidR="00D1002D" w:rsidRPr="00022248" w:rsidRDefault="00D1002D" w:rsidP="00D1195D">
            <w:pPr>
              <w:rPr>
                <w:rFonts w:ascii="Times New Roman" w:hAnsi="Times New Roman" w:cs="Times New Roman"/>
                <w:sz w:val="18"/>
                <w:szCs w:val="18"/>
              </w:rPr>
            </w:pPr>
            <w:r w:rsidRPr="00022248">
              <w:rPr>
                <w:rFonts w:ascii="Times New Roman" w:hAnsi="Times New Roman" w:cs="Times New Roman"/>
                <w:sz w:val="18"/>
                <w:szCs w:val="18"/>
              </w:rPr>
              <w:t>Alabama</w:t>
            </w:r>
          </w:p>
        </w:tc>
        <w:tc>
          <w:tcPr>
            <w:tcW w:w="589" w:type="dxa"/>
            <w:vAlign w:val="center"/>
          </w:tcPr>
          <w:p w14:paraId="6CAF3610" w14:textId="11B97679" w:rsidR="00D1002D" w:rsidRPr="00022248" w:rsidRDefault="00BC3DFE" w:rsidP="00461494">
            <w:pPr>
              <w:jc w:val="center"/>
              <w:rPr>
                <w:rFonts w:ascii="Times New Roman" w:hAnsi="Times New Roman" w:cs="Times New Roman"/>
                <w:sz w:val="18"/>
                <w:szCs w:val="18"/>
              </w:rPr>
            </w:pPr>
            <w:r>
              <w:rPr>
                <w:rFonts w:ascii="Times New Roman" w:hAnsi="Times New Roman" w:cs="Times New Roman"/>
                <w:sz w:val="18"/>
                <w:szCs w:val="18"/>
              </w:rPr>
              <w:t>15.8</w:t>
            </w:r>
          </w:p>
        </w:tc>
        <w:tc>
          <w:tcPr>
            <w:tcW w:w="677" w:type="dxa"/>
            <w:vAlign w:val="center"/>
          </w:tcPr>
          <w:p w14:paraId="18B9F854" w14:textId="2D52B85F" w:rsidR="00D1002D" w:rsidRPr="00022248" w:rsidRDefault="00D1002D" w:rsidP="00461494">
            <w:pPr>
              <w:jc w:val="center"/>
              <w:rPr>
                <w:rFonts w:ascii="Times New Roman" w:hAnsi="Times New Roman" w:cs="Times New Roman"/>
                <w:sz w:val="18"/>
                <w:szCs w:val="18"/>
              </w:rPr>
            </w:pPr>
            <w:r w:rsidRPr="00022248">
              <w:rPr>
                <w:rFonts w:ascii="Times New Roman" w:hAnsi="Times New Roman" w:cs="Times New Roman"/>
                <w:sz w:val="18"/>
                <w:szCs w:val="18"/>
              </w:rPr>
              <w:t>22.1</w:t>
            </w:r>
          </w:p>
        </w:tc>
        <w:tc>
          <w:tcPr>
            <w:tcW w:w="677" w:type="dxa"/>
            <w:vAlign w:val="center"/>
          </w:tcPr>
          <w:p w14:paraId="31787360" w14:textId="4868E8D0" w:rsidR="00D1002D" w:rsidRPr="00022248" w:rsidRDefault="00D1002D" w:rsidP="00461494">
            <w:pPr>
              <w:jc w:val="center"/>
              <w:rPr>
                <w:rFonts w:ascii="Times New Roman" w:hAnsi="Times New Roman" w:cs="Times New Roman"/>
                <w:sz w:val="18"/>
                <w:szCs w:val="18"/>
              </w:rPr>
            </w:pPr>
            <w:r w:rsidRPr="00022248">
              <w:rPr>
                <w:rFonts w:ascii="Times New Roman" w:hAnsi="Times New Roman" w:cs="Times New Roman"/>
                <w:sz w:val="18"/>
                <w:szCs w:val="18"/>
              </w:rPr>
              <w:t>15.9</w:t>
            </w:r>
          </w:p>
        </w:tc>
        <w:tc>
          <w:tcPr>
            <w:tcW w:w="676" w:type="dxa"/>
            <w:vAlign w:val="center"/>
          </w:tcPr>
          <w:p w14:paraId="74EF00F0" w14:textId="5BA3665F" w:rsidR="00D1002D" w:rsidRPr="00022248" w:rsidRDefault="00D1002D" w:rsidP="00461494">
            <w:pPr>
              <w:jc w:val="center"/>
              <w:rPr>
                <w:rFonts w:ascii="Times New Roman" w:hAnsi="Times New Roman" w:cs="Times New Roman"/>
                <w:sz w:val="18"/>
                <w:szCs w:val="18"/>
              </w:rPr>
            </w:pPr>
            <w:r w:rsidRPr="00022248">
              <w:rPr>
                <w:rFonts w:ascii="Times New Roman" w:hAnsi="Times New Roman" w:cs="Times New Roman"/>
                <w:sz w:val="18"/>
                <w:szCs w:val="18"/>
              </w:rPr>
              <w:t>20.8</w:t>
            </w:r>
          </w:p>
        </w:tc>
        <w:tc>
          <w:tcPr>
            <w:tcW w:w="893" w:type="dxa"/>
            <w:vAlign w:val="center"/>
          </w:tcPr>
          <w:p w14:paraId="1003F9F1" w14:textId="144D3B6D" w:rsidR="00D1002D" w:rsidRPr="00022248" w:rsidRDefault="00BC454E" w:rsidP="00461494">
            <w:pPr>
              <w:jc w:val="center"/>
              <w:rPr>
                <w:rFonts w:ascii="Times New Roman" w:hAnsi="Times New Roman" w:cs="Times New Roman"/>
                <w:sz w:val="18"/>
                <w:szCs w:val="18"/>
              </w:rPr>
            </w:pPr>
            <w:r>
              <w:rPr>
                <w:rFonts w:ascii="Times New Roman" w:hAnsi="Times New Roman" w:cs="Times New Roman"/>
                <w:sz w:val="18"/>
                <w:szCs w:val="18"/>
              </w:rPr>
              <w:t>18.7</w:t>
            </w:r>
          </w:p>
        </w:tc>
        <w:tc>
          <w:tcPr>
            <w:tcW w:w="676" w:type="dxa"/>
            <w:vAlign w:val="center"/>
          </w:tcPr>
          <w:p w14:paraId="039844AF" w14:textId="73BACC3D" w:rsidR="00D1002D" w:rsidRPr="00022248" w:rsidRDefault="00D1002D" w:rsidP="00461494">
            <w:pPr>
              <w:jc w:val="center"/>
              <w:rPr>
                <w:rFonts w:ascii="Times New Roman" w:hAnsi="Times New Roman" w:cs="Times New Roman"/>
                <w:sz w:val="18"/>
                <w:szCs w:val="18"/>
              </w:rPr>
            </w:pPr>
            <w:r w:rsidRPr="00022248">
              <w:rPr>
                <w:rFonts w:ascii="Times New Roman" w:hAnsi="Times New Roman" w:cs="Times New Roman"/>
                <w:sz w:val="18"/>
                <w:szCs w:val="18"/>
              </w:rPr>
              <w:t>6.7</w:t>
            </w:r>
          </w:p>
        </w:tc>
        <w:tc>
          <w:tcPr>
            <w:tcW w:w="676" w:type="dxa"/>
            <w:vAlign w:val="center"/>
          </w:tcPr>
          <w:p w14:paraId="038F8E8C" w14:textId="0816A366" w:rsidR="00D1002D" w:rsidRPr="00022248" w:rsidRDefault="00D1002D" w:rsidP="00461494">
            <w:pPr>
              <w:jc w:val="center"/>
              <w:rPr>
                <w:rFonts w:ascii="Times New Roman" w:hAnsi="Times New Roman" w:cs="Times New Roman"/>
                <w:sz w:val="18"/>
                <w:szCs w:val="18"/>
              </w:rPr>
            </w:pPr>
            <w:r w:rsidRPr="00022248">
              <w:rPr>
                <w:rFonts w:ascii="Times New Roman" w:hAnsi="Times New Roman" w:cs="Times New Roman"/>
                <w:sz w:val="18"/>
                <w:szCs w:val="18"/>
              </w:rPr>
              <w:t>5.6</w:t>
            </w:r>
          </w:p>
        </w:tc>
        <w:tc>
          <w:tcPr>
            <w:tcW w:w="676" w:type="dxa"/>
            <w:vAlign w:val="center"/>
          </w:tcPr>
          <w:p w14:paraId="355C4157" w14:textId="06EFDCBF" w:rsidR="00D1002D" w:rsidRPr="00022248" w:rsidRDefault="00D1002D" w:rsidP="00461494">
            <w:pPr>
              <w:jc w:val="center"/>
              <w:rPr>
                <w:rFonts w:ascii="Times New Roman" w:hAnsi="Times New Roman" w:cs="Times New Roman"/>
                <w:sz w:val="18"/>
                <w:szCs w:val="18"/>
              </w:rPr>
            </w:pPr>
            <w:r w:rsidRPr="00022248">
              <w:rPr>
                <w:rFonts w:ascii="Times New Roman" w:hAnsi="Times New Roman" w:cs="Times New Roman"/>
                <w:sz w:val="18"/>
                <w:szCs w:val="18"/>
              </w:rPr>
              <w:t>6.2</w:t>
            </w:r>
          </w:p>
        </w:tc>
        <w:tc>
          <w:tcPr>
            <w:tcW w:w="676" w:type="dxa"/>
            <w:vAlign w:val="center"/>
          </w:tcPr>
          <w:p w14:paraId="2F436E17" w14:textId="496A4FF1" w:rsidR="00D1002D" w:rsidRPr="00022248" w:rsidRDefault="00D1002D" w:rsidP="00461494">
            <w:pPr>
              <w:jc w:val="center"/>
              <w:rPr>
                <w:rFonts w:ascii="Times New Roman" w:hAnsi="Times New Roman" w:cs="Times New Roman"/>
                <w:sz w:val="18"/>
                <w:szCs w:val="18"/>
              </w:rPr>
            </w:pPr>
            <w:r w:rsidRPr="00022248">
              <w:rPr>
                <w:rFonts w:ascii="Times New Roman" w:hAnsi="Times New Roman" w:cs="Times New Roman"/>
                <w:sz w:val="18"/>
                <w:szCs w:val="18"/>
              </w:rPr>
              <w:t>4.4</w:t>
            </w:r>
          </w:p>
        </w:tc>
        <w:tc>
          <w:tcPr>
            <w:tcW w:w="893" w:type="dxa"/>
            <w:vAlign w:val="center"/>
          </w:tcPr>
          <w:p w14:paraId="48E326C5" w14:textId="1349E276" w:rsidR="00D1002D" w:rsidRPr="00022248" w:rsidRDefault="00D1002D" w:rsidP="00461494">
            <w:pPr>
              <w:jc w:val="center"/>
              <w:rPr>
                <w:rFonts w:ascii="Times New Roman" w:hAnsi="Times New Roman" w:cs="Times New Roman"/>
                <w:sz w:val="18"/>
                <w:szCs w:val="18"/>
              </w:rPr>
            </w:pPr>
            <w:r w:rsidRPr="00022248">
              <w:rPr>
                <w:rFonts w:ascii="Times New Roman" w:hAnsi="Times New Roman" w:cs="Times New Roman"/>
                <w:sz w:val="18"/>
                <w:szCs w:val="18"/>
              </w:rPr>
              <w:t>5.7</w:t>
            </w:r>
          </w:p>
        </w:tc>
        <w:tc>
          <w:tcPr>
            <w:tcW w:w="896" w:type="dxa"/>
            <w:vAlign w:val="center"/>
          </w:tcPr>
          <w:p w14:paraId="4D53392B" w14:textId="15A99DBF" w:rsidR="00D1002D" w:rsidRPr="00022248" w:rsidRDefault="00A26626" w:rsidP="00461494">
            <w:pPr>
              <w:jc w:val="center"/>
              <w:rPr>
                <w:rFonts w:ascii="Times New Roman" w:hAnsi="Times New Roman" w:cs="Times New Roman"/>
                <w:sz w:val="18"/>
                <w:szCs w:val="18"/>
              </w:rPr>
            </w:pPr>
            <w:r>
              <w:rPr>
                <w:rFonts w:ascii="Times New Roman" w:hAnsi="Times New Roman" w:cs="Times New Roman"/>
                <w:sz w:val="18"/>
                <w:szCs w:val="18"/>
              </w:rPr>
              <w:t>12.2</w:t>
            </w:r>
          </w:p>
        </w:tc>
      </w:tr>
      <w:tr w:rsidR="00D1002D" w:rsidRPr="00022248" w14:paraId="1C0A57EC" w14:textId="77777777" w:rsidTr="00022248">
        <w:tc>
          <w:tcPr>
            <w:tcW w:w="1481" w:type="dxa"/>
          </w:tcPr>
          <w:p w14:paraId="7E6FEC5C" w14:textId="79A2E2DA" w:rsidR="00D1002D" w:rsidRPr="00022248" w:rsidRDefault="00D1002D" w:rsidP="00D1195D">
            <w:pPr>
              <w:rPr>
                <w:rFonts w:ascii="Times New Roman" w:hAnsi="Times New Roman" w:cs="Times New Roman"/>
                <w:sz w:val="18"/>
                <w:szCs w:val="18"/>
              </w:rPr>
            </w:pPr>
            <w:r w:rsidRPr="00022248">
              <w:rPr>
                <w:rFonts w:ascii="Times New Roman" w:hAnsi="Times New Roman" w:cs="Times New Roman"/>
                <w:sz w:val="18"/>
                <w:szCs w:val="18"/>
              </w:rPr>
              <w:t>Alaska</w:t>
            </w:r>
          </w:p>
        </w:tc>
        <w:tc>
          <w:tcPr>
            <w:tcW w:w="589" w:type="dxa"/>
            <w:vAlign w:val="center"/>
          </w:tcPr>
          <w:p w14:paraId="26CB8E78" w14:textId="019CDE19" w:rsidR="00D1002D" w:rsidRPr="00022248" w:rsidRDefault="00BC3DFE" w:rsidP="00461494">
            <w:pPr>
              <w:jc w:val="center"/>
              <w:rPr>
                <w:rFonts w:ascii="Times New Roman" w:hAnsi="Times New Roman" w:cs="Times New Roman"/>
                <w:sz w:val="18"/>
                <w:szCs w:val="18"/>
              </w:rPr>
            </w:pPr>
            <w:r>
              <w:rPr>
                <w:rFonts w:ascii="Times New Roman" w:hAnsi="Times New Roman" w:cs="Times New Roman"/>
                <w:sz w:val="18"/>
                <w:szCs w:val="18"/>
              </w:rPr>
              <w:t>12.3</w:t>
            </w:r>
          </w:p>
        </w:tc>
        <w:tc>
          <w:tcPr>
            <w:tcW w:w="677" w:type="dxa"/>
            <w:vAlign w:val="center"/>
          </w:tcPr>
          <w:p w14:paraId="6A254D9C" w14:textId="64DD34AC" w:rsidR="00D1002D" w:rsidRPr="00022248" w:rsidRDefault="00D1002D" w:rsidP="00461494">
            <w:pPr>
              <w:jc w:val="center"/>
              <w:rPr>
                <w:rFonts w:ascii="Times New Roman" w:hAnsi="Times New Roman" w:cs="Times New Roman"/>
                <w:sz w:val="18"/>
                <w:szCs w:val="18"/>
              </w:rPr>
            </w:pPr>
            <w:r w:rsidRPr="00022248">
              <w:rPr>
                <w:rFonts w:ascii="Times New Roman" w:hAnsi="Times New Roman" w:cs="Times New Roman"/>
                <w:sz w:val="18"/>
                <w:szCs w:val="18"/>
              </w:rPr>
              <w:t>16.2</w:t>
            </w:r>
          </w:p>
        </w:tc>
        <w:tc>
          <w:tcPr>
            <w:tcW w:w="677" w:type="dxa"/>
            <w:vAlign w:val="center"/>
          </w:tcPr>
          <w:p w14:paraId="341F4678" w14:textId="37A06C8F" w:rsidR="00D1002D" w:rsidRPr="00022248" w:rsidRDefault="00D1002D" w:rsidP="00461494">
            <w:pPr>
              <w:jc w:val="center"/>
              <w:rPr>
                <w:rFonts w:ascii="Times New Roman" w:hAnsi="Times New Roman" w:cs="Times New Roman"/>
                <w:sz w:val="18"/>
                <w:szCs w:val="18"/>
              </w:rPr>
            </w:pPr>
            <w:r w:rsidRPr="00022248">
              <w:rPr>
                <w:rFonts w:ascii="Times New Roman" w:hAnsi="Times New Roman" w:cs="Times New Roman"/>
                <w:sz w:val="18"/>
                <w:szCs w:val="18"/>
              </w:rPr>
              <w:t>15.9</w:t>
            </w:r>
          </w:p>
        </w:tc>
        <w:tc>
          <w:tcPr>
            <w:tcW w:w="676" w:type="dxa"/>
            <w:vAlign w:val="center"/>
          </w:tcPr>
          <w:p w14:paraId="2EDF398B" w14:textId="1D3D449D" w:rsidR="00D1002D" w:rsidRPr="00022248" w:rsidRDefault="00D1002D" w:rsidP="00461494">
            <w:pPr>
              <w:jc w:val="center"/>
              <w:rPr>
                <w:rFonts w:ascii="Times New Roman" w:hAnsi="Times New Roman" w:cs="Times New Roman"/>
                <w:sz w:val="18"/>
                <w:szCs w:val="18"/>
              </w:rPr>
            </w:pPr>
            <w:r w:rsidRPr="00022248">
              <w:rPr>
                <w:rFonts w:ascii="Times New Roman" w:hAnsi="Times New Roman" w:cs="Times New Roman"/>
                <w:sz w:val="18"/>
                <w:szCs w:val="18"/>
              </w:rPr>
              <w:t>14.2</w:t>
            </w:r>
          </w:p>
        </w:tc>
        <w:tc>
          <w:tcPr>
            <w:tcW w:w="893" w:type="dxa"/>
            <w:vAlign w:val="center"/>
          </w:tcPr>
          <w:p w14:paraId="44AF5C11" w14:textId="5BA0C2E6" w:rsidR="00D1002D" w:rsidRPr="00022248" w:rsidRDefault="00BC454E" w:rsidP="00461494">
            <w:pPr>
              <w:jc w:val="center"/>
              <w:rPr>
                <w:rFonts w:ascii="Times New Roman" w:hAnsi="Times New Roman" w:cs="Times New Roman"/>
                <w:sz w:val="18"/>
                <w:szCs w:val="18"/>
              </w:rPr>
            </w:pPr>
            <w:r>
              <w:rPr>
                <w:rFonts w:ascii="Times New Roman" w:hAnsi="Times New Roman" w:cs="Times New Roman"/>
                <w:sz w:val="18"/>
                <w:szCs w:val="18"/>
              </w:rPr>
              <w:t>14.7</w:t>
            </w:r>
          </w:p>
        </w:tc>
        <w:tc>
          <w:tcPr>
            <w:tcW w:w="676" w:type="dxa"/>
            <w:vAlign w:val="center"/>
          </w:tcPr>
          <w:p w14:paraId="166BD876" w14:textId="7E9BA5B6" w:rsidR="00D1002D" w:rsidRPr="00022248" w:rsidRDefault="00D1002D" w:rsidP="00461494">
            <w:pPr>
              <w:jc w:val="center"/>
              <w:rPr>
                <w:rFonts w:ascii="Times New Roman" w:hAnsi="Times New Roman" w:cs="Times New Roman"/>
                <w:sz w:val="18"/>
                <w:szCs w:val="18"/>
              </w:rPr>
            </w:pPr>
            <w:r w:rsidRPr="00022248">
              <w:rPr>
                <w:rFonts w:ascii="Times New Roman" w:hAnsi="Times New Roman" w:cs="Times New Roman"/>
                <w:sz w:val="18"/>
                <w:szCs w:val="18"/>
              </w:rPr>
              <w:t>4.6</w:t>
            </w:r>
          </w:p>
        </w:tc>
        <w:tc>
          <w:tcPr>
            <w:tcW w:w="676" w:type="dxa"/>
            <w:vAlign w:val="center"/>
          </w:tcPr>
          <w:p w14:paraId="425BEA01" w14:textId="0A8D6879" w:rsidR="00D1002D" w:rsidRPr="00022248" w:rsidRDefault="00D1002D" w:rsidP="00461494">
            <w:pPr>
              <w:jc w:val="center"/>
              <w:rPr>
                <w:rFonts w:ascii="Times New Roman" w:hAnsi="Times New Roman" w:cs="Times New Roman"/>
                <w:sz w:val="18"/>
                <w:szCs w:val="18"/>
              </w:rPr>
            </w:pPr>
            <w:r w:rsidRPr="00022248">
              <w:rPr>
                <w:rFonts w:ascii="Times New Roman" w:hAnsi="Times New Roman" w:cs="Times New Roman"/>
                <w:sz w:val="18"/>
                <w:szCs w:val="18"/>
              </w:rPr>
              <w:t>3.0</w:t>
            </w:r>
          </w:p>
        </w:tc>
        <w:tc>
          <w:tcPr>
            <w:tcW w:w="676" w:type="dxa"/>
            <w:vAlign w:val="center"/>
          </w:tcPr>
          <w:p w14:paraId="5B2CF89C" w14:textId="5EBE12DD" w:rsidR="00D1002D" w:rsidRPr="00022248" w:rsidRDefault="00D1002D" w:rsidP="00461494">
            <w:pPr>
              <w:jc w:val="center"/>
              <w:rPr>
                <w:rFonts w:ascii="Times New Roman" w:hAnsi="Times New Roman" w:cs="Times New Roman"/>
                <w:sz w:val="18"/>
                <w:szCs w:val="18"/>
              </w:rPr>
            </w:pPr>
            <w:r w:rsidRPr="00022248">
              <w:rPr>
                <w:rFonts w:ascii="Times New Roman" w:hAnsi="Times New Roman" w:cs="Times New Roman"/>
                <w:sz w:val="18"/>
                <w:szCs w:val="18"/>
              </w:rPr>
              <w:t>3.7</w:t>
            </w:r>
          </w:p>
        </w:tc>
        <w:tc>
          <w:tcPr>
            <w:tcW w:w="676" w:type="dxa"/>
            <w:vAlign w:val="center"/>
          </w:tcPr>
          <w:p w14:paraId="674A671D" w14:textId="3DC9FC0D" w:rsidR="00D1002D" w:rsidRPr="00022248" w:rsidRDefault="00D1002D" w:rsidP="00461494">
            <w:pPr>
              <w:jc w:val="center"/>
              <w:rPr>
                <w:rFonts w:ascii="Times New Roman" w:hAnsi="Times New Roman" w:cs="Times New Roman"/>
                <w:sz w:val="18"/>
                <w:szCs w:val="18"/>
              </w:rPr>
            </w:pPr>
            <w:r w:rsidRPr="00022248">
              <w:rPr>
                <w:rFonts w:ascii="Times New Roman" w:hAnsi="Times New Roman" w:cs="Times New Roman"/>
                <w:sz w:val="18"/>
                <w:szCs w:val="18"/>
              </w:rPr>
              <w:t>5.1</w:t>
            </w:r>
          </w:p>
        </w:tc>
        <w:tc>
          <w:tcPr>
            <w:tcW w:w="893" w:type="dxa"/>
            <w:vAlign w:val="center"/>
          </w:tcPr>
          <w:p w14:paraId="2C62B9B3" w14:textId="739EFE52" w:rsidR="00D1002D" w:rsidRPr="00022248" w:rsidRDefault="00D1002D" w:rsidP="00461494">
            <w:pPr>
              <w:jc w:val="center"/>
              <w:rPr>
                <w:rFonts w:ascii="Times New Roman" w:hAnsi="Times New Roman" w:cs="Times New Roman"/>
                <w:sz w:val="18"/>
                <w:szCs w:val="18"/>
              </w:rPr>
            </w:pPr>
            <w:r w:rsidRPr="00022248">
              <w:rPr>
                <w:rFonts w:ascii="Times New Roman" w:hAnsi="Times New Roman" w:cs="Times New Roman"/>
                <w:sz w:val="18"/>
                <w:szCs w:val="18"/>
              </w:rPr>
              <w:t>4.1</w:t>
            </w:r>
          </w:p>
        </w:tc>
        <w:tc>
          <w:tcPr>
            <w:tcW w:w="896" w:type="dxa"/>
            <w:vAlign w:val="center"/>
          </w:tcPr>
          <w:p w14:paraId="627ACCA9" w14:textId="606E7F20" w:rsidR="00D1002D" w:rsidRPr="00022248" w:rsidRDefault="00A26626" w:rsidP="00461494">
            <w:pPr>
              <w:jc w:val="center"/>
              <w:rPr>
                <w:rFonts w:ascii="Times New Roman" w:hAnsi="Times New Roman" w:cs="Times New Roman"/>
                <w:sz w:val="18"/>
                <w:szCs w:val="18"/>
              </w:rPr>
            </w:pPr>
            <w:r>
              <w:rPr>
                <w:rFonts w:ascii="Times New Roman" w:hAnsi="Times New Roman" w:cs="Times New Roman"/>
                <w:sz w:val="18"/>
                <w:szCs w:val="18"/>
              </w:rPr>
              <w:t>9.4</w:t>
            </w:r>
          </w:p>
        </w:tc>
      </w:tr>
      <w:tr w:rsidR="00D1002D" w:rsidRPr="00022248" w14:paraId="6A79D552" w14:textId="77777777" w:rsidTr="00022248">
        <w:tc>
          <w:tcPr>
            <w:tcW w:w="1481" w:type="dxa"/>
          </w:tcPr>
          <w:p w14:paraId="53DBBB1F" w14:textId="046E2396" w:rsidR="00D1002D" w:rsidRPr="00022248" w:rsidRDefault="00E27AB1" w:rsidP="00D1195D">
            <w:pPr>
              <w:rPr>
                <w:rFonts w:ascii="Times New Roman" w:hAnsi="Times New Roman" w:cs="Times New Roman"/>
                <w:sz w:val="18"/>
                <w:szCs w:val="18"/>
              </w:rPr>
            </w:pPr>
            <w:r w:rsidRPr="00022248">
              <w:rPr>
                <w:rFonts w:ascii="Times New Roman" w:hAnsi="Times New Roman" w:cs="Times New Roman"/>
                <w:sz w:val="18"/>
                <w:szCs w:val="18"/>
              </w:rPr>
              <w:t>Arizona</w:t>
            </w:r>
          </w:p>
        </w:tc>
        <w:tc>
          <w:tcPr>
            <w:tcW w:w="589" w:type="dxa"/>
            <w:vAlign w:val="center"/>
          </w:tcPr>
          <w:p w14:paraId="2FA66B8E" w14:textId="3B93E50F" w:rsidR="00D1002D" w:rsidRPr="00022248" w:rsidRDefault="00BC3DFE" w:rsidP="00461494">
            <w:pPr>
              <w:jc w:val="center"/>
              <w:rPr>
                <w:rFonts w:ascii="Times New Roman" w:hAnsi="Times New Roman" w:cs="Times New Roman"/>
                <w:sz w:val="18"/>
                <w:szCs w:val="18"/>
              </w:rPr>
            </w:pPr>
            <w:r>
              <w:rPr>
                <w:rFonts w:ascii="Times New Roman" w:hAnsi="Times New Roman" w:cs="Times New Roman"/>
                <w:sz w:val="18"/>
                <w:szCs w:val="18"/>
              </w:rPr>
              <w:t>15.2</w:t>
            </w:r>
          </w:p>
        </w:tc>
        <w:tc>
          <w:tcPr>
            <w:tcW w:w="677" w:type="dxa"/>
            <w:vAlign w:val="center"/>
          </w:tcPr>
          <w:p w14:paraId="1E78F184" w14:textId="26B89BD0"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10.5</w:t>
            </w:r>
          </w:p>
        </w:tc>
        <w:tc>
          <w:tcPr>
            <w:tcW w:w="677" w:type="dxa"/>
            <w:vAlign w:val="center"/>
          </w:tcPr>
          <w:p w14:paraId="20D62102" w14:textId="2A988DE3"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12.9</w:t>
            </w:r>
          </w:p>
        </w:tc>
        <w:tc>
          <w:tcPr>
            <w:tcW w:w="676" w:type="dxa"/>
            <w:vAlign w:val="center"/>
          </w:tcPr>
          <w:p w14:paraId="51BD0B37" w14:textId="3C6725F7"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21.1</w:t>
            </w:r>
          </w:p>
        </w:tc>
        <w:tc>
          <w:tcPr>
            <w:tcW w:w="893" w:type="dxa"/>
            <w:vAlign w:val="center"/>
          </w:tcPr>
          <w:p w14:paraId="5C640D61" w14:textId="46D71154" w:rsidR="00D1002D" w:rsidRPr="00022248" w:rsidRDefault="00BC454E" w:rsidP="00461494">
            <w:pPr>
              <w:jc w:val="center"/>
              <w:rPr>
                <w:rFonts w:ascii="Times New Roman" w:hAnsi="Times New Roman" w:cs="Times New Roman"/>
                <w:sz w:val="18"/>
                <w:szCs w:val="18"/>
              </w:rPr>
            </w:pPr>
            <w:r>
              <w:rPr>
                <w:rFonts w:ascii="Times New Roman" w:hAnsi="Times New Roman" w:cs="Times New Roman"/>
                <w:sz w:val="18"/>
                <w:szCs w:val="18"/>
              </w:rPr>
              <w:t>14.9</w:t>
            </w:r>
          </w:p>
        </w:tc>
        <w:tc>
          <w:tcPr>
            <w:tcW w:w="676" w:type="dxa"/>
            <w:vAlign w:val="center"/>
          </w:tcPr>
          <w:p w14:paraId="05621843" w14:textId="3EC126AF"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4.9</w:t>
            </w:r>
          </w:p>
        </w:tc>
        <w:tc>
          <w:tcPr>
            <w:tcW w:w="676" w:type="dxa"/>
            <w:vAlign w:val="center"/>
          </w:tcPr>
          <w:p w14:paraId="1F496389" w14:textId="68BA86FF"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4.5</w:t>
            </w:r>
          </w:p>
        </w:tc>
        <w:tc>
          <w:tcPr>
            <w:tcW w:w="676" w:type="dxa"/>
            <w:vAlign w:val="center"/>
          </w:tcPr>
          <w:p w14:paraId="5D7C4427" w14:textId="45CFC441"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5.1</w:t>
            </w:r>
          </w:p>
        </w:tc>
        <w:tc>
          <w:tcPr>
            <w:tcW w:w="676" w:type="dxa"/>
            <w:vAlign w:val="center"/>
          </w:tcPr>
          <w:p w14:paraId="034F6DA7" w14:textId="473DC70C"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5.2</w:t>
            </w:r>
          </w:p>
        </w:tc>
        <w:tc>
          <w:tcPr>
            <w:tcW w:w="893" w:type="dxa"/>
            <w:vAlign w:val="center"/>
          </w:tcPr>
          <w:p w14:paraId="192E5F36" w14:textId="2E0F4865"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4.9</w:t>
            </w:r>
          </w:p>
        </w:tc>
        <w:tc>
          <w:tcPr>
            <w:tcW w:w="896" w:type="dxa"/>
            <w:vAlign w:val="center"/>
          </w:tcPr>
          <w:p w14:paraId="23074F4C" w14:textId="36D1C3F1" w:rsidR="00D1002D" w:rsidRPr="00022248" w:rsidRDefault="00A26626" w:rsidP="00461494">
            <w:pPr>
              <w:jc w:val="center"/>
              <w:rPr>
                <w:rFonts w:ascii="Times New Roman" w:hAnsi="Times New Roman" w:cs="Times New Roman"/>
                <w:sz w:val="18"/>
                <w:szCs w:val="18"/>
              </w:rPr>
            </w:pPr>
            <w:r>
              <w:rPr>
                <w:rFonts w:ascii="Times New Roman" w:hAnsi="Times New Roman" w:cs="Times New Roman"/>
                <w:sz w:val="18"/>
                <w:szCs w:val="18"/>
              </w:rPr>
              <w:t>9.9</w:t>
            </w:r>
          </w:p>
        </w:tc>
      </w:tr>
      <w:tr w:rsidR="00D1002D" w:rsidRPr="00022248" w14:paraId="713D9222" w14:textId="77777777" w:rsidTr="00022248">
        <w:tc>
          <w:tcPr>
            <w:tcW w:w="1481" w:type="dxa"/>
          </w:tcPr>
          <w:p w14:paraId="5EF9AC43" w14:textId="1B77067C" w:rsidR="00D1002D" w:rsidRPr="00022248" w:rsidRDefault="0037291D" w:rsidP="00D1195D">
            <w:pPr>
              <w:rPr>
                <w:rFonts w:ascii="Times New Roman" w:hAnsi="Times New Roman" w:cs="Times New Roman"/>
                <w:sz w:val="18"/>
                <w:szCs w:val="18"/>
              </w:rPr>
            </w:pPr>
            <w:r w:rsidRPr="00022248">
              <w:rPr>
                <w:rFonts w:ascii="Times New Roman" w:hAnsi="Times New Roman" w:cs="Times New Roman"/>
                <w:sz w:val="18"/>
                <w:szCs w:val="18"/>
              </w:rPr>
              <w:t>Arkansas</w:t>
            </w:r>
          </w:p>
        </w:tc>
        <w:tc>
          <w:tcPr>
            <w:tcW w:w="589" w:type="dxa"/>
            <w:vAlign w:val="center"/>
          </w:tcPr>
          <w:p w14:paraId="2B5281C0" w14:textId="3FEC6804" w:rsidR="00D1002D" w:rsidRPr="00022248" w:rsidRDefault="00BC3DFE" w:rsidP="00461494">
            <w:pPr>
              <w:jc w:val="center"/>
              <w:rPr>
                <w:rFonts w:ascii="Times New Roman" w:hAnsi="Times New Roman" w:cs="Times New Roman"/>
                <w:sz w:val="18"/>
                <w:szCs w:val="18"/>
              </w:rPr>
            </w:pPr>
            <w:r>
              <w:rPr>
                <w:rFonts w:ascii="Times New Roman" w:hAnsi="Times New Roman" w:cs="Times New Roman"/>
                <w:sz w:val="18"/>
                <w:szCs w:val="18"/>
              </w:rPr>
              <w:t>17.9</w:t>
            </w:r>
          </w:p>
        </w:tc>
        <w:tc>
          <w:tcPr>
            <w:tcW w:w="677" w:type="dxa"/>
            <w:vAlign w:val="center"/>
          </w:tcPr>
          <w:p w14:paraId="17485C73" w14:textId="75C4C547"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24.5</w:t>
            </w:r>
          </w:p>
        </w:tc>
        <w:tc>
          <w:tcPr>
            <w:tcW w:w="677" w:type="dxa"/>
            <w:vAlign w:val="center"/>
          </w:tcPr>
          <w:p w14:paraId="4E0F5602" w14:textId="2027A833"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20.5</w:t>
            </w:r>
          </w:p>
        </w:tc>
        <w:tc>
          <w:tcPr>
            <w:tcW w:w="676" w:type="dxa"/>
            <w:vAlign w:val="center"/>
          </w:tcPr>
          <w:p w14:paraId="3D636757" w14:textId="74F740F2"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16.7</w:t>
            </w:r>
          </w:p>
        </w:tc>
        <w:tc>
          <w:tcPr>
            <w:tcW w:w="893" w:type="dxa"/>
            <w:vAlign w:val="center"/>
          </w:tcPr>
          <w:p w14:paraId="29803B90" w14:textId="53D2618C" w:rsidR="00D1002D" w:rsidRPr="00022248" w:rsidRDefault="00BC454E" w:rsidP="00461494">
            <w:pPr>
              <w:jc w:val="center"/>
              <w:rPr>
                <w:rFonts w:ascii="Times New Roman" w:hAnsi="Times New Roman" w:cs="Times New Roman"/>
                <w:sz w:val="18"/>
                <w:szCs w:val="18"/>
              </w:rPr>
            </w:pPr>
            <w:r>
              <w:rPr>
                <w:rFonts w:ascii="Times New Roman" w:hAnsi="Times New Roman" w:cs="Times New Roman"/>
                <w:sz w:val="18"/>
                <w:szCs w:val="18"/>
              </w:rPr>
              <w:t>19.9</w:t>
            </w:r>
          </w:p>
        </w:tc>
        <w:tc>
          <w:tcPr>
            <w:tcW w:w="676" w:type="dxa"/>
            <w:vAlign w:val="center"/>
          </w:tcPr>
          <w:p w14:paraId="3779DDAD" w14:textId="4D3D09F1"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6.6</w:t>
            </w:r>
          </w:p>
        </w:tc>
        <w:tc>
          <w:tcPr>
            <w:tcW w:w="676" w:type="dxa"/>
            <w:vAlign w:val="center"/>
          </w:tcPr>
          <w:p w14:paraId="593A11EF" w14:textId="0BD50F81"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7.8</w:t>
            </w:r>
          </w:p>
        </w:tc>
        <w:tc>
          <w:tcPr>
            <w:tcW w:w="676" w:type="dxa"/>
            <w:vAlign w:val="center"/>
          </w:tcPr>
          <w:p w14:paraId="23CEE0BB" w14:textId="69CE5562"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7.8</w:t>
            </w:r>
          </w:p>
        </w:tc>
        <w:tc>
          <w:tcPr>
            <w:tcW w:w="676" w:type="dxa"/>
            <w:vAlign w:val="center"/>
          </w:tcPr>
          <w:p w14:paraId="529036C8" w14:textId="57C80A76"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7.4</w:t>
            </w:r>
          </w:p>
        </w:tc>
        <w:tc>
          <w:tcPr>
            <w:tcW w:w="893" w:type="dxa"/>
            <w:vAlign w:val="center"/>
          </w:tcPr>
          <w:p w14:paraId="01927020" w14:textId="6B5DEF60"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7.4</w:t>
            </w:r>
          </w:p>
        </w:tc>
        <w:tc>
          <w:tcPr>
            <w:tcW w:w="896" w:type="dxa"/>
            <w:vAlign w:val="center"/>
          </w:tcPr>
          <w:p w14:paraId="69E42A74" w14:textId="7EDF6FB2" w:rsidR="00D1002D" w:rsidRPr="00022248" w:rsidRDefault="00A26626" w:rsidP="00461494">
            <w:pPr>
              <w:jc w:val="center"/>
              <w:rPr>
                <w:rFonts w:ascii="Times New Roman" w:hAnsi="Times New Roman" w:cs="Times New Roman"/>
                <w:sz w:val="18"/>
                <w:szCs w:val="18"/>
              </w:rPr>
            </w:pPr>
            <w:r>
              <w:rPr>
                <w:rFonts w:ascii="Times New Roman" w:hAnsi="Times New Roman" w:cs="Times New Roman"/>
                <w:sz w:val="18"/>
                <w:szCs w:val="18"/>
              </w:rPr>
              <w:t>13.6</w:t>
            </w:r>
          </w:p>
        </w:tc>
      </w:tr>
      <w:tr w:rsidR="00D1002D" w:rsidRPr="00022248" w14:paraId="793BCA5E" w14:textId="77777777" w:rsidTr="00022248">
        <w:tc>
          <w:tcPr>
            <w:tcW w:w="1481" w:type="dxa"/>
          </w:tcPr>
          <w:p w14:paraId="621C2087" w14:textId="7953F5ED" w:rsidR="00D1002D" w:rsidRPr="00022248" w:rsidRDefault="0037291D" w:rsidP="00D1195D">
            <w:pPr>
              <w:rPr>
                <w:rFonts w:ascii="Times New Roman" w:hAnsi="Times New Roman" w:cs="Times New Roman"/>
                <w:sz w:val="18"/>
                <w:szCs w:val="18"/>
              </w:rPr>
            </w:pPr>
            <w:r w:rsidRPr="00022248">
              <w:rPr>
                <w:rFonts w:ascii="Times New Roman" w:hAnsi="Times New Roman" w:cs="Times New Roman"/>
                <w:sz w:val="18"/>
                <w:szCs w:val="18"/>
              </w:rPr>
              <w:t>California</w:t>
            </w:r>
          </w:p>
        </w:tc>
        <w:tc>
          <w:tcPr>
            <w:tcW w:w="589" w:type="dxa"/>
            <w:vAlign w:val="center"/>
          </w:tcPr>
          <w:p w14:paraId="6C18D6BF" w14:textId="0C3A9227" w:rsidR="00D1002D" w:rsidRPr="00022248" w:rsidRDefault="00BC3DFE" w:rsidP="00461494">
            <w:pPr>
              <w:jc w:val="center"/>
              <w:rPr>
                <w:rFonts w:ascii="Times New Roman" w:hAnsi="Times New Roman" w:cs="Times New Roman"/>
                <w:sz w:val="18"/>
                <w:szCs w:val="18"/>
              </w:rPr>
            </w:pPr>
            <w:r>
              <w:rPr>
                <w:rFonts w:ascii="Times New Roman" w:hAnsi="Times New Roman" w:cs="Times New Roman"/>
                <w:sz w:val="18"/>
                <w:szCs w:val="18"/>
              </w:rPr>
              <w:t>12.8</w:t>
            </w:r>
          </w:p>
        </w:tc>
        <w:tc>
          <w:tcPr>
            <w:tcW w:w="677" w:type="dxa"/>
            <w:vAlign w:val="center"/>
          </w:tcPr>
          <w:p w14:paraId="0FF35952" w14:textId="6983138C"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11.4</w:t>
            </w:r>
          </w:p>
        </w:tc>
        <w:tc>
          <w:tcPr>
            <w:tcW w:w="677" w:type="dxa"/>
            <w:vAlign w:val="center"/>
          </w:tcPr>
          <w:p w14:paraId="05B6630D" w14:textId="64F1C5A9"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13.0</w:t>
            </w:r>
          </w:p>
        </w:tc>
        <w:tc>
          <w:tcPr>
            <w:tcW w:w="676" w:type="dxa"/>
            <w:vAlign w:val="center"/>
          </w:tcPr>
          <w:p w14:paraId="4102AF68" w14:textId="7A4F2591"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6.4</w:t>
            </w:r>
          </w:p>
        </w:tc>
        <w:tc>
          <w:tcPr>
            <w:tcW w:w="893" w:type="dxa"/>
            <w:vAlign w:val="center"/>
          </w:tcPr>
          <w:p w14:paraId="1F0FFFC6" w14:textId="6400AEA4" w:rsidR="00D1002D" w:rsidRPr="00022248" w:rsidRDefault="00BC454E" w:rsidP="00461494">
            <w:pPr>
              <w:jc w:val="center"/>
              <w:rPr>
                <w:rFonts w:ascii="Times New Roman" w:hAnsi="Times New Roman" w:cs="Times New Roman"/>
                <w:sz w:val="18"/>
                <w:szCs w:val="18"/>
              </w:rPr>
            </w:pPr>
            <w:r>
              <w:rPr>
                <w:rFonts w:ascii="Times New Roman" w:hAnsi="Times New Roman" w:cs="Times New Roman"/>
                <w:sz w:val="18"/>
                <w:szCs w:val="18"/>
              </w:rPr>
              <w:t>11.1</w:t>
            </w:r>
          </w:p>
        </w:tc>
        <w:tc>
          <w:tcPr>
            <w:tcW w:w="676" w:type="dxa"/>
            <w:vAlign w:val="center"/>
          </w:tcPr>
          <w:p w14:paraId="43D42459" w14:textId="30771A76"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4.2</w:t>
            </w:r>
          </w:p>
        </w:tc>
        <w:tc>
          <w:tcPr>
            <w:tcW w:w="676" w:type="dxa"/>
            <w:vAlign w:val="center"/>
          </w:tcPr>
          <w:p w14:paraId="3C8346DE" w14:textId="14243412"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3.9</w:t>
            </w:r>
          </w:p>
        </w:tc>
        <w:tc>
          <w:tcPr>
            <w:tcW w:w="676" w:type="dxa"/>
            <w:vAlign w:val="center"/>
          </w:tcPr>
          <w:p w14:paraId="13429901" w14:textId="0D26FFC0"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4.1</w:t>
            </w:r>
          </w:p>
        </w:tc>
        <w:tc>
          <w:tcPr>
            <w:tcW w:w="676" w:type="dxa"/>
            <w:vAlign w:val="center"/>
          </w:tcPr>
          <w:p w14:paraId="7CF4737B" w14:textId="1BCBACAD"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4.1</w:t>
            </w:r>
          </w:p>
        </w:tc>
        <w:tc>
          <w:tcPr>
            <w:tcW w:w="893" w:type="dxa"/>
            <w:vAlign w:val="center"/>
          </w:tcPr>
          <w:p w14:paraId="48FF37C2" w14:textId="70595C0F"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4.1</w:t>
            </w:r>
          </w:p>
        </w:tc>
        <w:tc>
          <w:tcPr>
            <w:tcW w:w="896" w:type="dxa"/>
            <w:vAlign w:val="center"/>
          </w:tcPr>
          <w:p w14:paraId="020AF3E8" w14:textId="6B682D13" w:rsidR="00D1002D" w:rsidRPr="00022248" w:rsidRDefault="00A26626" w:rsidP="00461494">
            <w:pPr>
              <w:jc w:val="center"/>
              <w:rPr>
                <w:rFonts w:ascii="Times New Roman" w:hAnsi="Times New Roman" w:cs="Times New Roman"/>
                <w:sz w:val="18"/>
                <w:szCs w:val="18"/>
              </w:rPr>
            </w:pPr>
            <w:r>
              <w:rPr>
                <w:rFonts w:ascii="Times New Roman" w:hAnsi="Times New Roman" w:cs="Times New Roman"/>
                <w:sz w:val="18"/>
                <w:szCs w:val="18"/>
              </w:rPr>
              <w:t>7.6</w:t>
            </w:r>
          </w:p>
        </w:tc>
      </w:tr>
      <w:tr w:rsidR="00D1002D" w:rsidRPr="00022248" w14:paraId="6A8A4A0D" w14:textId="77777777" w:rsidTr="00022248">
        <w:tc>
          <w:tcPr>
            <w:tcW w:w="1481" w:type="dxa"/>
          </w:tcPr>
          <w:p w14:paraId="05CF761C" w14:textId="366A34CB" w:rsidR="00D1002D" w:rsidRPr="00022248" w:rsidRDefault="0037291D" w:rsidP="00D1195D">
            <w:pPr>
              <w:rPr>
                <w:rFonts w:ascii="Times New Roman" w:hAnsi="Times New Roman" w:cs="Times New Roman"/>
                <w:sz w:val="18"/>
                <w:szCs w:val="18"/>
              </w:rPr>
            </w:pPr>
            <w:r w:rsidRPr="00022248">
              <w:rPr>
                <w:rFonts w:ascii="Times New Roman" w:hAnsi="Times New Roman" w:cs="Times New Roman"/>
                <w:sz w:val="18"/>
                <w:szCs w:val="18"/>
              </w:rPr>
              <w:t>Colorado</w:t>
            </w:r>
          </w:p>
        </w:tc>
        <w:tc>
          <w:tcPr>
            <w:tcW w:w="589" w:type="dxa"/>
            <w:vAlign w:val="center"/>
          </w:tcPr>
          <w:p w14:paraId="02F2C141" w14:textId="6C7EEF74" w:rsidR="00D1002D" w:rsidRPr="00022248" w:rsidRDefault="00BC3DFE" w:rsidP="00461494">
            <w:pPr>
              <w:jc w:val="center"/>
              <w:rPr>
                <w:rFonts w:ascii="Times New Roman" w:hAnsi="Times New Roman" w:cs="Times New Roman"/>
                <w:sz w:val="18"/>
                <w:szCs w:val="18"/>
              </w:rPr>
            </w:pPr>
            <w:r>
              <w:rPr>
                <w:rFonts w:ascii="Times New Roman" w:hAnsi="Times New Roman" w:cs="Times New Roman"/>
                <w:sz w:val="18"/>
                <w:szCs w:val="18"/>
              </w:rPr>
              <w:t>16.5</w:t>
            </w:r>
          </w:p>
        </w:tc>
        <w:tc>
          <w:tcPr>
            <w:tcW w:w="677" w:type="dxa"/>
            <w:vAlign w:val="center"/>
          </w:tcPr>
          <w:p w14:paraId="35EC8D1E" w14:textId="72956FA0"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10.2</w:t>
            </w:r>
          </w:p>
        </w:tc>
        <w:tc>
          <w:tcPr>
            <w:tcW w:w="677" w:type="dxa"/>
            <w:vAlign w:val="center"/>
          </w:tcPr>
          <w:p w14:paraId="4EEE7BB6" w14:textId="682CE64F"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19.6</w:t>
            </w:r>
          </w:p>
        </w:tc>
        <w:tc>
          <w:tcPr>
            <w:tcW w:w="676" w:type="dxa"/>
            <w:vAlign w:val="center"/>
          </w:tcPr>
          <w:p w14:paraId="2E0CCE5C" w14:textId="52FF11BB"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10.9</w:t>
            </w:r>
          </w:p>
        </w:tc>
        <w:tc>
          <w:tcPr>
            <w:tcW w:w="893" w:type="dxa"/>
            <w:vAlign w:val="center"/>
          </w:tcPr>
          <w:p w14:paraId="3C555FB6" w14:textId="5D56DA96" w:rsidR="00D1002D" w:rsidRPr="00022248" w:rsidRDefault="00BC454E" w:rsidP="00461494">
            <w:pPr>
              <w:jc w:val="center"/>
              <w:rPr>
                <w:rFonts w:ascii="Times New Roman" w:hAnsi="Times New Roman" w:cs="Times New Roman"/>
                <w:sz w:val="18"/>
                <w:szCs w:val="18"/>
              </w:rPr>
            </w:pPr>
            <w:r>
              <w:rPr>
                <w:rFonts w:ascii="Times New Roman" w:hAnsi="Times New Roman" w:cs="Times New Roman"/>
                <w:sz w:val="18"/>
                <w:szCs w:val="18"/>
              </w:rPr>
              <w:t>14.4</w:t>
            </w:r>
          </w:p>
        </w:tc>
        <w:tc>
          <w:tcPr>
            <w:tcW w:w="676" w:type="dxa"/>
            <w:vAlign w:val="center"/>
          </w:tcPr>
          <w:p w14:paraId="32459D1D" w14:textId="53AFE440"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4.0</w:t>
            </w:r>
          </w:p>
        </w:tc>
        <w:tc>
          <w:tcPr>
            <w:tcW w:w="676" w:type="dxa"/>
            <w:vAlign w:val="center"/>
          </w:tcPr>
          <w:p w14:paraId="33A92CC4" w14:textId="760E1587"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5.0</w:t>
            </w:r>
          </w:p>
        </w:tc>
        <w:tc>
          <w:tcPr>
            <w:tcW w:w="676" w:type="dxa"/>
            <w:vAlign w:val="center"/>
          </w:tcPr>
          <w:p w14:paraId="7C271CC3" w14:textId="094A1B11"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4.8</w:t>
            </w:r>
          </w:p>
        </w:tc>
        <w:tc>
          <w:tcPr>
            <w:tcW w:w="676" w:type="dxa"/>
            <w:vAlign w:val="center"/>
          </w:tcPr>
          <w:p w14:paraId="03876293" w14:textId="767F8D85"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5.5</w:t>
            </w:r>
          </w:p>
        </w:tc>
        <w:tc>
          <w:tcPr>
            <w:tcW w:w="893" w:type="dxa"/>
            <w:vAlign w:val="center"/>
          </w:tcPr>
          <w:p w14:paraId="7BDD4D15" w14:textId="113458BB"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4.8</w:t>
            </w:r>
          </w:p>
        </w:tc>
        <w:tc>
          <w:tcPr>
            <w:tcW w:w="896" w:type="dxa"/>
            <w:vAlign w:val="center"/>
          </w:tcPr>
          <w:p w14:paraId="73E31ADB" w14:textId="2F0B2E58" w:rsidR="00D1002D" w:rsidRPr="00022248" w:rsidRDefault="00A26626" w:rsidP="00461494">
            <w:pPr>
              <w:jc w:val="center"/>
              <w:rPr>
                <w:rFonts w:ascii="Times New Roman" w:hAnsi="Times New Roman" w:cs="Times New Roman"/>
                <w:sz w:val="18"/>
                <w:szCs w:val="18"/>
              </w:rPr>
            </w:pPr>
            <w:r>
              <w:rPr>
                <w:rFonts w:ascii="Times New Roman" w:hAnsi="Times New Roman" w:cs="Times New Roman"/>
                <w:sz w:val="18"/>
                <w:szCs w:val="18"/>
              </w:rPr>
              <w:t>9.6</w:t>
            </w:r>
          </w:p>
        </w:tc>
      </w:tr>
      <w:tr w:rsidR="00D1002D" w:rsidRPr="00022248" w14:paraId="187720D4" w14:textId="77777777" w:rsidTr="00022248">
        <w:tc>
          <w:tcPr>
            <w:tcW w:w="1481" w:type="dxa"/>
          </w:tcPr>
          <w:p w14:paraId="5647D6B9" w14:textId="3C132064" w:rsidR="00D1002D" w:rsidRPr="00022248" w:rsidRDefault="0037291D" w:rsidP="00D1195D">
            <w:pPr>
              <w:rPr>
                <w:rFonts w:ascii="Times New Roman" w:hAnsi="Times New Roman" w:cs="Times New Roman"/>
                <w:sz w:val="18"/>
                <w:szCs w:val="18"/>
              </w:rPr>
            </w:pPr>
            <w:r w:rsidRPr="00022248">
              <w:rPr>
                <w:rFonts w:ascii="Times New Roman" w:hAnsi="Times New Roman" w:cs="Times New Roman"/>
                <w:sz w:val="18"/>
                <w:szCs w:val="18"/>
              </w:rPr>
              <w:t>Connecticut</w:t>
            </w:r>
          </w:p>
        </w:tc>
        <w:tc>
          <w:tcPr>
            <w:tcW w:w="589" w:type="dxa"/>
            <w:vAlign w:val="center"/>
          </w:tcPr>
          <w:p w14:paraId="1D0556AB" w14:textId="05E8229E" w:rsidR="00D1002D" w:rsidRPr="00022248" w:rsidRDefault="00BC3DFE" w:rsidP="00461494">
            <w:pPr>
              <w:jc w:val="center"/>
              <w:rPr>
                <w:rFonts w:ascii="Times New Roman" w:hAnsi="Times New Roman" w:cs="Times New Roman"/>
                <w:sz w:val="18"/>
                <w:szCs w:val="18"/>
              </w:rPr>
            </w:pPr>
            <w:r>
              <w:rPr>
                <w:rFonts w:ascii="Times New Roman" w:hAnsi="Times New Roman" w:cs="Times New Roman"/>
                <w:sz w:val="18"/>
                <w:szCs w:val="18"/>
              </w:rPr>
              <w:t>16.0</w:t>
            </w:r>
          </w:p>
        </w:tc>
        <w:tc>
          <w:tcPr>
            <w:tcW w:w="677" w:type="dxa"/>
            <w:vAlign w:val="center"/>
          </w:tcPr>
          <w:p w14:paraId="70DAA154" w14:textId="1FC4B81B"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21.1</w:t>
            </w:r>
          </w:p>
        </w:tc>
        <w:tc>
          <w:tcPr>
            <w:tcW w:w="677" w:type="dxa"/>
            <w:vAlign w:val="center"/>
          </w:tcPr>
          <w:p w14:paraId="0E6C1119" w14:textId="5A8698A5"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16.6</w:t>
            </w:r>
          </w:p>
        </w:tc>
        <w:tc>
          <w:tcPr>
            <w:tcW w:w="676" w:type="dxa"/>
            <w:vAlign w:val="center"/>
          </w:tcPr>
          <w:p w14:paraId="62D8B00A" w14:textId="0F603AF0"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17.0</w:t>
            </w:r>
          </w:p>
        </w:tc>
        <w:tc>
          <w:tcPr>
            <w:tcW w:w="893" w:type="dxa"/>
            <w:vAlign w:val="center"/>
          </w:tcPr>
          <w:p w14:paraId="2DE6662C" w14:textId="19208DE2" w:rsidR="00D1002D" w:rsidRPr="00022248" w:rsidRDefault="00BC454E" w:rsidP="00461494">
            <w:pPr>
              <w:jc w:val="center"/>
              <w:rPr>
                <w:rFonts w:ascii="Times New Roman" w:hAnsi="Times New Roman" w:cs="Times New Roman"/>
                <w:sz w:val="18"/>
                <w:szCs w:val="18"/>
              </w:rPr>
            </w:pPr>
            <w:r>
              <w:rPr>
                <w:rFonts w:ascii="Times New Roman" w:hAnsi="Times New Roman" w:cs="Times New Roman"/>
                <w:sz w:val="18"/>
                <w:szCs w:val="18"/>
              </w:rPr>
              <w:t>17.7</w:t>
            </w:r>
          </w:p>
        </w:tc>
        <w:tc>
          <w:tcPr>
            <w:tcW w:w="676" w:type="dxa"/>
            <w:vAlign w:val="center"/>
          </w:tcPr>
          <w:p w14:paraId="7AEA6718" w14:textId="4038C938"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5.3</w:t>
            </w:r>
          </w:p>
        </w:tc>
        <w:tc>
          <w:tcPr>
            <w:tcW w:w="676" w:type="dxa"/>
            <w:vAlign w:val="center"/>
          </w:tcPr>
          <w:p w14:paraId="0D81FE01" w14:textId="7581871C"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6.2</w:t>
            </w:r>
          </w:p>
        </w:tc>
        <w:tc>
          <w:tcPr>
            <w:tcW w:w="676" w:type="dxa"/>
            <w:vAlign w:val="center"/>
          </w:tcPr>
          <w:p w14:paraId="4EFA309F" w14:textId="12F21348"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6.2</w:t>
            </w:r>
          </w:p>
        </w:tc>
        <w:tc>
          <w:tcPr>
            <w:tcW w:w="676" w:type="dxa"/>
            <w:vAlign w:val="center"/>
          </w:tcPr>
          <w:p w14:paraId="6F282FCE" w14:textId="69CE2DC6"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7.0</w:t>
            </w:r>
          </w:p>
        </w:tc>
        <w:tc>
          <w:tcPr>
            <w:tcW w:w="893" w:type="dxa"/>
            <w:vAlign w:val="center"/>
          </w:tcPr>
          <w:p w14:paraId="73BEEF30" w14:textId="54B15EF3"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6.2</w:t>
            </w:r>
          </w:p>
        </w:tc>
        <w:tc>
          <w:tcPr>
            <w:tcW w:w="896" w:type="dxa"/>
            <w:vAlign w:val="center"/>
          </w:tcPr>
          <w:p w14:paraId="7EEB004A" w14:textId="5A487EBC" w:rsidR="00D1002D" w:rsidRPr="00022248" w:rsidRDefault="00A26626" w:rsidP="00461494">
            <w:pPr>
              <w:jc w:val="center"/>
              <w:rPr>
                <w:rFonts w:ascii="Times New Roman" w:hAnsi="Times New Roman" w:cs="Times New Roman"/>
                <w:sz w:val="18"/>
                <w:szCs w:val="18"/>
              </w:rPr>
            </w:pPr>
            <w:r>
              <w:rPr>
                <w:rFonts w:ascii="Times New Roman" w:hAnsi="Times New Roman" w:cs="Times New Roman"/>
                <w:sz w:val="18"/>
                <w:szCs w:val="18"/>
              </w:rPr>
              <w:t>11.9</w:t>
            </w:r>
          </w:p>
        </w:tc>
      </w:tr>
      <w:tr w:rsidR="00D1002D" w:rsidRPr="00022248" w14:paraId="0697E83A" w14:textId="77777777" w:rsidTr="00022248">
        <w:tc>
          <w:tcPr>
            <w:tcW w:w="1481" w:type="dxa"/>
          </w:tcPr>
          <w:p w14:paraId="2D3327EE" w14:textId="14B20CEE" w:rsidR="00D1002D" w:rsidRPr="00022248" w:rsidRDefault="0037291D" w:rsidP="00D1195D">
            <w:pPr>
              <w:rPr>
                <w:rFonts w:ascii="Times New Roman" w:hAnsi="Times New Roman" w:cs="Times New Roman"/>
                <w:sz w:val="18"/>
                <w:szCs w:val="18"/>
              </w:rPr>
            </w:pPr>
            <w:r w:rsidRPr="00022248">
              <w:rPr>
                <w:rFonts w:ascii="Times New Roman" w:hAnsi="Times New Roman" w:cs="Times New Roman"/>
                <w:sz w:val="18"/>
                <w:szCs w:val="18"/>
              </w:rPr>
              <w:t>Delaware</w:t>
            </w:r>
          </w:p>
        </w:tc>
        <w:tc>
          <w:tcPr>
            <w:tcW w:w="589" w:type="dxa"/>
            <w:vAlign w:val="center"/>
          </w:tcPr>
          <w:p w14:paraId="1E8F90CE" w14:textId="5FA6763B" w:rsidR="00D1002D" w:rsidRPr="00022248" w:rsidRDefault="00BC3DFE" w:rsidP="00461494">
            <w:pPr>
              <w:jc w:val="center"/>
              <w:rPr>
                <w:rFonts w:ascii="Times New Roman" w:hAnsi="Times New Roman" w:cs="Times New Roman"/>
                <w:sz w:val="18"/>
                <w:szCs w:val="18"/>
              </w:rPr>
            </w:pPr>
            <w:r>
              <w:rPr>
                <w:rFonts w:ascii="Times New Roman" w:hAnsi="Times New Roman" w:cs="Times New Roman"/>
                <w:sz w:val="18"/>
                <w:szCs w:val="18"/>
              </w:rPr>
              <w:t>16.6</w:t>
            </w:r>
          </w:p>
        </w:tc>
        <w:tc>
          <w:tcPr>
            <w:tcW w:w="677" w:type="dxa"/>
            <w:vAlign w:val="center"/>
          </w:tcPr>
          <w:p w14:paraId="04B30349" w14:textId="0E8216D5"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20.0</w:t>
            </w:r>
          </w:p>
        </w:tc>
        <w:tc>
          <w:tcPr>
            <w:tcW w:w="677" w:type="dxa"/>
            <w:vAlign w:val="center"/>
          </w:tcPr>
          <w:p w14:paraId="6291AFD4" w14:textId="663CA47A"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17.1</w:t>
            </w:r>
          </w:p>
        </w:tc>
        <w:tc>
          <w:tcPr>
            <w:tcW w:w="676" w:type="dxa"/>
            <w:vAlign w:val="center"/>
          </w:tcPr>
          <w:p w14:paraId="0A134D95" w14:textId="6247A073"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19.8</w:t>
            </w:r>
          </w:p>
        </w:tc>
        <w:tc>
          <w:tcPr>
            <w:tcW w:w="893" w:type="dxa"/>
            <w:vAlign w:val="center"/>
          </w:tcPr>
          <w:p w14:paraId="21940062" w14:textId="6E740114" w:rsidR="00D1002D" w:rsidRPr="00022248" w:rsidRDefault="00BC454E" w:rsidP="00461494">
            <w:pPr>
              <w:jc w:val="center"/>
              <w:rPr>
                <w:rFonts w:ascii="Times New Roman" w:hAnsi="Times New Roman" w:cs="Times New Roman"/>
                <w:sz w:val="18"/>
                <w:szCs w:val="18"/>
              </w:rPr>
            </w:pPr>
            <w:r>
              <w:rPr>
                <w:rFonts w:ascii="Times New Roman" w:hAnsi="Times New Roman" w:cs="Times New Roman"/>
                <w:sz w:val="18"/>
                <w:szCs w:val="18"/>
              </w:rPr>
              <w:t>18.4</w:t>
            </w:r>
          </w:p>
        </w:tc>
        <w:tc>
          <w:tcPr>
            <w:tcW w:w="676" w:type="dxa"/>
            <w:vAlign w:val="center"/>
          </w:tcPr>
          <w:p w14:paraId="45DF6C5E" w14:textId="693B9008"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6.0</w:t>
            </w:r>
          </w:p>
        </w:tc>
        <w:tc>
          <w:tcPr>
            <w:tcW w:w="676" w:type="dxa"/>
            <w:vAlign w:val="center"/>
          </w:tcPr>
          <w:p w14:paraId="274D37E7" w14:textId="48F5B99F"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4.1</w:t>
            </w:r>
          </w:p>
        </w:tc>
        <w:tc>
          <w:tcPr>
            <w:tcW w:w="676" w:type="dxa"/>
            <w:vAlign w:val="center"/>
          </w:tcPr>
          <w:p w14:paraId="58666605" w14:textId="03640F62"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6.0</w:t>
            </w:r>
          </w:p>
        </w:tc>
        <w:tc>
          <w:tcPr>
            <w:tcW w:w="676" w:type="dxa"/>
            <w:vAlign w:val="center"/>
          </w:tcPr>
          <w:p w14:paraId="6B64A422" w14:textId="7EB25D35"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6.0</w:t>
            </w:r>
          </w:p>
        </w:tc>
        <w:tc>
          <w:tcPr>
            <w:tcW w:w="893" w:type="dxa"/>
            <w:vAlign w:val="center"/>
          </w:tcPr>
          <w:p w14:paraId="0EF98FC9" w14:textId="7859B2E8"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5.5</w:t>
            </w:r>
          </w:p>
        </w:tc>
        <w:tc>
          <w:tcPr>
            <w:tcW w:w="896" w:type="dxa"/>
            <w:vAlign w:val="center"/>
          </w:tcPr>
          <w:p w14:paraId="170DC6FF" w14:textId="1DC4DE26" w:rsidR="00D1002D" w:rsidRPr="00022248" w:rsidRDefault="00A26626" w:rsidP="00461494">
            <w:pPr>
              <w:jc w:val="center"/>
              <w:rPr>
                <w:rFonts w:ascii="Times New Roman" w:hAnsi="Times New Roman" w:cs="Times New Roman"/>
                <w:sz w:val="18"/>
                <w:szCs w:val="18"/>
              </w:rPr>
            </w:pPr>
            <w:r>
              <w:rPr>
                <w:rFonts w:ascii="Times New Roman" w:hAnsi="Times New Roman" w:cs="Times New Roman"/>
                <w:sz w:val="18"/>
                <w:szCs w:val="18"/>
              </w:rPr>
              <w:t>11.9</w:t>
            </w:r>
          </w:p>
        </w:tc>
      </w:tr>
      <w:tr w:rsidR="00D1002D" w:rsidRPr="00022248" w14:paraId="5230C1BB" w14:textId="77777777" w:rsidTr="00022248">
        <w:tc>
          <w:tcPr>
            <w:tcW w:w="1481" w:type="dxa"/>
          </w:tcPr>
          <w:p w14:paraId="0CB4A668" w14:textId="133622F6" w:rsidR="00D1002D" w:rsidRPr="00022248" w:rsidRDefault="0037291D" w:rsidP="00D1195D">
            <w:pPr>
              <w:rPr>
                <w:rFonts w:ascii="Times New Roman" w:hAnsi="Times New Roman" w:cs="Times New Roman"/>
                <w:sz w:val="18"/>
                <w:szCs w:val="18"/>
              </w:rPr>
            </w:pPr>
            <w:r w:rsidRPr="00022248">
              <w:rPr>
                <w:rFonts w:ascii="Times New Roman" w:hAnsi="Times New Roman" w:cs="Times New Roman"/>
                <w:sz w:val="18"/>
                <w:szCs w:val="18"/>
              </w:rPr>
              <w:t>Florida</w:t>
            </w:r>
          </w:p>
        </w:tc>
        <w:tc>
          <w:tcPr>
            <w:tcW w:w="589" w:type="dxa"/>
            <w:vAlign w:val="center"/>
          </w:tcPr>
          <w:p w14:paraId="09609324" w14:textId="2BC7D12B" w:rsidR="00D1002D" w:rsidRPr="00022248" w:rsidRDefault="00BC3DFE" w:rsidP="00461494">
            <w:pPr>
              <w:jc w:val="center"/>
              <w:rPr>
                <w:rFonts w:ascii="Times New Roman" w:hAnsi="Times New Roman" w:cs="Times New Roman"/>
                <w:sz w:val="18"/>
                <w:szCs w:val="18"/>
              </w:rPr>
            </w:pPr>
            <w:r>
              <w:rPr>
                <w:rFonts w:ascii="Times New Roman" w:hAnsi="Times New Roman" w:cs="Times New Roman"/>
                <w:sz w:val="18"/>
                <w:szCs w:val="18"/>
              </w:rPr>
              <w:t>17.6</w:t>
            </w:r>
          </w:p>
        </w:tc>
        <w:tc>
          <w:tcPr>
            <w:tcW w:w="677" w:type="dxa"/>
            <w:vAlign w:val="center"/>
          </w:tcPr>
          <w:p w14:paraId="58F977C3" w14:textId="0185F55D"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18.8</w:t>
            </w:r>
          </w:p>
        </w:tc>
        <w:tc>
          <w:tcPr>
            <w:tcW w:w="677" w:type="dxa"/>
            <w:vAlign w:val="center"/>
          </w:tcPr>
          <w:p w14:paraId="757449B4" w14:textId="60E0C592"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13.6</w:t>
            </w:r>
          </w:p>
        </w:tc>
        <w:tc>
          <w:tcPr>
            <w:tcW w:w="676" w:type="dxa"/>
            <w:vAlign w:val="center"/>
          </w:tcPr>
          <w:p w14:paraId="093C84BE" w14:textId="0353ED2F"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13.5</w:t>
            </w:r>
          </w:p>
        </w:tc>
        <w:tc>
          <w:tcPr>
            <w:tcW w:w="893" w:type="dxa"/>
            <w:vAlign w:val="center"/>
          </w:tcPr>
          <w:p w14:paraId="71BD145C" w14:textId="60C16B26" w:rsidR="00D1002D" w:rsidRPr="00022248" w:rsidRDefault="00BC454E" w:rsidP="00461494">
            <w:pPr>
              <w:jc w:val="center"/>
              <w:rPr>
                <w:rFonts w:ascii="Times New Roman" w:hAnsi="Times New Roman" w:cs="Times New Roman"/>
                <w:sz w:val="18"/>
                <w:szCs w:val="18"/>
              </w:rPr>
            </w:pPr>
            <w:r>
              <w:rPr>
                <w:rFonts w:ascii="Times New Roman" w:hAnsi="Times New Roman" w:cs="Times New Roman"/>
                <w:sz w:val="18"/>
                <w:szCs w:val="18"/>
              </w:rPr>
              <w:t>15.9</w:t>
            </w:r>
          </w:p>
        </w:tc>
        <w:tc>
          <w:tcPr>
            <w:tcW w:w="676" w:type="dxa"/>
            <w:vAlign w:val="center"/>
          </w:tcPr>
          <w:p w14:paraId="7DC2F51F" w14:textId="4C044E0B"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5.4</w:t>
            </w:r>
          </w:p>
        </w:tc>
        <w:tc>
          <w:tcPr>
            <w:tcW w:w="676" w:type="dxa"/>
            <w:vAlign w:val="center"/>
          </w:tcPr>
          <w:p w14:paraId="3B428F16" w14:textId="18457B42"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5.9</w:t>
            </w:r>
          </w:p>
        </w:tc>
        <w:tc>
          <w:tcPr>
            <w:tcW w:w="676" w:type="dxa"/>
            <w:vAlign w:val="center"/>
          </w:tcPr>
          <w:p w14:paraId="03781D55" w14:textId="1EA63B88"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5.5</w:t>
            </w:r>
          </w:p>
        </w:tc>
        <w:tc>
          <w:tcPr>
            <w:tcW w:w="676" w:type="dxa"/>
            <w:vAlign w:val="center"/>
          </w:tcPr>
          <w:p w14:paraId="3209ED4B" w14:textId="6A507FB5"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5.6</w:t>
            </w:r>
          </w:p>
        </w:tc>
        <w:tc>
          <w:tcPr>
            <w:tcW w:w="893" w:type="dxa"/>
            <w:vAlign w:val="center"/>
          </w:tcPr>
          <w:p w14:paraId="41E11E8D" w14:textId="35F48B42"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5.6</w:t>
            </w:r>
          </w:p>
        </w:tc>
        <w:tc>
          <w:tcPr>
            <w:tcW w:w="896" w:type="dxa"/>
            <w:vAlign w:val="center"/>
          </w:tcPr>
          <w:p w14:paraId="745DEBEC" w14:textId="20647F6B" w:rsidR="00D1002D" w:rsidRPr="00022248" w:rsidRDefault="00A26626" w:rsidP="00461494">
            <w:pPr>
              <w:jc w:val="center"/>
              <w:rPr>
                <w:rFonts w:ascii="Times New Roman" w:hAnsi="Times New Roman" w:cs="Times New Roman"/>
                <w:sz w:val="18"/>
                <w:szCs w:val="18"/>
              </w:rPr>
            </w:pPr>
            <w:r>
              <w:rPr>
                <w:rFonts w:ascii="Times New Roman" w:hAnsi="Times New Roman" w:cs="Times New Roman"/>
                <w:sz w:val="18"/>
                <w:szCs w:val="18"/>
              </w:rPr>
              <w:t>10.8</w:t>
            </w:r>
          </w:p>
        </w:tc>
      </w:tr>
      <w:tr w:rsidR="00D1002D" w:rsidRPr="00022248" w14:paraId="4D1F717D" w14:textId="77777777" w:rsidTr="00022248">
        <w:tc>
          <w:tcPr>
            <w:tcW w:w="1481" w:type="dxa"/>
          </w:tcPr>
          <w:p w14:paraId="33850CA9" w14:textId="5855E422" w:rsidR="00D1002D" w:rsidRPr="00022248" w:rsidRDefault="00430822" w:rsidP="00D1195D">
            <w:pPr>
              <w:rPr>
                <w:rFonts w:ascii="Times New Roman" w:hAnsi="Times New Roman" w:cs="Times New Roman"/>
                <w:sz w:val="18"/>
                <w:szCs w:val="18"/>
              </w:rPr>
            </w:pPr>
            <w:r w:rsidRPr="00022248">
              <w:rPr>
                <w:rFonts w:ascii="Times New Roman" w:hAnsi="Times New Roman" w:cs="Times New Roman"/>
                <w:sz w:val="18"/>
                <w:szCs w:val="18"/>
              </w:rPr>
              <w:t>Georgia</w:t>
            </w:r>
          </w:p>
        </w:tc>
        <w:tc>
          <w:tcPr>
            <w:tcW w:w="589" w:type="dxa"/>
            <w:vAlign w:val="center"/>
          </w:tcPr>
          <w:p w14:paraId="12436E30" w14:textId="1B13B198" w:rsidR="00D1002D" w:rsidRPr="00022248" w:rsidRDefault="00BC3DFE" w:rsidP="00461494">
            <w:pPr>
              <w:jc w:val="center"/>
              <w:rPr>
                <w:rFonts w:ascii="Times New Roman" w:hAnsi="Times New Roman" w:cs="Times New Roman"/>
                <w:sz w:val="18"/>
                <w:szCs w:val="18"/>
              </w:rPr>
            </w:pPr>
            <w:r>
              <w:rPr>
                <w:rFonts w:ascii="Times New Roman" w:hAnsi="Times New Roman" w:cs="Times New Roman"/>
                <w:sz w:val="18"/>
                <w:szCs w:val="18"/>
              </w:rPr>
              <w:t>15.8</w:t>
            </w:r>
          </w:p>
        </w:tc>
        <w:tc>
          <w:tcPr>
            <w:tcW w:w="677" w:type="dxa"/>
            <w:vAlign w:val="center"/>
          </w:tcPr>
          <w:p w14:paraId="3FE6E328" w14:textId="423E1091" w:rsidR="00D1002D" w:rsidRPr="00022248" w:rsidRDefault="002F016A" w:rsidP="00461494">
            <w:pPr>
              <w:jc w:val="center"/>
              <w:rPr>
                <w:rFonts w:ascii="Times New Roman" w:hAnsi="Times New Roman" w:cs="Times New Roman"/>
                <w:sz w:val="18"/>
                <w:szCs w:val="18"/>
              </w:rPr>
            </w:pPr>
            <w:r>
              <w:rPr>
                <w:rFonts w:ascii="Times New Roman" w:hAnsi="Times New Roman" w:cs="Times New Roman"/>
                <w:sz w:val="18"/>
                <w:szCs w:val="18"/>
              </w:rPr>
              <w:t>20.3</w:t>
            </w:r>
          </w:p>
        </w:tc>
        <w:tc>
          <w:tcPr>
            <w:tcW w:w="677" w:type="dxa"/>
            <w:vAlign w:val="center"/>
          </w:tcPr>
          <w:p w14:paraId="17A54675" w14:textId="37D93DA5" w:rsidR="00D1002D" w:rsidRPr="00022248" w:rsidRDefault="007F294C" w:rsidP="00461494">
            <w:pPr>
              <w:jc w:val="center"/>
              <w:rPr>
                <w:rFonts w:ascii="Times New Roman" w:hAnsi="Times New Roman" w:cs="Times New Roman"/>
                <w:sz w:val="18"/>
                <w:szCs w:val="18"/>
              </w:rPr>
            </w:pPr>
            <w:r>
              <w:rPr>
                <w:rFonts w:ascii="Times New Roman" w:hAnsi="Times New Roman" w:cs="Times New Roman"/>
                <w:sz w:val="18"/>
                <w:szCs w:val="18"/>
              </w:rPr>
              <w:t>12.7</w:t>
            </w:r>
          </w:p>
        </w:tc>
        <w:tc>
          <w:tcPr>
            <w:tcW w:w="676" w:type="dxa"/>
            <w:vAlign w:val="center"/>
          </w:tcPr>
          <w:p w14:paraId="3A8CB093" w14:textId="1FF9D3E2" w:rsidR="00D1002D" w:rsidRPr="00022248" w:rsidRDefault="007F294C" w:rsidP="00461494">
            <w:pPr>
              <w:jc w:val="center"/>
              <w:rPr>
                <w:rFonts w:ascii="Times New Roman" w:hAnsi="Times New Roman" w:cs="Times New Roman"/>
                <w:sz w:val="18"/>
                <w:szCs w:val="18"/>
              </w:rPr>
            </w:pPr>
            <w:r>
              <w:rPr>
                <w:rFonts w:ascii="Times New Roman" w:hAnsi="Times New Roman" w:cs="Times New Roman"/>
                <w:sz w:val="18"/>
                <w:szCs w:val="18"/>
              </w:rPr>
              <w:t>14.9</w:t>
            </w:r>
          </w:p>
        </w:tc>
        <w:tc>
          <w:tcPr>
            <w:tcW w:w="893" w:type="dxa"/>
            <w:vAlign w:val="center"/>
          </w:tcPr>
          <w:p w14:paraId="425EC87A" w14:textId="461EB5B1" w:rsidR="00D1002D" w:rsidRPr="00022248" w:rsidRDefault="00BC454E" w:rsidP="00461494">
            <w:pPr>
              <w:jc w:val="center"/>
              <w:rPr>
                <w:rFonts w:ascii="Times New Roman" w:hAnsi="Times New Roman" w:cs="Times New Roman"/>
                <w:sz w:val="18"/>
                <w:szCs w:val="18"/>
              </w:rPr>
            </w:pPr>
            <w:r>
              <w:rPr>
                <w:rFonts w:ascii="Times New Roman" w:hAnsi="Times New Roman" w:cs="Times New Roman"/>
                <w:sz w:val="18"/>
                <w:szCs w:val="18"/>
              </w:rPr>
              <w:t>16.0</w:t>
            </w:r>
          </w:p>
        </w:tc>
        <w:tc>
          <w:tcPr>
            <w:tcW w:w="676" w:type="dxa"/>
            <w:vAlign w:val="center"/>
          </w:tcPr>
          <w:p w14:paraId="493DB853" w14:textId="3B2D49B8" w:rsidR="00D1002D" w:rsidRPr="00022248" w:rsidRDefault="00BC454E" w:rsidP="00461494">
            <w:pPr>
              <w:jc w:val="center"/>
              <w:rPr>
                <w:rFonts w:ascii="Times New Roman" w:hAnsi="Times New Roman" w:cs="Times New Roman"/>
                <w:sz w:val="18"/>
                <w:szCs w:val="18"/>
              </w:rPr>
            </w:pPr>
            <w:r>
              <w:rPr>
                <w:rFonts w:ascii="Times New Roman" w:hAnsi="Times New Roman" w:cs="Times New Roman"/>
                <w:sz w:val="18"/>
                <w:szCs w:val="18"/>
              </w:rPr>
              <w:t>5.9</w:t>
            </w:r>
          </w:p>
        </w:tc>
        <w:tc>
          <w:tcPr>
            <w:tcW w:w="676" w:type="dxa"/>
            <w:vAlign w:val="center"/>
          </w:tcPr>
          <w:p w14:paraId="5FD53758" w14:textId="04A389C4" w:rsidR="00D1002D" w:rsidRPr="00022248" w:rsidRDefault="005928E8" w:rsidP="00461494">
            <w:pPr>
              <w:jc w:val="center"/>
              <w:rPr>
                <w:rFonts w:ascii="Times New Roman" w:hAnsi="Times New Roman" w:cs="Times New Roman"/>
                <w:sz w:val="18"/>
                <w:szCs w:val="18"/>
              </w:rPr>
            </w:pPr>
            <w:r>
              <w:rPr>
                <w:rFonts w:ascii="Times New Roman" w:hAnsi="Times New Roman" w:cs="Times New Roman"/>
                <w:sz w:val="18"/>
                <w:szCs w:val="18"/>
              </w:rPr>
              <w:t>5.0</w:t>
            </w:r>
          </w:p>
        </w:tc>
        <w:tc>
          <w:tcPr>
            <w:tcW w:w="676" w:type="dxa"/>
            <w:vAlign w:val="center"/>
          </w:tcPr>
          <w:p w14:paraId="11B91A17" w14:textId="6928C5CB" w:rsidR="00D1002D" w:rsidRPr="00022248" w:rsidRDefault="008D0953" w:rsidP="00461494">
            <w:pPr>
              <w:jc w:val="center"/>
              <w:rPr>
                <w:rFonts w:ascii="Times New Roman" w:hAnsi="Times New Roman" w:cs="Times New Roman"/>
                <w:sz w:val="18"/>
                <w:szCs w:val="18"/>
              </w:rPr>
            </w:pPr>
            <w:r>
              <w:rPr>
                <w:rFonts w:ascii="Times New Roman" w:hAnsi="Times New Roman" w:cs="Times New Roman"/>
                <w:sz w:val="18"/>
                <w:szCs w:val="18"/>
              </w:rPr>
              <w:t>5.3</w:t>
            </w:r>
          </w:p>
        </w:tc>
        <w:tc>
          <w:tcPr>
            <w:tcW w:w="676" w:type="dxa"/>
            <w:vAlign w:val="center"/>
          </w:tcPr>
          <w:p w14:paraId="052AA625" w14:textId="3BC5CF57" w:rsidR="00D1002D" w:rsidRPr="00022248" w:rsidRDefault="005B3AC6" w:rsidP="00461494">
            <w:pPr>
              <w:jc w:val="center"/>
              <w:rPr>
                <w:rFonts w:ascii="Times New Roman" w:hAnsi="Times New Roman" w:cs="Times New Roman"/>
                <w:sz w:val="18"/>
                <w:szCs w:val="18"/>
              </w:rPr>
            </w:pPr>
            <w:r>
              <w:rPr>
                <w:rFonts w:ascii="Times New Roman" w:hAnsi="Times New Roman" w:cs="Times New Roman"/>
                <w:sz w:val="18"/>
                <w:szCs w:val="18"/>
              </w:rPr>
              <w:t>5.0</w:t>
            </w:r>
          </w:p>
        </w:tc>
        <w:tc>
          <w:tcPr>
            <w:tcW w:w="893" w:type="dxa"/>
            <w:vAlign w:val="center"/>
          </w:tcPr>
          <w:p w14:paraId="50349F59" w14:textId="22A8907B" w:rsidR="00D1002D" w:rsidRPr="00022248" w:rsidRDefault="005B3AC6" w:rsidP="00461494">
            <w:pPr>
              <w:jc w:val="center"/>
              <w:rPr>
                <w:rFonts w:ascii="Times New Roman" w:hAnsi="Times New Roman" w:cs="Times New Roman"/>
                <w:sz w:val="18"/>
                <w:szCs w:val="18"/>
              </w:rPr>
            </w:pPr>
            <w:r>
              <w:rPr>
                <w:rFonts w:ascii="Times New Roman" w:hAnsi="Times New Roman" w:cs="Times New Roman"/>
                <w:sz w:val="18"/>
                <w:szCs w:val="18"/>
              </w:rPr>
              <w:t>5.3</w:t>
            </w:r>
          </w:p>
        </w:tc>
        <w:tc>
          <w:tcPr>
            <w:tcW w:w="896" w:type="dxa"/>
            <w:vAlign w:val="center"/>
          </w:tcPr>
          <w:p w14:paraId="0DD2053B" w14:textId="56C43CC8" w:rsidR="00D1002D" w:rsidRPr="00022248" w:rsidRDefault="00A26626" w:rsidP="00461494">
            <w:pPr>
              <w:jc w:val="center"/>
              <w:rPr>
                <w:rFonts w:ascii="Times New Roman" w:hAnsi="Times New Roman" w:cs="Times New Roman"/>
                <w:sz w:val="18"/>
                <w:szCs w:val="18"/>
              </w:rPr>
            </w:pPr>
            <w:r>
              <w:rPr>
                <w:rFonts w:ascii="Times New Roman" w:hAnsi="Times New Roman" w:cs="Times New Roman"/>
                <w:sz w:val="18"/>
                <w:szCs w:val="18"/>
              </w:rPr>
              <w:t>10.6</w:t>
            </w:r>
          </w:p>
        </w:tc>
      </w:tr>
      <w:tr w:rsidR="00D1002D" w:rsidRPr="00022248" w14:paraId="6287A277" w14:textId="77777777" w:rsidTr="00022248">
        <w:tc>
          <w:tcPr>
            <w:tcW w:w="1481" w:type="dxa"/>
          </w:tcPr>
          <w:p w14:paraId="4A51A612" w14:textId="22B25C4F" w:rsidR="00D1002D" w:rsidRPr="00022248" w:rsidRDefault="00430822" w:rsidP="00D1195D">
            <w:pPr>
              <w:rPr>
                <w:rFonts w:ascii="Times New Roman" w:hAnsi="Times New Roman" w:cs="Times New Roman"/>
                <w:sz w:val="18"/>
                <w:szCs w:val="18"/>
              </w:rPr>
            </w:pPr>
            <w:r w:rsidRPr="00022248">
              <w:rPr>
                <w:rFonts w:ascii="Times New Roman" w:hAnsi="Times New Roman" w:cs="Times New Roman"/>
                <w:sz w:val="18"/>
                <w:szCs w:val="18"/>
              </w:rPr>
              <w:t>Hawaii</w:t>
            </w:r>
          </w:p>
        </w:tc>
        <w:tc>
          <w:tcPr>
            <w:tcW w:w="589" w:type="dxa"/>
            <w:vAlign w:val="center"/>
          </w:tcPr>
          <w:p w14:paraId="395CDC54" w14:textId="704CC3EB" w:rsidR="00D1002D" w:rsidRPr="00022248" w:rsidRDefault="00BC3DFE" w:rsidP="00461494">
            <w:pPr>
              <w:jc w:val="center"/>
              <w:rPr>
                <w:rFonts w:ascii="Times New Roman" w:hAnsi="Times New Roman" w:cs="Times New Roman"/>
                <w:sz w:val="18"/>
                <w:szCs w:val="18"/>
              </w:rPr>
            </w:pPr>
            <w:r>
              <w:rPr>
                <w:rFonts w:ascii="Times New Roman" w:hAnsi="Times New Roman" w:cs="Times New Roman"/>
                <w:sz w:val="18"/>
                <w:szCs w:val="18"/>
              </w:rPr>
              <w:t>8.9</w:t>
            </w:r>
          </w:p>
        </w:tc>
        <w:tc>
          <w:tcPr>
            <w:tcW w:w="677" w:type="dxa"/>
            <w:vAlign w:val="center"/>
          </w:tcPr>
          <w:p w14:paraId="3A7D498C" w14:textId="36D48F65" w:rsidR="00D1002D" w:rsidRPr="00022248" w:rsidRDefault="002F016A" w:rsidP="00461494">
            <w:pPr>
              <w:jc w:val="center"/>
              <w:rPr>
                <w:rFonts w:ascii="Times New Roman" w:hAnsi="Times New Roman" w:cs="Times New Roman"/>
                <w:sz w:val="18"/>
                <w:szCs w:val="18"/>
              </w:rPr>
            </w:pPr>
            <w:r>
              <w:rPr>
                <w:rFonts w:ascii="Times New Roman" w:hAnsi="Times New Roman" w:cs="Times New Roman"/>
                <w:sz w:val="18"/>
                <w:szCs w:val="18"/>
              </w:rPr>
              <w:t>9.8</w:t>
            </w:r>
          </w:p>
        </w:tc>
        <w:tc>
          <w:tcPr>
            <w:tcW w:w="677" w:type="dxa"/>
            <w:vAlign w:val="center"/>
          </w:tcPr>
          <w:p w14:paraId="737B6130" w14:textId="422DD0D3" w:rsidR="00D1002D" w:rsidRPr="00022248" w:rsidRDefault="007F294C" w:rsidP="00461494">
            <w:pPr>
              <w:jc w:val="center"/>
              <w:rPr>
                <w:rFonts w:ascii="Times New Roman" w:hAnsi="Times New Roman" w:cs="Times New Roman"/>
                <w:sz w:val="18"/>
                <w:szCs w:val="18"/>
              </w:rPr>
            </w:pPr>
            <w:r>
              <w:rPr>
                <w:rFonts w:ascii="Times New Roman" w:hAnsi="Times New Roman" w:cs="Times New Roman"/>
                <w:sz w:val="18"/>
                <w:szCs w:val="18"/>
              </w:rPr>
              <w:t>6.8</w:t>
            </w:r>
          </w:p>
        </w:tc>
        <w:tc>
          <w:tcPr>
            <w:tcW w:w="676" w:type="dxa"/>
            <w:vAlign w:val="center"/>
          </w:tcPr>
          <w:p w14:paraId="5F4C6CC4" w14:textId="05F4DBC9" w:rsidR="00D1002D" w:rsidRPr="00022248" w:rsidRDefault="007F294C" w:rsidP="00461494">
            <w:pPr>
              <w:jc w:val="center"/>
              <w:rPr>
                <w:rFonts w:ascii="Times New Roman" w:hAnsi="Times New Roman" w:cs="Times New Roman"/>
                <w:sz w:val="18"/>
                <w:szCs w:val="18"/>
              </w:rPr>
            </w:pPr>
            <w:r>
              <w:rPr>
                <w:rFonts w:ascii="Times New Roman" w:hAnsi="Times New Roman" w:cs="Times New Roman"/>
                <w:sz w:val="18"/>
                <w:szCs w:val="18"/>
              </w:rPr>
              <w:t>14.3</w:t>
            </w:r>
          </w:p>
        </w:tc>
        <w:tc>
          <w:tcPr>
            <w:tcW w:w="893" w:type="dxa"/>
            <w:vAlign w:val="center"/>
          </w:tcPr>
          <w:p w14:paraId="11F57EA3" w14:textId="3DD4491A" w:rsidR="00D1002D" w:rsidRPr="00022248" w:rsidRDefault="00BC454E" w:rsidP="00461494">
            <w:pPr>
              <w:jc w:val="center"/>
              <w:rPr>
                <w:rFonts w:ascii="Times New Roman" w:hAnsi="Times New Roman" w:cs="Times New Roman"/>
                <w:sz w:val="18"/>
                <w:szCs w:val="18"/>
              </w:rPr>
            </w:pPr>
            <w:r>
              <w:rPr>
                <w:rFonts w:ascii="Times New Roman" w:hAnsi="Times New Roman" w:cs="Times New Roman"/>
                <w:sz w:val="18"/>
                <w:szCs w:val="18"/>
              </w:rPr>
              <w:t>9.9</w:t>
            </w:r>
          </w:p>
        </w:tc>
        <w:tc>
          <w:tcPr>
            <w:tcW w:w="676" w:type="dxa"/>
            <w:vAlign w:val="center"/>
          </w:tcPr>
          <w:p w14:paraId="1207E81E" w14:textId="144138DF" w:rsidR="00D1002D" w:rsidRPr="00022248" w:rsidRDefault="00EF2CEC" w:rsidP="00461494">
            <w:pPr>
              <w:jc w:val="center"/>
              <w:rPr>
                <w:rFonts w:ascii="Times New Roman" w:hAnsi="Times New Roman" w:cs="Times New Roman"/>
                <w:sz w:val="18"/>
                <w:szCs w:val="18"/>
              </w:rPr>
            </w:pPr>
            <w:r>
              <w:rPr>
                <w:rFonts w:ascii="Times New Roman" w:hAnsi="Times New Roman" w:cs="Times New Roman"/>
                <w:sz w:val="18"/>
                <w:szCs w:val="18"/>
              </w:rPr>
              <w:t>2.8</w:t>
            </w:r>
          </w:p>
        </w:tc>
        <w:tc>
          <w:tcPr>
            <w:tcW w:w="676" w:type="dxa"/>
            <w:vAlign w:val="center"/>
          </w:tcPr>
          <w:p w14:paraId="54608384" w14:textId="5AC55E01" w:rsidR="00D1002D" w:rsidRPr="00022248" w:rsidRDefault="005928E8" w:rsidP="00461494">
            <w:pPr>
              <w:jc w:val="center"/>
              <w:rPr>
                <w:rFonts w:ascii="Times New Roman" w:hAnsi="Times New Roman" w:cs="Times New Roman"/>
                <w:sz w:val="18"/>
                <w:szCs w:val="18"/>
              </w:rPr>
            </w:pPr>
            <w:r>
              <w:rPr>
                <w:rFonts w:ascii="Times New Roman" w:hAnsi="Times New Roman" w:cs="Times New Roman"/>
                <w:sz w:val="18"/>
                <w:szCs w:val="18"/>
              </w:rPr>
              <w:t>2.6</w:t>
            </w:r>
          </w:p>
        </w:tc>
        <w:tc>
          <w:tcPr>
            <w:tcW w:w="676" w:type="dxa"/>
            <w:vAlign w:val="center"/>
          </w:tcPr>
          <w:p w14:paraId="15A236C6" w14:textId="0AB21DCF" w:rsidR="00D1002D" w:rsidRPr="00022248" w:rsidRDefault="008D0953" w:rsidP="00461494">
            <w:pPr>
              <w:jc w:val="center"/>
              <w:rPr>
                <w:rFonts w:ascii="Times New Roman" w:hAnsi="Times New Roman" w:cs="Times New Roman"/>
                <w:sz w:val="18"/>
                <w:szCs w:val="18"/>
              </w:rPr>
            </w:pPr>
            <w:r>
              <w:rPr>
                <w:rFonts w:ascii="Times New Roman" w:hAnsi="Times New Roman" w:cs="Times New Roman"/>
                <w:sz w:val="18"/>
                <w:szCs w:val="18"/>
              </w:rPr>
              <w:t>3.8</w:t>
            </w:r>
          </w:p>
        </w:tc>
        <w:tc>
          <w:tcPr>
            <w:tcW w:w="676" w:type="dxa"/>
            <w:vAlign w:val="center"/>
          </w:tcPr>
          <w:p w14:paraId="0B1BF8EA" w14:textId="5A9367E3" w:rsidR="00D1002D" w:rsidRPr="00022248" w:rsidRDefault="005B3AC6" w:rsidP="00461494">
            <w:pPr>
              <w:jc w:val="center"/>
              <w:rPr>
                <w:rFonts w:ascii="Times New Roman" w:hAnsi="Times New Roman" w:cs="Times New Roman"/>
                <w:sz w:val="18"/>
                <w:szCs w:val="18"/>
              </w:rPr>
            </w:pPr>
            <w:r>
              <w:rPr>
                <w:rFonts w:ascii="Times New Roman" w:hAnsi="Times New Roman" w:cs="Times New Roman"/>
                <w:sz w:val="18"/>
                <w:szCs w:val="18"/>
              </w:rPr>
              <w:t>5.7</w:t>
            </w:r>
          </w:p>
        </w:tc>
        <w:tc>
          <w:tcPr>
            <w:tcW w:w="893" w:type="dxa"/>
            <w:vAlign w:val="center"/>
          </w:tcPr>
          <w:p w14:paraId="4B28D836" w14:textId="5B2DF661" w:rsidR="00D1002D" w:rsidRPr="00022248" w:rsidRDefault="005B3AC6" w:rsidP="00461494">
            <w:pPr>
              <w:jc w:val="center"/>
              <w:rPr>
                <w:rFonts w:ascii="Times New Roman" w:hAnsi="Times New Roman" w:cs="Times New Roman"/>
                <w:sz w:val="18"/>
                <w:szCs w:val="18"/>
              </w:rPr>
            </w:pPr>
            <w:r>
              <w:rPr>
                <w:rFonts w:ascii="Times New Roman" w:hAnsi="Times New Roman" w:cs="Times New Roman"/>
                <w:sz w:val="18"/>
                <w:szCs w:val="18"/>
              </w:rPr>
              <w:t>3.7</w:t>
            </w:r>
          </w:p>
        </w:tc>
        <w:tc>
          <w:tcPr>
            <w:tcW w:w="896" w:type="dxa"/>
            <w:vAlign w:val="center"/>
          </w:tcPr>
          <w:p w14:paraId="78FB7A16" w14:textId="5DE5222A" w:rsidR="00D1002D" w:rsidRPr="00022248" w:rsidRDefault="00A26626" w:rsidP="00461494">
            <w:pPr>
              <w:jc w:val="center"/>
              <w:rPr>
                <w:rFonts w:ascii="Times New Roman" w:hAnsi="Times New Roman" w:cs="Times New Roman"/>
                <w:sz w:val="18"/>
                <w:szCs w:val="18"/>
              </w:rPr>
            </w:pPr>
            <w:r>
              <w:rPr>
                <w:rFonts w:ascii="Times New Roman" w:hAnsi="Times New Roman" w:cs="Times New Roman"/>
                <w:sz w:val="18"/>
                <w:szCs w:val="18"/>
              </w:rPr>
              <w:t>6.8</w:t>
            </w:r>
          </w:p>
        </w:tc>
      </w:tr>
      <w:tr w:rsidR="00D1002D" w:rsidRPr="00022248" w14:paraId="3DB41D0B" w14:textId="77777777" w:rsidTr="00022248">
        <w:tc>
          <w:tcPr>
            <w:tcW w:w="1481" w:type="dxa"/>
          </w:tcPr>
          <w:p w14:paraId="08708E78" w14:textId="36660C94" w:rsidR="00D1002D" w:rsidRPr="00022248" w:rsidRDefault="00430822" w:rsidP="00D1195D">
            <w:pPr>
              <w:rPr>
                <w:rFonts w:ascii="Times New Roman" w:hAnsi="Times New Roman" w:cs="Times New Roman"/>
                <w:sz w:val="18"/>
                <w:szCs w:val="18"/>
              </w:rPr>
            </w:pPr>
            <w:r w:rsidRPr="00022248">
              <w:rPr>
                <w:rFonts w:ascii="Times New Roman" w:hAnsi="Times New Roman" w:cs="Times New Roman"/>
                <w:sz w:val="18"/>
                <w:szCs w:val="18"/>
              </w:rPr>
              <w:t>Idaho</w:t>
            </w:r>
          </w:p>
        </w:tc>
        <w:tc>
          <w:tcPr>
            <w:tcW w:w="589" w:type="dxa"/>
            <w:vAlign w:val="center"/>
          </w:tcPr>
          <w:p w14:paraId="61163FE6" w14:textId="485F9595" w:rsidR="00D1002D" w:rsidRPr="00022248" w:rsidRDefault="00BC3DFE" w:rsidP="00461494">
            <w:pPr>
              <w:jc w:val="center"/>
              <w:rPr>
                <w:rFonts w:ascii="Times New Roman" w:hAnsi="Times New Roman" w:cs="Times New Roman"/>
                <w:sz w:val="18"/>
                <w:szCs w:val="18"/>
              </w:rPr>
            </w:pPr>
            <w:r>
              <w:rPr>
                <w:rFonts w:ascii="Times New Roman" w:hAnsi="Times New Roman" w:cs="Times New Roman"/>
                <w:sz w:val="18"/>
                <w:szCs w:val="18"/>
              </w:rPr>
              <w:t>14.5</w:t>
            </w:r>
          </w:p>
        </w:tc>
        <w:tc>
          <w:tcPr>
            <w:tcW w:w="677" w:type="dxa"/>
            <w:vAlign w:val="center"/>
          </w:tcPr>
          <w:p w14:paraId="2D9E3E23" w14:textId="0B342BAD" w:rsidR="00D1002D" w:rsidRPr="00022248" w:rsidRDefault="002F016A" w:rsidP="00461494">
            <w:pPr>
              <w:jc w:val="center"/>
              <w:rPr>
                <w:rFonts w:ascii="Times New Roman" w:hAnsi="Times New Roman" w:cs="Times New Roman"/>
                <w:sz w:val="18"/>
                <w:szCs w:val="18"/>
              </w:rPr>
            </w:pPr>
            <w:r>
              <w:rPr>
                <w:rFonts w:ascii="Times New Roman" w:hAnsi="Times New Roman" w:cs="Times New Roman"/>
                <w:sz w:val="18"/>
                <w:szCs w:val="18"/>
              </w:rPr>
              <w:t>16.9</w:t>
            </w:r>
          </w:p>
        </w:tc>
        <w:tc>
          <w:tcPr>
            <w:tcW w:w="677" w:type="dxa"/>
            <w:vAlign w:val="center"/>
          </w:tcPr>
          <w:p w14:paraId="2AC2878D" w14:textId="7D7DF090" w:rsidR="00D1002D" w:rsidRPr="00022248" w:rsidRDefault="007F294C" w:rsidP="00461494">
            <w:pPr>
              <w:jc w:val="center"/>
              <w:rPr>
                <w:rFonts w:ascii="Times New Roman" w:hAnsi="Times New Roman" w:cs="Times New Roman"/>
                <w:sz w:val="18"/>
                <w:szCs w:val="18"/>
              </w:rPr>
            </w:pPr>
            <w:r>
              <w:rPr>
                <w:rFonts w:ascii="Times New Roman" w:hAnsi="Times New Roman" w:cs="Times New Roman"/>
                <w:sz w:val="18"/>
                <w:szCs w:val="18"/>
              </w:rPr>
              <w:t>13.7</w:t>
            </w:r>
          </w:p>
        </w:tc>
        <w:tc>
          <w:tcPr>
            <w:tcW w:w="676" w:type="dxa"/>
            <w:vAlign w:val="center"/>
          </w:tcPr>
          <w:p w14:paraId="03D706F7" w14:textId="1495F819" w:rsidR="00D1002D" w:rsidRPr="00022248" w:rsidRDefault="007F294C" w:rsidP="00461494">
            <w:pPr>
              <w:jc w:val="center"/>
              <w:rPr>
                <w:rFonts w:ascii="Times New Roman" w:hAnsi="Times New Roman" w:cs="Times New Roman"/>
                <w:sz w:val="18"/>
                <w:szCs w:val="18"/>
              </w:rPr>
            </w:pPr>
            <w:r>
              <w:rPr>
                <w:rFonts w:ascii="Times New Roman" w:hAnsi="Times New Roman" w:cs="Times New Roman"/>
                <w:sz w:val="18"/>
                <w:szCs w:val="18"/>
              </w:rPr>
              <w:t>13.8</w:t>
            </w:r>
          </w:p>
        </w:tc>
        <w:tc>
          <w:tcPr>
            <w:tcW w:w="893" w:type="dxa"/>
            <w:vAlign w:val="center"/>
          </w:tcPr>
          <w:p w14:paraId="6B32E3EE" w14:textId="36D6E453" w:rsidR="00D1002D" w:rsidRPr="00022248" w:rsidRDefault="00BC454E" w:rsidP="00461494">
            <w:pPr>
              <w:jc w:val="center"/>
              <w:rPr>
                <w:rFonts w:ascii="Times New Roman" w:hAnsi="Times New Roman" w:cs="Times New Roman"/>
                <w:sz w:val="18"/>
                <w:szCs w:val="18"/>
              </w:rPr>
            </w:pPr>
            <w:r>
              <w:rPr>
                <w:rFonts w:ascii="Times New Roman" w:hAnsi="Times New Roman" w:cs="Times New Roman"/>
                <w:sz w:val="18"/>
                <w:szCs w:val="18"/>
              </w:rPr>
              <w:t>14.7</w:t>
            </w:r>
          </w:p>
        </w:tc>
        <w:tc>
          <w:tcPr>
            <w:tcW w:w="676" w:type="dxa"/>
            <w:vAlign w:val="center"/>
          </w:tcPr>
          <w:p w14:paraId="1A5F1620" w14:textId="7B7975A7" w:rsidR="00D1002D" w:rsidRPr="00022248" w:rsidRDefault="00EF2CEC" w:rsidP="00461494">
            <w:pPr>
              <w:jc w:val="center"/>
              <w:rPr>
                <w:rFonts w:ascii="Times New Roman" w:hAnsi="Times New Roman" w:cs="Times New Roman"/>
                <w:sz w:val="18"/>
                <w:szCs w:val="18"/>
              </w:rPr>
            </w:pPr>
            <w:r>
              <w:rPr>
                <w:rFonts w:ascii="Times New Roman" w:hAnsi="Times New Roman" w:cs="Times New Roman"/>
                <w:sz w:val="18"/>
                <w:szCs w:val="18"/>
              </w:rPr>
              <w:t>5.6</w:t>
            </w:r>
          </w:p>
        </w:tc>
        <w:tc>
          <w:tcPr>
            <w:tcW w:w="676" w:type="dxa"/>
            <w:vAlign w:val="center"/>
          </w:tcPr>
          <w:p w14:paraId="4CE09C6C" w14:textId="2ED2AC3B" w:rsidR="00D1002D" w:rsidRPr="00022248" w:rsidRDefault="005928E8" w:rsidP="00461494">
            <w:pPr>
              <w:jc w:val="center"/>
              <w:rPr>
                <w:rFonts w:ascii="Times New Roman" w:hAnsi="Times New Roman" w:cs="Times New Roman"/>
                <w:sz w:val="18"/>
                <w:szCs w:val="18"/>
              </w:rPr>
            </w:pPr>
            <w:r>
              <w:rPr>
                <w:rFonts w:ascii="Times New Roman" w:hAnsi="Times New Roman" w:cs="Times New Roman"/>
                <w:sz w:val="18"/>
                <w:szCs w:val="18"/>
              </w:rPr>
              <w:t>6.5</w:t>
            </w:r>
          </w:p>
        </w:tc>
        <w:tc>
          <w:tcPr>
            <w:tcW w:w="676" w:type="dxa"/>
            <w:vAlign w:val="center"/>
          </w:tcPr>
          <w:p w14:paraId="5FDDAA0F" w14:textId="25046CAA" w:rsidR="00D1002D" w:rsidRPr="00022248" w:rsidRDefault="004A6975" w:rsidP="00461494">
            <w:pPr>
              <w:jc w:val="center"/>
              <w:rPr>
                <w:rFonts w:ascii="Times New Roman" w:hAnsi="Times New Roman" w:cs="Times New Roman"/>
                <w:sz w:val="18"/>
                <w:szCs w:val="18"/>
              </w:rPr>
            </w:pPr>
            <w:r>
              <w:rPr>
                <w:rFonts w:ascii="Times New Roman" w:hAnsi="Times New Roman" w:cs="Times New Roman"/>
                <w:sz w:val="18"/>
                <w:szCs w:val="18"/>
              </w:rPr>
              <w:t>5.2</w:t>
            </w:r>
          </w:p>
        </w:tc>
        <w:tc>
          <w:tcPr>
            <w:tcW w:w="676" w:type="dxa"/>
            <w:vAlign w:val="center"/>
          </w:tcPr>
          <w:p w14:paraId="55D1DE96" w14:textId="4C7643A9" w:rsidR="00D1002D" w:rsidRPr="00022248" w:rsidRDefault="005B3AC6" w:rsidP="00461494">
            <w:pPr>
              <w:jc w:val="center"/>
              <w:rPr>
                <w:rFonts w:ascii="Times New Roman" w:hAnsi="Times New Roman" w:cs="Times New Roman"/>
                <w:sz w:val="18"/>
                <w:szCs w:val="18"/>
              </w:rPr>
            </w:pPr>
            <w:r>
              <w:rPr>
                <w:rFonts w:ascii="Times New Roman" w:hAnsi="Times New Roman" w:cs="Times New Roman"/>
                <w:sz w:val="18"/>
                <w:szCs w:val="18"/>
              </w:rPr>
              <w:t>5.6</w:t>
            </w:r>
          </w:p>
        </w:tc>
        <w:tc>
          <w:tcPr>
            <w:tcW w:w="893" w:type="dxa"/>
            <w:vAlign w:val="center"/>
          </w:tcPr>
          <w:p w14:paraId="6F54F1DD" w14:textId="535E5819" w:rsidR="00D1002D" w:rsidRPr="00022248" w:rsidRDefault="005B3AC6" w:rsidP="00461494">
            <w:pPr>
              <w:jc w:val="center"/>
              <w:rPr>
                <w:rFonts w:ascii="Times New Roman" w:hAnsi="Times New Roman" w:cs="Times New Roman"/>
                <w:sz w:val="18"/>
                <w:szCs w:val="18"/>
              </w:rPr>
            </w:pPr>
            <w:r>
              <w:rPr>
                <w:rFonts w:ascii="Times New Roman" w:hAnsi="Times New Roman" w:cs="Times New Roman"/>
                <w:sz w:val="18"/>
                <w:szCs w:val="18"/>
              </w:rPr>
              <w:t>5.7</w:t>
            </w:r>
          </w:p>
        </w:tc>
        <w:tc>
          <w:tcPr>
            <w:tcW w:w="896" w:type="dxa"/>
            <w:vAlign w:val="center"/>
          </w:tcPr>
          <w:p w14:paraId="28CF8F2B" w14:textId="1AAE74A9" w:rsidR="00D1002D" w:rsidRPr="00022248" w:rsidRDefault="00A26626" w:rsidP="00461494">
            <w:pPr>
              <w:jc w:val="center"/>
              <w:rPr>
                <w:rFonts w:ascii="Times New Roman" w:hAnsi="Times New Roman" w:cs="Times New Roman"/>
                <w:sz w:val="18"/>
                <w:szCs w:val="18"/>
              </w:rPr>
            </w:pPr>
            <w:r>
              <w:rPr>
                <w:rFonts w:ascii="Times New Roman" w:hAnsi="Times New Roman" w:cs="Times New Roman"/>
                <w:sz w:val="18"/>
                <w:szCs w:val="18"/>
              </w:rPr>
              <w:t>10.2</w:t>
            </w:r>
          </w:p>
        </w:tc>
      </w:tr>
      <w:tr w:rsidR="00D1002D" w:rsidRPr="00022248" w14:paraId="438ED8A5" w14:textId="77777777" w:rsidTr="00022248">
        <w:tc>
          <w:tcPr>
            <w:tcW w:w="1481" w:type="dxa"/>
          </w:tcPr>
          <w:p w14:paraId="41CB0038" w14:textId="466722A2" w:rsidR="00D1002D" w:rsidRPr="00022248" w:rsidRDefault="00430822" w:rsidP="00D1195D">
            <w:pPr>
              <w:rPr>
                <w:rFonts w:ascii="Times New Roman" w:hAnsi="Times New Roman" w:cs="Times New Roman"/>
                <w:sz w:val="18"/>
                <w:szCs w:val="18"/>
              </w:rPr>
            </w:pPr>
            <w:r w:rsidRPr="00022248">
              <w:rPr>
                <w:rFonts w:ascii="Times New Roman" w:hAnsi="Times New Roman" w:cs="Times New Roman"/>
                <w:sz w:val="18"/>
                <w:szCs w:val="18"/>
              </w:rPr>
              <w:t>Illinois</w:t>
            </w:r>
          </w:p>
        </w:tc>
        <w:tc>
          <w:tcPr>
            <w:tcW w:w="589" w:type="dxa"/>
            <w:vAlign w:val="center"/>
          </w:tcPr>
          <w:p w14:paraId="23D43A4A" w14:textId="4C2CAAE3" w:rsidR="00D1002D" w:rsidRPr="00022248" w:rsidRDefault="00BC3DFE" w:rsidP="00461494">
            <w:pPr>
              <w:jc w:val="center"/>
              <w:rPr>
                <w:rFonts w:ascii="Times New Roman" w:hAnsi="Times New Roman" w:cs="Times New Roman"/>
                <w:sz w:val="18"/>
                <w:szCs w:val="18"/>
              </w:rPr>
            </w:pPr>
            <w:r>
              <w:rPr>
                <w:rFonts w:ascii="Times New Roman" w:hAnsi="Times New Roman" w:cs="Times New Roman"/>
                <w:sz w:val="18"/>
                <w:szCs w:val="18"/>
              </w:rPr>
              <w:t>13.2</w:t>
            </w:r>
          </w:p>
        </w:tc>
        <w:tc>
          <w:tcPr>
            <w:tcW w:w="677" w:type="dxa"/>
            <w:vAlign w:val="center"/>
          </w:tcPr>
          <w:p w14:paraId="1FCCE979" w14:textId="2BB1D9EB" w:rsidR="00D1002D" w:rsidRPr="00022248" w:rsidRDefault="002F016A" w:rsidP="00461494">
            <w:pPr>
              <w:jc w:val="center"/>
              <w:rPr>
                <w:rFonts w:ascii="Times New Roman" w:hAnsi="Times New Roman" w:cs="Times New Roman"/>
                <w:sz w:val="18"/>
                <w:szCs w:val="18"/>
              </w:rPr>
            </w:pPr>
            <w:r>
              <w:rPr>
                <w:rFonts w:ascii="Times New Roman" w:hAnsi="Times New Roman" w:cs="Times New Roman"/>
                <w:sz w:val="18"/>
                <w:szCs w:val="18"/>
              </w:rPr>
              <w:t>12.5</w:t>
            </w:r>
          </w:p>
        </w:tc>
        <w:tc>
          <w:tcPr>
            <w:tcW w:w="677" w:type="dxa"/>
            <w:vAlign w:val="center"/>
          </w:tcPr>
          <w:p w14:paraId="13259077" w14:textId="043CDB4D" w:rsidR="00D1002D" w:rsidRPr="00022248" w:rsidRDefault="007F294C" w:rsidP="00461494">
            <w:pPr>
              <w:jc w:val="center"/>
              <w:rPr>
                <w:rFonts w:ascii="Times New Roman" w:hAnsi="Times New Roman" w:cs="Times New Roman"/>
                <w:sz w:val="18"/>
                <w:szCs w:val="18"/>
              </w:rPr>
            </w:pPr>
            <w:r>
              <w:rPr>
                <w:rFonts w:ascii="Times New Roman" w:hAnsi="Times New Roman" w:cs="Times New Roman"/>
                <w:sz w:val="18"/>
                <w:szCs w:val="18"/>
              </w:rPr>
              <w:t>16.9</w:t>
            </w:r>
          </w:p>
        </w:tc>
        <w:tc>
          <w:tcPr>
            <w:tcW w:w="676" w:type="dxa"/>
            <w:vAlign w:val="center"/>
          </w:tcPr>
          <w:p w14:paraId="2323DFFA" w14:textId="681E8E83" w:rsidR="00D1002D" w:rsidRPr="00022248" w:rsidRDefault="007F294C" w:rsidP="00461494">
            <w:pPr>
              <w:jc w:val="center"/>
              <w:rPr>
                <w:rFonts w:ascii="Times New Roman" w:hAnsi="Times New Roman" w:cs="Times New Roman"/>
                <w:sz w:val="18"/>
                <w:szCs w:val="18"/>
              </w:rPr>
            </w:pPr>
            <w:r>
              <w:rPr>
                <w:rFonts w:ascii="Times New Roman" w:hAnsi="Times New Roman" w:cs="Times New Roman"/>
                <w:sz w:val="18"/>
                <w:szCs w:val="18"/>
              </w:rPr>
              <w:t>13.8</w:t>
            </w:r>
          </w:p>
        </w:tc>
        <w:tc>
          <w:tcPr>
            <w:tcW w:w="893" w:type="dxa"/>
            <w:vAlign w:val="center"/>
          </w:tcPr>
          <w:p w14:paraId="32543CE2" w14:textId="61DEEB2E" w:rsidR="00D1002D" w:rsidRPr="00022248" w:rsidRDefault="00BC454E" w:rsidP="00461494">
            <w:pPr>
              <w:jc w:val="center"/>
              <w:rPr>
                <w:rFonts w:ascii="Times New Roman" w:hAnsi="Times New Roman" w:cs="Times New Roman"/>
                <w:sz w:val="18"/>
                <w:szCs w:val="18"/>
              </w:rPr>
            </w:pPr>
            <w:r>
              <w:rPr>
                <w:rFonts w:ascii="Times New Roman" w:hAnsi="Times New Roman" w:cs="Times New Roman"/>
                <w:sz w:val="18"/>
                <w:szCs w:val="18"/>
              </w:rPr>
              <w:t>14.1</w:t>
            </w:r>
          </w:p>
        </w:tc>
        <w:tc>
          <w:tcPr>
            <w:tcW w:w="676" w:type="dxa"/>
            <w:vAlign w:val="center"/>
          </w:tcPr>
          <w:p w14:paraId="64B07361" w14:textId="04C9926E" w:rsidR="00D1002D" w:rsidRPr="00022248" w:rsidRDefault="00EF2CEC" w:rsidP="00461494">
            <w:pPr>
              <w:jc w:val="center"/>
              <w:rPr>
                <w:rFonts w:ascii="Times New Roman" w:hAnsi="Times New Roman" w:cs="Times New Roman"/>
                <w:sz w:val="18"/>
                <w:szCs w:val="18"/>
              </w:rPr>
            </w:pPr>
            <w:r>
              <w:rPr>
                <w:rFonts w:ascii="Times New Roman" w:hAnsi="Times New Roman" w:cs="Times New Roman"/>
                <w:sz w:val="18"/>
                <w:szCs w:val="18"/>
              </w:rPr>
              <w:t>4.4</w:t>
            </w:r>
          </w:p>
        </w:tc>
        <w:tc>
          <w:tcPr>
            <w:tcW w:w="676" w:type="dxa"/>
            <w:vAlign w:val="center"/>
          </w:tcPr>
          <w:p w14:paraId="604742CD" w14:textId="3AA78A56" w:rsidR="00D1002D" w:rsidRPr="00022248" w:rsidRDefault="005928E8" w:rsidP="00461494">
            <w:pPr>
              <w:jc w:val="center"/>
              <w:rPr>
                <w:rFonts w:ascii="Times New Roman" w:hAnsi="Times New Roman" w:cs="Times New Roman"/>
                <w:sz w:val="18"/>
                <w:szCs w:val="18"/>
              </w:rPr>
            </w:pPr>
            <w:r>
              <w:rPr>
                <w:rFonts w:ascii="Times New Roman" w:hAnsi="Times New Roman" w:cs="Times New Roman"/>
                <w:sz w:val="18"/>
                <w:szCs w:val="18"/>
              </w:rPr>
              <w:t>4.4</w:t>
            </w:r>
          </w:p>
        </w:tc>
        <w:tc>
          <w:tcPr>
            <w:tcW w:w="676" w:type="dxa"/>
            <w:vAlign w:val="center"/>
          </w:tcPr>
          <w:p w14:paraId="28DAA843" w14:textId="769FAF93" w:rsidR="00D1002D" w:rsidRPr="00022248" w:rsidRDefault="004A6975" w:rsidP="00461494">
            <w:pPr>
              <w:jc w:val="center"/>
              <w:rPr>
                <w:rFonts w:ascii="Times New Roman" w:hAnsi="Times New Roman" w:cs="Times New Roman"/>
                <w:sz w:val="18"/>
                <w:szCs w:val="18"/>
              </w:rPr>
            </w:pPr>
            <w:r>
              <w:rPr>
                <w:rFonts w:ascii="Times New Roman" w:hAnsi="Times New Roman" w:cs="Times New Roman"/>
                <w:sz w:val="18"/>
                <w:szCs w:val="18"/>
              </w:rPr>
              <w:t>5.0</w:t>
            </w:r>
          </w:p>
        </w:tc>
        <w:tc>
          <w:tcPr>
            <w:tcW w:w="676" w:type="dxa"/>
            <w:vAlign w:val="center"/>
          </w:tcPr>
          <w:p w14:paraId="6775DA7E" w14:textId="035613AA" w:rsidR="00D1002D" w:rsidRPr="00022248" w:rsidRDefault="005B3AC6" w:rsidP="00461494">
            <w:pPr>
              <w:jc w:val="center"/>
              <w:rPr>
                <w:rFonts w:ascii="Times New Roman" w:hAnsi="Times New Roman" w:cs="Times New Roman"/>
                <w:sz w:val="18"/>
                <w:szCs w:val="18"/>
              </w:rPr>
            </w:pPr>
            <w:r>
              <w:rPr>
                <w:rFonts w:ascii="Times New Roman" w:hAnsi="Times New Roman" w:cs="Times New Roman"/>
                <w:sz w:val="18"/>
                <w:szCs w:val="18"/>
              </w:rPr>
              <w:t>5.0</w:t>
            </w:r>
          </w:p>
        </w:tc>
        <w:tc>
          <w:tcPr>
            <w:tcW w:w="893" w:type="dxa"/>
            <w:vAlign w:val="center"/>
          </w:tcPr>
          <w:p w14:paraId="2F4C10E8" w14:textId="3D5FD5B2" w:rsidR="00D1002D" w:rsidRPr="00022248" w:rsidRDefault="005B3AC6" w:rsidP="00461494">
            <w:pPr>
              <w:jc w:val="center"/>
              <w:rPr>
                <w:rFonts w:ascii="Times New Roman" w:hAnsi="Times New Roman" w:cs="Times New Roman"/>
                <w:sz w:val="18"/>
                <w:szCs w:val="18"/>
              </w:rPr>
            </w:pPr>
            <w:r>
              <w:rPr>
                <w:rFonts w:ascii="Times New Roman" w:hAnsi="Times New Roman" w:cs="Times New Roman"/>
                <w:sz w:val="18"/>
                <w:szCs w:val="18"/>
              </w:rPr>
              <w:t>4.7</w:t>
            </w:r>
          </w:p>
        </w:tc>
        <w:tc>
          <w:tcPr>
            <w:tcW w:w="896" w:type="dxa"/>
            <w:vAlign w:val="center"/>
          </w:tcPr>
          <w:p w14:paraId="143154CC" w14:textId="5E5182DE" w:rsidR="00D1002D" w:rsidRPr="00022248" w:rsidRDefault="00A26626" w:rsidP="00461494">
            <w:pPr>
              <w:jc w:val="center"/>
              <w:rPr>
                <w:rFonts w:ascii="Times New Roman" w:hAnsi="Times New Roman" w:cs="Times New Roman"/>
                <w:sz w:val="18"/>
                <w:szCs w:val="18"/>
              </w:rPr>
            </w:pPr>
            <w:r>
              <w:rPr>
                <w:rFonts w:ascii="Times New Roman" w:hAnsi="Times New Roman" w:cs="Times New Roman"/>
                <w:sz w:val="18"/>
                <w:szCs w:val="18"/>
              </w:rPr>
              <w:t>9.4</w:t>
            </w:r>
          </w:p>
        </w:tc>
      </w:tr>
      <w:tr w:rsidR="00D1002D" w:rsidRPr="00022248" w14:paraId="64072CBB" w14:textId="77777777" w:rsidTr="00022248">
        <w:tc>
          <w:tcPr>
            <w:tcW w:w="1481" w:type="dxa"/>
          </w:tcPr>
          <w:p w14:paraId="5A1A172B" w14:textId="181272D3" w:rsidR="00D1002D" w:rsidRPr="00022248" w:rsidRDefault="00430822" w:rsidP="00D1195D">
            <w:pPr>
              <w:rPr>
                <w:rFonts w:ascii="Times New Roman" w:hAnsi="Times New Roman" w:cs="Times New Roman"/>
                <w:sz w:val="18"/>
                <w:szCs w:val="18"/>
              </w:rPr>
            </w:pPr>
            <w:r w:rsidRPr="00022248">
              <w:rPr>
                <w:rFonts w:ascii="Times New Roman" w:hAnsi="Times New Roman" w:cs="Times New Roman"/>
                <w:sz w:val="18"/>
                <w:szCs w:val="18"/>
              </w:rPr>
              <w:t>Indiana</w:t>
            </w:r>
          </w:p>
        </w:tc>
        <w:tc>
          <w:tcPr>
            <w:tcW w:w="589" w:type="dxa"/>
            <w:vAlign w:val="center"/>
          </w:tcPr>
          <w:p w14:paraId="35F7B5AC" w14:textId="6359AF22" w:rsidR="00D1002D" w:rsidRPr="00022248" w:rsidRDefault="00BC3DFE" w:rsidP="00461494">
            <w:pPr>
              <w:jc w:val="center"/>
              <w:rPr>
                <w:rFonts w:ascii="Times New Roman" w:hAnsi="Times New Roman" w:cs="Times New Roman"/>
                <w:sz w:val="18"/>
                <w:szCs w:val="18"/>
              </w:rPr>
            </w:pPr>
            <w:r>
              <w:rPr>
                <w:rFonts w:ascii="Times New Roman" w:hAnsi="Times New Roman" w:cs="Times New Roman"/>
                <w:sz w:val="18"/>
                <w:szCs w:val="18"/>
              </w:rPr>
              <w:t>18.3</w:t>
            </w:r>
          </w:p>
        </w:tc>
        <w:tc>
          <w:tcPr>
            <w:tcW w:w="677" w:type="dxa"/>
            <w:vAlign w:val="center"/>
          </w:tcPr>
          <w:p w14:paraId="7B015448" w14:textId="3D084F14" w:rsidR="00D1002D" w:rsidRPr="00022248" w:rsidRDefault="002F016A" w:rsidP="00461494">
            <w:pPr>
              <w:jc w:val="center"/>
              <w:rPr>
                <w:rFonts w:ascii="Times New Roman" w:hAnsi="Times New Roman" w:cs="Times New Roman"/>
                <w:sz w:val="18"/>
                <w:szCs w:val="18"/>
              </w:rPr>
            </w:pPr>
            <w:r>
              <w:rPr>
                <w:rFonts w:ascii="Times New Roman" w:hAnsi="Times New Roman" w:cs="Times New Roman"/>
                <w:sz w:val="18"/>
                <w:szCs w:val="18"/>
              </w:rPr>
              <w:t>19.9</w:t>
            </w:r>
          </w:p>
        </w:tc>
        <w:tc>
          <w:tcPr>
            <w:tcW w:w="677" w:type="dxa"/>
            <w:vAlign w:val="center"/>
          </w:tcPr>
          <w:p w14:paraId="7D0B5553" w14:textId="66D1CE8B" w:rsidR="00D1002D" w:rsidRPr="00022248" w:rsidRDefault="007F294C" w:rsidP="00461494">
            <w:pPr>
              <w:jc w:val="center"/>
              <w:rPr>
                <w:rFonts w:ascii="Times New Roman" w:hAnsi="Times New Roman" w:cs="Times New Roman"/>
                <w:sz w:val="18"/>
                <w:szCs w:val="18"/>
              </w:rPr>
            </w:pPr>
            <w:r>
              <w:rPr>
                <w:rFonts w:ascii="Times New Roman" w:hAnsi="Times New Roman" w:cs="Times New Roman"/>
                <w:sz w:val="18"/>
                <w:szCs w:val="18"/>
              </w:rPr>
              <w:t>14.9</w:t>
            </w:r>
          </w:p>
        </w:tc>
        <w:tc>
          <w:tcPr>
            <w:tcW w:w="676" w:type="dxa"/>
            <w:vAlign w:val="center"/>
          </w:tcPr>
          <w:p w14:paraId="36D54511" w14:textId="273D696C" w:rsidR="00D1002D" w:rsidRPr="00022248" w:rsidRDefault="007F294C" w:rsidP="00461494">
            <w:pPr>
              <w:jc w:val="center"/>
              <w:rPr>
                <w:rFonts w:ascii="Times New Roman" w:hAnsi="Times New Roman" w:cs="Times New Roman"/>
                <w:sz w:val="18"/>
                <w:szCs w:val="18"/>
              </w:rPr>
            </w:pPr>
            <w:r>
              <w:rPr>
                <w:rFonts w:ascii="Times New Roman" w:hAnsi="Times New Roman" w:cs="Times New Roman"/>
                <w:sz w:val="18"/>
                <w:szCs w:val="18"/>
              </w:rPr>
              <w:t>18.9</w:t>
            </w:r>
          </w:p>
        </w:tc>
        <w:tc>
          <w:tcPr>
            <w:tcW w:w="893" w:type="dxa"/>
            <w:vAlign w:val="center"/>
          </w:tcPr>
          <w:p w14:paraId="2EC77704" w14:textId="248B1162" w:rsidR="00D1002D" w:rsidRPr="00022248" w:rsidRDefault="00BC454E" w:rsidP="00461494">
            <w:pPr>
              <w:jc w:val="center"/>
              <w:rPr>
                <w:rFonts w:ascii="Times New Roman" w:hAnsi="Times New Roman" w:cs="Times New Roman"/>
                <w:sz w:val="18"/>
                <w:szCs w:val="18"/>
              </w:rPr>
            </w:pPr>
            <w:r>
              <w:rPr>
                <w:rFonts w:ascii="Times New Roman" w:hAnsi="Times New Roman" w:cs="Times New Roman"/>
                <w:sz w:val="18"/>
                <w:szCs w:val="18"/>
              </w:rPr>
              <w:t>18.0</w:t>
            </w:r>
          </w:p>
        </w:tc>
        <w:tc>
          <w:tcPr>
            <w:tcW w:w="676" w:type="dxa"/>
            <w:vAlign w:val="center"/>
          </w:tcPr>
          <w:p w14:paraId="352DA620" w14:textId="6373FE8B" w:rsidR="00D1002D" w:rsidRPr="00022248" w:rsidRDefault="00EF2CEC" w:rsidP="00461494">
            <w:pPr>
              <w:jc w:val="center"/>
              <w:rPr>
                <w:rFonts w:ascii="Times New Roman" w:hAnsi="Times New Roman" w:cs="Times New Roman"/>
                <w:sz w:val="18"/>
                <w:szCs w:val="18"/>
              </w:rPr>
            </w:pPr>
            <w:r>
              <w:rPr>
                <w:rFonts w:ascii="Times New Roman" w:hAnsi="Times New Roman" w:cs="Times New Roman"/>
                <w:sz w:val="18"/>
                <w:szCs w:val="18"/>
              </w:rPr>
              <w:t>5.9</w:t>
            </w:r>
          </w:p>
        </w:tc>
        <w:tc>
          <w:tcPr>
            <w:tcW w:w="676" w:type="dxa"/>
            <w:vAlign w:val="center"/>
          </w:tcPr>
          <w:p w14:paraId="334AF304" w14:textId="2FBEE9CE" w:rsidR="00D1002D" w:rsidRPr="00022248" w:rsidRDefault="005928E8" w:rsidP="00461494">
            <w:pPr>
              <w:jc w:val="center"/>
              <w:rPr>
                <w:rFonts w:ascii="Times New Roman" w:hAnsi="Times New Roman" w:cs="Times New Roman"/>
                <w:sz w:val="18"/>
                <w:szCs w:val="18"/>
              </w:rPr>
            </w:pPr>
            <w:r>
              <w:rPr>
                <w:rFonts w:ascii="Times New Roman" w:hAnsi="Times New Roman" w:cs="Times New Roman"/>
                <w:sz w:val="18"/>
                <w:szCs w:val="18"/>
              </w:rPr>
              <w:t>7.0</w:t>
            </w:r>
          </w:p>
        </w:tc>
        <w:tc>
          <w:tcPr>
            <w:tcW w:w="676" w:type="dxa"/>
            <w:vAlign w:val="center"/>
          </w:tcPr>
          <w:p w14:paraId="5D59AEAD" w14:textId="1B7B1348" w:rsidR="00D1002D" w:rsidRPr="00022248" w:rsidRDefault="004A6975" w:rsidP="00461494">
            <w:pPr>
              <w:jc w:val="center"/>
              <w:rPr>
                <w:rFonts w:ascii="Times New Roman" w:hAnsi="Times New Roman" w:cs="Times New Roman"/>
                <w:sz w:val="18"/>
                <w:szCs w:val="18"/>
              </w:rPr>
            </w:pPr>
            <w:r>
              <w:rPr>
                <w:rFonts w:ascii="Times New Roman" w:hAnsi="Times New Roman" w:cs="Times New Roman"/>
                <w:sz w:val="18"/>
                <w:szCs w:val="18"/>
              </w:rPr>
              <w:t>6.3</w:t>
            </w:r>
          </w:p>
        </w:tc>
        <w:tc>
          <w:tcPr>
            <w:tcW w:w="676" w:type="dxa"/>
            <w:vAlign w:val="center"/>
          </w:tcPr>
          <w:p w14:paraId="548F14F6" w14:textId="49F316B5" w:rsidR="00D1002D" w:rsidRPr="00022248" w:rsidRDefault="005B3AC6" w:rsidP="00461494">
            <w:pPr>
              <w:jc w:val="center"/>
              <w:rPr>
                <w:rFonts w:ascii="Times New Roman" w:hAnsi="Times New Roman" w:cs="Times New Roman"/>
                <w:sz w:val="18"/>
                <w:szCs w:val="18"/>
              </w:rPr>
            </w:pPr>
            <w:r>
              <w:rPr>
                <w:rFonts w:ascii="Times New Roman" w:hAnsi="Times New Roman" w:cs="Times New Roman"/>
                <w:sz w:val="18"/>
                <w:szCs w:val="18"/>
              </w:rPr>
              <w:t>6.2</w:t>
            </w:r>
          </w:p>
        </w:tc>
        <w:tc>
          <w:tcPr>
            <w:tcW w:w="893" w:type="dxa"/>
            <w:vAlign w:val="center"/>
          </w:tcPr>
          <w:p w14:paraId="102413B6" w14:textId="536C52C6" w:rsidR="00D1002D" w:rsidRPr="00022248" w:rsidRDefault="005B3AC6" w:rsidP="00461494">
            <w:pPr>
              <w:jc w:val="center"/>
              <w:rPr>
                <w:rFonts w:ascii="Times New Roman" w:hAnsi="Times New Roman" w:cs="Times New Roman"/>
                <w:sz w:val="18"/>
                <w:szCs w:val="18"/>
              </w:rPr>
            </w:pPr>
            <w:r>
              <w:rPr>
                <w:rFonts w:ascii="Times New Roman" w:hAnsi="Times New Roman" w:cs="Times New Roman"/>
                <w:sz w:val="18"/>
                <w:szCs w:val="18"/>
              </w:rPr>
              <w:t>6.4</w:t>
            </w:r>
          </w:p>
        </w:tc>
        <w:tc>
          <w:tcPr>
            <w:tcW w:w="896" w:type="dxa"/>
            <w:vAlign w:val="center"/>
          </w:tcPr>
          <w:p w14:paraId="5314E7A3" w14:textId="0DB7BF8E" w:rsidR="00D1002D" w:rsidRPr="00022248" w:rsidRDefault="00A26626" w:rsidP="00461494">
            <w:pPr>
              <w:jc w:val="center"/>
              <w:rPr>
                <w:rFonts w:ascii="Times New Roman" w:hAnsi="Times New Roman" w:cs="Times New Roman"/>
                <w:sz w:val="18"/>
                <w:szCs w:val="18"/>
              </w:rPr>
            </w:pPr>
            <w:r>
              <w:rPr>
                <w:rFonts w:ascii="Times New Roman" w:hAnsi="Times New Roman" w:cs="Times New Roman"/>
                <w:sz w:val="18"/>
                <w:szCs w:val="18"/>
              </w:rPr>
              <w:t>12.2</w:t>
            </w:r>
          </w:p>
        </w:tc>
      </w:tr>
      <w:tr w:rsidR="00D1002D" w:rsidRPr="00022248" w14:paraId="3348A266" w14:textId="77777777" w:rsidTr="00022248">
        <w:tc>
          <w:tcPr>
            <w:tcW w:w="1481" w:type="dxa"/>
          </w:tcPr>
          <w:p w14:paraId="024BFDF2" w14:textId="2D3477F8" w:rsidR="00D1002D" w:rsidRPr="00022248" w:rsidRDefault="00430822" w:rsidP="00D1195D">
            <w:pPr>
              <w:rPr>
                <w:rFonts w:ascii="Times New Roman" w:hAnsi="Times New Roman" w:cs="Times New Roman"/>
                <w:sz w:val="18"/>
                <w:szCs w:val="18"/>
              </w:rPr>
            </w:pPr>
            <w:r w:rsidRPr="00022248">
              <w:rPr>
                <w:rFonts w:ascii="Times New Roman" w:hAnsi="Times New Roman" w:cs="Times New Roman"/>
                <w:sz w:val="18"/>
                <w:szCs w:val="18"/>
              </w:rPr>
              <w:t>Iowa</w:t>
            </w:r>
          </w:p>
        </w:tc>
        <w:tc>
          <w:tcPr>
            <w:tcW w:w="589" w:type="dxa"/>
            <w:vAlign w:val="center"/>
          </w:tcPr>
          <w:p w14:paraId="3859D1A1" w14:textId="60ABBB8B" w:rsidR="00D1002D" w:rsidRPr="00022248" w:rsidRDefault="001F033E" w:rsidP="00461494">
            <w:pPr>
              <w:jc w:val="center"/>
              <w:rPr>
                <w:rFonts w:ascii="Times New Roman" w:hAnsi="Times New Roman" w:cs="Times New Roman"/>
                <w:sz w:val="18"/>
                <w:szCs w:val="18"/>
              </w:rPr>
            </w:pPr>
            <w:r>
              <w:rPr>
                <w:rFonts w:ascii="Times New Roman" w:hAnsi="Times New Roman" w:cs="Times New Roman"/>
                <w:sz w:val="18"/>
                <w:szCs w:val="18"/>
              </w:rPr>
              <w:t>14.5</w:t>
            </w:r>
          </w:p>
        </w:tc>
        <w:tc>
          <w:tcPr>
            <w:tcW w:w="677" w:type="dxa"/>
            <w:vAlign w:val="center"/>
          </w:tcPr>
          <w:p w14:paraId="68CBE77A" w14:textId="45CEF34C" w:rsidR="00D1002D" w:rsidRPr="00022248" w:rsidRDefault="002F016A" w:rsidP="00461494">
            <w:pPr>
              <w:jc w:val="center"/>
              <w:rPr>
                <w:rFonts w:ascii="Times New Roman" w:hAnsi="Times New Roman" w:cs="Times New Roman"/>
                <w:sz w:val="18"/>
                <w:szCs w:val="18"/>
              </w:rPr>
            </w:pPr>
            <w:r>
              <w:rPr>
                <w:rFonts w:ascii="Times New Roman" w:hAnsi="Times New Roman" w:cs="Times New Roman"/>
                <w:sz w:val="18"/>
                <w:szCs w:val="18"/>
              </w:rPr>
              <w:t>22.3</w:t>
            </w:r>
          </w:p>
        </w:tc>
        <w:tc>
          <w:tcPr>
            <w:tcW w:w="677" w:type="dxa"/>
            <w:vAlign w:val="center"/>
          </w:tcPr>
          <w:p w14:paraId="717C29EE" w14:textId="29F38A4C" w:rsidR="00D1002D" w:rsidRPr="00022248" w:rsidRDefault="007F294C" w:rsidP="00461494">
            <w:pPr>
              <w:jc w:val="center"/>
              <w:rPr>
                <w:rFonts w:ascii="Times New Roman" w:hAnsi="Times New Roman" w:cs="Times New Roman"/>
                <w:sz w:val="18"/>
                <w:szCs w:val="18"/>
              </w:rPr>
            </w:pPr>
            <w:r>
              <w:rPr>
                <w:rFonts w:ascii="Times New Roman" w:hAnsi="Times New Roman" w:cs="Times New Roman"/>
                <w:sz w:val="18"/>
                <w:szCs w:val="18"/>
              </w:rPr>
              <w:t>18.7</w:t>
            </w:r>
          </w:p>
        </w:tc>
        <w:tc>
          <w:tcPr>
            <w:tcW w:w="676" w:type="dxa"/>
            <w:vAlign w:val="center"/>
          </w:tcPr>
          <w:p w14:paraId="43617DE8" w14:textId="554D2491" w:rsidR="00D1002D" w:rsidRPr="00022248" w:rsidRDefault="007F294C" w:rsidP="00461494">
            <w:pPr>
              <w:jc w:val="center"/>
              <w:rPr>
                <w:rFonts w:ascii="Times New Roman" w:hAnsi="Times New Roman" w:cs="Times New Roman"/>
                <w:sz w:val="18"/>
                <w:szCs w:val="18"/>
              </w:rPr>
            </w:pPr>
            <w:r>
              <w:rPr>
                <w:rFonts w:ascii="Times New Roman" w:hAnsi="Times New Roman" w:cs="Times New Roman"/>
                <w:sz w:val="18"/>
                <w:szCs w:val="18"/>
              </w:rPr>
              <w:t>9.6</w:t>
            </w:r>
          </w:p>
        </w:tc>
        <w:tc>
          <w:tcPr>
            <w:tcW w:w="893" w:type="dxa"/>
            <w:vAlign w:val="center"/>
          </w:tcPr>
          <w:p w14:paraId="0E27FD3C" w14:textId="0B8606D5" w:rsidR="00D1002D" w:rsidRPr="00022248" w:rsidRDefault="00BC454E" w:rsidP="00461494">
            <w:pPr>
              <w:jc w:val="center"/>
              <w:rPr>
                <w:rFonts w:ascii="Times New Roman" w:hAnsi="Times New Roman" w:cs="Times New Roman"/>
                <w:sz w:val="18"/>
                <w:szCs w:val="18"/>
              </w:rPr>
            </w:pPr>
            <w:r>
              <w:rPr>
                <w:rFonts w:ascii="Times New Roman" w:hAnsi="Times New Roman" w:cs="Times New Roman"/>
                <w:sz w:val="18"/>
                <w:szCs w:val="18"/>
              </w:rPr>
              <w:t>16.2</w:t>
            </w:r>
          </w:p>
        </w:tc>
        <w:tc>
          <w:tcPr>
            <w:tcW w:w="676" w:type="dxa"/>
            <w:vAlign w:val="center"/>
          </w:tcPr>
          <w:p w14:paraId="2F2A9302" w14:textId="56B26858" w:rsidR="00D1002D" w:rsidRPr="00022248" w:rsidRDefault="00EF2CEC" w:rsidP="00461494">
            <w:pPr>
              <w:jc w:val="center"/>
              <w:rPr>
                <w:rFonts w:ascii="Times New Roman" w:hAnsi="Times New Roman" w:cs="Times New Roman"/>
                <w:sz w:val="18"/>
                <w:szCs w:val="18"/>
              </w:rPr>
            </w:pPr>
            <w:r>
              <w:rPr>
                <w:rFonts w:ascii="Times New Roman" w:hAnsi="Times New Roman" w:cs="Times New Roman"/>
                <w:sz w:val="18"/>
                <w:szCs w:val="18"/>
              </w:rPr>
              <w:t>6.2</w:t>
            </w:r>
          </w:p>
        </w:tc>
        <w:tc>
          <w:tcPr>
            <w:tcW w:w="676" w:type="dxa"/>
            <w:vAlign w:val="center"/>
          </w:tcPr>
          <w:p w14:paraId="0F566DA6" w14:textId="1C0E26DE" w:rsidR="00D1002D" w:rsidRPr="00022248" w:rsidRDefault="008D0953" w:rsidP="00461494">
            <w:pPr>
              <w:jc w:val="center"/>
              <w:rPr>
                <w:rFonts w:ascii="Times New Roman" w:hAnsi="Times New Roman" w:cs="Times New Roman"/>
                <w:sz w:val="18"/>
                <w:szCs w:val="18"/>
              </w:rPr>
            </w:pPr>
            <w:r>
              <w:rPr>
                <w:rFonts w:ascii="Times New Roman" w:hAnsi="Times New Roman" w:cs="Times New Roman"/>
                <w:sz w:val="18"/>
                <w:szCs w:val="18"/>
              </w:rPr>
              <w:t>5.7</w:t>
            </w:r>
          </w:p>
        </w:tc>
        <w:tc>
          <w:tcPr>
            <w:tcW w:w="676" w:type="dxa"/>
            <w:vAlign w:val="center"/>
          </w:tcPr>
          <w:p w14:paraId="01B93C72" w14:textId="4079300A" w:rsidR="00D1002D" w:rsidRPr="00022248" w:rsidRDefault="004A6975" w:rsidP="00461494">
            <w:pPr>
              <w:jc w:val="center"/>
              <w:rPr>
                <w:rFonts w:ascii="Times New Roman" w:hAnsi="Times New Roman" w:cs="Times New Roman"/>
                <w:sz w:val="18"/>
                <w:szCs w:val="18"/>
              </w:rPr>
            </w:pPr>
            <w:r>
              <w:rPr>
                <w:rFonts w:ascii="Times New Roman" w:hAnsi="Times New Roman" w:cs="Times New Roman"/>
                <w:sz w:val="18"/>
                <w:szCs w:val="18"/>
              </w:rPr>
              <w:t>5.1</w:t>
            </w:r>
          </w:p>
        </w:tc>
        <w:tc>
          <w:tcPr>
            <w:tcW w:w="676" w:type="dxa"/>
            <w:vAlign w:val="center"/>
          </w:tcPr>
          <w:p w14:paraId="3A508B4D" w14:textId="42EF75A9" w:rsidR="00D1002D" w:rsidRPr="00022248" w:rsidRDefault="005B3AC6" w:rsidP="00461494">
            <w:pPr>
              <w:jc w:val="center"/>
              <w:rPr>
                <w:rFonts w:ascii="Times New Roman" w:hAnsi="Times New Roman" w:cs="Times New Roman"/>
                <w:sz w:val="18"/>
                <w:szCs w:val="18"/>
              </w:rPr>
            </w:pPr>
            <w:r>
              <w:rPr>
                <w:rFonts w:ascii="Times New Roman" w:hAnsi="Times New Roman" w:cs="Times New Roman"/>
                <w:sz w:val="18"/>
                <w:szCs w:val="18"/>
              </w:rPr>
              <w:t>5.1</w:t>
            </w:r>
          </w:p>
        </w:tc>
        <w:tc>
          <w:tcPr>
            <w:tcW w:w="893" w:type="dxa"/>
            <w:vAlign w:val="center"/>
          </w:tcPr>
          <w:p w14:paraId="3EFCD10E" w14:textId="305791B5" w:rsidR="00D1002D" w:rsidRPr="00022248" w:rsidRDefault="005B3AC6" w:rsidP="00461494">
            <w:pPr>
              <w:jc w:val="center"/>
              <w:rPr>
                <w:rFonts w:ascii="Times New Roman" w:hAnsi="Times New Roman" w:cs="Times New Roman"/>
                <w:sz w:val="18"/>
                <w:szCs w:val="18"/>
              </w:rPr>
            </w:pPr>
            <w:r>
              <w:rPr>
                <w:rFonts w:ascii="Times New Roman" w:hAnsi="Times New Roman" w:cs="Times New Roman"/>
                <w:sz w:val="18"/>
                <w:szCs w:val="18"/>
              </w:rPr>
              <w:t>5.5</w:t>
            </w:r>
          </w:p>
        </w:tc>
        <w:tc>
          <w:tcPr>
            <w:tcW w:w="896" w:type="dxa"/>
            <w:vAlign w:val="center"/>
          </w:tcPr>
          <w:p w14:paraId="03ECECE4" w14:textId="274E09F4" w:rsidR="00D1002D" w:rsidRPr="00022248" w:rsidRDefault="00A26626" w:rsidP="00461494">
            <w:pPr>
              <w:jc w:val="center"/>
              <w:rPr>
                <w:rFonts w:ascii="Times New Roman" w:hAnsi="Times New Roman" w:cs="Times New Roman"/>
                <w:sz w:val="18"/>
                <w:szCs w:val="18"/>
              </w:rPr>
            </w:pPr>
            <w:r>
              <w:rPr>
                <w:rFonts w:ascii="Times New Roman" w:hAnsi="Times New Roman" w:cs="Times New Roman"/>
                <w:sz w:val="18"/>
                <w:szCs w:val="18"/>
              </w:rPr>
              <w:t>10.8</w:t>
            </w:r>
          </w:p>
        </w:tc>
      </w:tr>
      <w:tr w:rsidR="008D0953" w:rsidRPr="00022248" w14:paraId="45F617A8" w14:textId="77777777" w:rsidTr="00022248">
        <w:tc>
          <w:tcPr>
            <w:tcW w:w="1481" w:type="dxa"/>
          </w:tcPr>
          <w:p w14:paraId="048AE60B" w14:textId="73BC4735" w:rsidR="008D0953" w:rsidRPr="00022248" w:rsidRDefault="008D0953" w:rsidP="008D0953">
            <w:pPr>
              <w:rPr>
                <w:rFonts w:ascii="Times New Roman" w:hAnsi="Times New Roman" w:cs="Times New Roman"/>
                <w:sz w:val="18"/>
                <w:szCs w:val="18"/>
              </w:rPr>
            </w:pPr>
            <w:r w:rsidRPr="00022248">
              <w:rPr>
                <w:rFonts w:ascii="Times New Roman" w:hAnsi="Times New Roman" w:cs="Times New Roman"/>
                <w:sz w:val="18"/>
                <w:szCs w:val="18"/>
              </w:rPr>
              <w:t>Kansas</w:t>
            </w:r>
          </w:p>
        </w:tc>
        <w:tc>
          <w:tcPr>
            <w:tcW w:w="589" w:type="dxa"/>
            <w:vAlign w:val="center"/>
          </w:tcPr>
          <w:p w14:paraId="5FA7F64E" w14:textId="5A422E26"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18.3</w:t>
            </w:r>
          </w:p>
        </w:tc>
        <w:tc>
          <w:tcPr>
            <w:tcW w:w="677" w:type="dxa"/>
            <w:vAlign w:val="center"/>
          </w:tcPr>
          <w:p w14:paraId="49A10506" w14:textId="40791E91"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18.0</w:t>
            </w:r>
          </w:p>
        </w:tc>
        <w:tc>
          <w:tcPr>
            <w:tcW w:w="677" w:type="dxa"/>
            <w:vAlign w:val="center"/>
          </w:tcPr>
          <w:p w14:paraId="414A863B" w14:textId="6F26FB92"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17.9</w:t>
            </w:r>
          </w:p>
        </w:tc>
        <w:tc>
          <w:tcPr>
            <w:tcW w:w="676" w:type="dxa"/>
            <w:vAlign w:val="center"/>
          </w:tcPr>
          <w:p w14:paraId="630C511C" w14:textId="6561F18D"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19.5</w:t>
            </w:r>
          </w:p>
        </w:tc>
        <w:tc>
          <w:tcPr>
            <w:tcW w:w="893" w:type="dxa"/>
            <w:vAlign w:val="center"/>
          </w:tcPr>
          <w:p w14:paraId="6A908A8B" w14:textId="7A3746CF"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18.4</w:t>
            </w:r>
          </w:p>
        </w:tc>
        <w:tc>
          <w:tcPr>
            <w:tcW w:w="676" w:type="dxa"/>
            <w:vAlign w:val="center"/>
          </w:tcPr>
          <w:p w14:paraId="461FDB80" w14:textId="34C4C1CB"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5.8</w:t>
            </w:r>
          </w:p>
        </w:tc>
        <w:tc>
          <w:tcPr>
            <w:tcW w:w="676" w:type="dxa"/>
            <w:vAlign w:val="center"/>
          </w:tcPr>
          <w:p w14:paraId="4F3491A5" w14:textId="2CADC887"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5.2</w:t>
            </w:r>
          </w:p>
        </w:tc>
        <w:tc>
          <w:tcPr>
            <w:tcW w:w="676" w:type="dxa"/>
            <w:vAlign w:val="center"/>
          </w:tcPr>
          <w:p w14:paraId="2EC4401C" w14:textId="7BC927F9" w:rsidR="008D0953" w:rsidRPr="00022248" w:rsidRDefault="004A6975" w:rsidP="008D0953">
            <w:pPr>
              <w:jc w:val="center"/>
              <w:rPr>
                <w:rFonts w:ascii="Times New Roman" w:hAnsi="Times New Roman" w:cs="Times New Roman"/>
                <w:sz w:val="18"/>
                <w:szCs w:val="18"/>
              </w:rPr>
            </w:pPr>
            <w:r>
              <w:rPr>
                <w:rFonts w:ascii="Times New Roman" w:hAnsi="Times New Roman" w:cs="Times New Roman"/>
                <w:sz w:val="18"/>
                <w:szCs w:val="18"/>
              </w:rPr>
              <w:t>6.6</w:t>
            </w:r>
          </w:p>
        </w:tc>
        <w:tc>
          <w:tcPr>
            <w:tcW w:w="676" w:type="dxa"/>
            <w:vAlign w:val="center"/>
          </w:tcPr>
          <w:p w14:paraId="39DC2B7E" w14:textId="541F3532" w:rsidR="008D0953" w:rsidRPr="00022248" w:rsidRDefault="005B3AC6" w:rsidP="008D0953">
            <w:pPr>
              <w:jc w:val="center"/>
              <w:rPr>
                <w:rFonts w:ascii="Times New Roman" w:hAnsi="Times New Roman" w:cs="Times New Roman"/>
                <w:sz w:val="18"/>
                <w:szCs w:val="18"/>
              </w:rPr>
            </w:pPr>
            <w:r>
              <w:rPr>
                <w:rFonts w:ascii="Times New Roman" w:hAnsi="Times New Roman" w:cs="Times New Roman"/>
                <w:sz w:val="18"/>
                <w:szCs w:val="18"/>
              </w:rPr>
              <w:t>6.8</w:t>
            </w:r>
          </w:p>
        </w:tc>
        <w:tc>
          <w:tcPr>
            <w:tcW w:w="893" w:type="dxa"/>
            <w:vAlign w:val="center"/>
          </w:tcPr>
          <w:p w14:paraId="4E7D58E3" w14:textId="1910F8B5" w:rsidR="008D0953" w:rsidRPr="00022248" w:rsidRDefault="005B3AC6" w:rsidP="008D0953">
            <w:pPr>
              <w:jc w:val="center"/>
              <w:rPr>
                <w:rFonts w:ascii="Times New Roman" w:hAnsi="Times New Roman" w:cs="Times New Roman"/>
                <w:sz w:val="18"/>
                <w:szCs w:val="18"/>
              </w:rPr>
            </w:pPr>
            <w:r>
              <w:rPr>
                <w:rFonts w:ascii="Times New Roman" w:hAnsi="Times New Roman" w:cs="Times New Roman"/>
                <w:sz w:val="18"/>
                <w:szCs w:val="18"/>
              </w:rPr>
              <w:t>6.1</w:t>
            </w:r>
          </w:p>
        </w:tc>
        <w:tc>
          <w:tcPr>
            <w:tcW w:w="896" w:type="dxa"/>
            <w:vAlign w:val="center"/>
          </w:tcPr>
          <w:p w14:paraId="39C7EDAF" w14:textId="2FBE6B25" w:rsidR="008D0953" w:rsidRPr="00022248" w:rsidRDefault="00A26626" w:rsidP="008D0953">
            <w:pPr>
              <w:jc w:val="center"/>
              <w:rPr>
                <w:rFonts w:ascii="Times New Roman" w:hAnsi="Times New Roman" w:cs="Times New Roman"/>
                <w:sz w:val="18"/>
                <w:szCs w:val="18"/>
              </w:rPr>
            </w:pPr>
            <w:r>
              <w:rPr>
                <w:rFonts w:ascii="Times New Roman" w:hAnsi="Times New Roman" w:cs="Times New Roman"/>
                <w:sz w:val="18"/>
                <w:szCs w:val="18"/>
              </w:rPr>
              <w:t>12.3</w:t>
            </w:r>
          </w:p>
        </w:tc>
      </w:tr>
      <w:tr w:rsidR="008D0953" w:rsidRPr="00022248" w14:paraId="7C572E2C" w14:textId="77777777" w:rsidTr="00022248">
        <w:tc>
          <w:tcPr>
            <w:tcW w:w="1481" w:type="dxa"/>
          </w:tcPr>
          <w:p w14:paraId="0CF67402" w14:textId="1E6C8AE1" w:rsidR="008D0953" w:rsidRPr="00022248" w:rsidRDefault="008D0953" w:rsidP="008D0953">
            <w:pPr>
              <w:rPr>
                <w:rFonts w:ascii="Times New Roman" w:hAnsi="Times New Roman" w:cs="Times New Roman"/>
                <w:sz w:val="18"/>
                <w:szCs w:val="18"/>
              </w:rPr>
            </w:pPr>
            <w:r w:rsidRPr="00022248">
              <w:rPr>
                <w:rFonts w:ascii="Times New Roman" w:hAnsi="Times New Roman" w:cs="Times New Roman"/>
                <w:sz w:val="18"/>
                <w:szCs w:val="18"/>
              </w:rPr>
              <w:t>Kentucky</w:t>
            </w:r>
          </w:p>
        </w:tc>
        <w:tc>
          <w:tcPr>
            <w:tcW w:w="589" w:type="dxa"/>
            <w:vAlign w:val="center"/>
          </w:tcPr>
          <w:p w14:paraId="65CD1A62" w14:textId="7A92663C"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19.8</w:t>
            </w:r>
          </w:p>
        </w:tc>
        <w:tc>
          <w:tcPr>
            <w:tcW w:w="677" w:type="dxa"/>
            <w:vAlign w:val="center"/>
          </w:tcPr>
          <w:p w14:paraId="087A2182" w14:textId="4CC59703"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17.1</w:t>
            </w:r>
          </w:p>
        </w:tc>
        <w:tc>
          <w:tcPr>
            <w:tcW w:w="677" w:type="dxa"/>
            <w:vAlign w:val="center"/>
          </w:tcPr>
          <w:p w14:paraId="50642E06" w14:textId="45C8D502"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20.5</w:t>
            </w:r>
          </w:p>
        </w:tc>
        <w:tc>
          <w:tcPr>
            <w:tcW w:w="676" w:type="dxa"/>
            <w:vAlign w:val="center"/>
          </w:tcPr>
          <w:p w14:paraId="2E46860E" w14:textId="7AC5CCB8"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17.5</w:t>
            </w:r>
          </w:p>
        </w:tc>
        <w:tc>
          <w:tcPr>
            <w:tcW w:w="893" w:type="dxa"/>
            <w:vAlign w:val="center"/>
          </w:tcPr>
          <w:p w14:paraId="629193D0" w14:textId="683C13C4"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18.8</w:t>
            </w:r>
          </w:p>
        </w:tc>
        <w:tc>
          <w:tcPr>
            <w:tcW w:w="676" w:type="dxa"/>
            <w:vAlign w:val="center"/>
          </w:tcPr>
          <w:p w14:paraId="05E06C68" w14:textId="1677D58F"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7.6</w:t>
            </w:r>
          </w:p>
        </w:tc>
        <w:tc>
          <w:tcPr>
            <w:tcW w:w="676" w:type="dxa"/>
            <w:vAlign w:val="center"/>
          </w:tcPr>
          <w:p w14:paraId="0DAB7D18" w14:textId="21F2AF52"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7.9</w:t>
            </w:r>
          </w:p>
        </w:tc>
        <w:tc>
          <w:tcPr>
            <w:tcW w:w="676" w:type="dxa"/>
            <w:vAlign w:val="center"/>
          </w:tcPr>
          <w:p w14:paraId="06EAB4C0" w14:textId="2DAA8DDA" w:rsidR="008D0953" w:rsidRPr="00022248" w:rsidRDefault="004A6975" w:rsidP="008D0953">
            <w:pPr>
              <w:jc w:val="center"/>
              <w:rPr>
                <w:rFonts w:ascii="Times New Roman" w:hAnsi="Times New Roman" w:cs="Times New Roman"/>
                <w:sz w:val="18"/>
                <w:szCs w:val="18"/>
              </w:rPr>
            </w:pPr>
            <w:r>
              <w:rPr>
                <w:rFonts w:ascii="Times New Roman" w:hAnsi="Times New Roman" w:cs="Times New Roman"/>
                <w:sz w:val="18"/>
                <w:szCs w:val="18"/>
              </w:rPr>
              <w:t>9.1</w:t>
            </w:r>
          </w:p>
        </w:tc>
        <w:tc>
          <w:tcPr>
            <w:tcW w:w="676" w:type="dxa"/>
            <w:vAlign w:val="center"/>
          </w:tcPr>
          <w:p w14:paraId="7524D19C" w14:textId="1DAC5A27" w:rsidR="008D0953" w:rsidRPr="00022248" w:rsidRDefault="005B3AC6" w:rsidP="008D0953">
            <w:pPr>
              <w:jc w:val="center"/>
              <w:rPr>
                <w:rFonts w:ascii="Times New Roman" w:hAnsi="Times New Roman" w:cs="Times New Roman"/>
                <w:sz w:val="18"/>
                <w:szCs w:val="18"/>
              </w:rPr>
            </w:pPr>
            <w:r>
              <w:rPr>
                <w:rFonts w:ascii="Times New Roman" w:hAnsi="Times New Roman" w:cs="Times New Roman"/>
                <w:sz w:val="18"/>
                <w:szCs w:val="18"/>
              </w:rPr>
              <w:t>8.4</w:t>
            </w:r>
          </w:p>
        </w:tc>
        <w:tc>
          <w:tcPr>
            <w:tcW w:w="893" w:type="dxa"/>
            <w:vAlign w:val="center"/>
          </w:tcPr>
          <w:p w14:paraId="208A3FCA" w14:textId="40BAD0A8" w:rsidR="008D0953" w:rsidRPr="00022248" w:rsidRDefault="005B3AC6" w:rsidP="008D0953">
            <w:pPr>
              <w:jc w:val="center"/>
              <w:rPr>
                <w:rFonts w:ascii="Times New Roman" w:hAnsi="Times New Roman" w:cs="Times New Roman"/>
                <w:sz w:val="18"/>
                <w:szCs w:val="18"/>
              </w:rPr>
            </w:pPr>
            <w:r>
              <w:rPr>
                <w:rFonts w:ascii="Times New Roman" w:hAnsi="Times New Roman" w:cs="Times New Roman"/>
                <w:sz w:val="18"/>
                <w:szCs w:val="18"/>
              </w:rPr>
              <w:t>8.2</w:t>
            </w:r>
          </w:p>
        </w:tc>
        <w:tc>
          <w:tcPr>
            <w:tcW w:w="896" w:type="dxa"/>
            <w:vAlign w:val="center"/>
          </w:tcPr>
          <w:p w14:paraId="72BDF46F" w14:textId="7E5CB151" w:rsidR="008D0953" w:rsidRPr="00022248" w:rsidRDefault="00A26626" w:rsidP="008D0953">
            <w:pPr>
              <w:jc w:val="center"/>
              <w:rPr>
                <w:rFonts w:ascii="Times New Roman" w:hAnsi="Times New Roman" w:cs="Times New Roman"/>
                <w:sz w:val="18"/>
                <w:szCs w:val="18"/>
              </w:rPr>
            </w:pPr>
            <w:r>
              <w:rPr>
                <w:rFonts w:ascii="Times New Roman" w:hAnsi="Times New Roman" w:cs="Times New Roman"/>
                <w:sz w:val="18"/>
                <w:szCs w:val="18"/>
              </w:rPr>
              <w:t>13.5</w:t>
            </w:r>
          </w:p>
        </w:tc>
      </w:tr>
      <w:tr w:rsidR="008D0953" w:rsidRPr="00022248" w14:paraId="28301AD0" w14:textId="77777777" w:rsidTr="00022248">
        <w:tc>
          <w:tcPr>
            <w:tcW w:w="1481" w:type="dxa"/>
          </w:tcPr>
          <w:p w14:paraId="379344E5" w14:textId="7F7CE7D5" w:rsidR="008D0953" w:rsidRPr="00022248" w:rsidRDefault="008D0953" w:rsidP="008D0953">
            <w:pPr>
              <w:rPr>
                <w:rFonts w:ascii="Times New Roman" w:hAnsi="Times New Roman" w:cs="Times New Roman"/>
                <w:sz w:val="18"/>
                <w:szCs w:val="18"/>
              </w:rPr>
            </w:pPr>
            <w:r w:rsidRPr="00022248">
              <w:rPr>
                <w:rFonts w:ascii="Times New Roman" w:hAnsi="Times New Roman" w:cs="Times New Roman"/>
                <w:sz w:val="18"/>
                <w:szCs w:val="18"/>
              </w:rPr>
              <w:t>Louisiana</w:t>
            </w:r>
          </w:p>
        </w:tc>
        <w:tc>
          <w:tcPr>
            <w:tcW w:w="589" w:type="dxa"/>
            <w:vAlign w:val="center"/>
          </w:tcPr>
          <w:p w14:paraId="27C6E939" w14:textId="3269EBE0"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17.1</w:t>
            </w:r>
          </w:p>
        </w:tc>
        <w:tc>
          <w:tcPr>
            <w:tcW w:w="677" w:type="dxa"/>
            <w:vAlign w:val="center"/>
          </w:tcPr>
          <w:p w14:paraId="14EDF5FE" w14:textId="64BD5BBF"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11.6</w:t>
            </w:r>
          </w:p>
        </w:tc>
        <w:tc>
          <w:tcPr>
            <w:tcW w:w="677" w:type="dxa"/>
            <w:vAlign w:val="center"/>
          </w:tcPr>
          <w:p w14:paraId="0802D34A" w14:textId="2D8DA227"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18.6</w:t>
            </w:r>
          </w:p>
        </w:tc>
        <w:tc>
          <w:tcPr>
            <w:tcW w:w="676" w:type="dxa"/>
            <w:vAlign w:val="center"/>
          </w:tcPr>
          <w:p w14:paraId="6F707254" w14:textId="1E59090F"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21.1</w:t>
            </w:r>
          </w:p>
        </w:tc>
        <w:tc>
          <w:tcPr>
            <w:tcW w:w="893" w:type="dxa"/>
            <w:vAlign w:val="center"/>
          </w:tcPr>
          <w:p w14:paraId="47DF066A" w14:textId="327C4D09"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17.0</w:t>
            </w:r>
          </w:p>
        </w:tc>
        <w:tc>
          <w:tcPr>
            <w:tcW w:w="676" w:type="dxa"/>
            <w:vAlign w:val="center"/>
          </w:tcPr>
          <w:p w14:paraId="5205DAC3" w14:textId="4A7EFEF0"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7.1</w:t>
            </w:r>
          </w:p>
        </w:tc>
        <w:tc>
          <w:tcPr>
            <w:tcW w:w="676" w:type="dxa"/>
            <w:vAlign w:val="center"/>
          </w:tcPr>
          <w:p w14:paraId="45A644E7" w14:textId="763CB32E"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6.6</w:t>
            </w:r>
          </w:p>
        </w:tc>
        <w:tc>
          <w:tcPr>
            <w:tcW w:w="676" w:type="dxa"/>
            <w:vAlign w:val="center"/>
          </w:tcPr>
          <w:p w14:paraId="16AE387F" w14:textId="1BE333C2" w:rsidR="008D0953" w:rsidRPr="00022248" w:rsidRDefault="004A6975" w:rsidP="008D0953">
            <w:pPr>
              <w:jc w:val="center"/>
              <w:rPr>
                <w:rFonts w:ascii="Times New Roman" w:hAnsi="Times New Roman" w:cs="Times New Roman"/>
                <w:sz w:val="18"/>
                <w:szCs w:val="18"/>
              </w:rPr>
            </w:pPr>
            <w:r>
              <w:rPr>
                <w:rFonts w:ascii="Times New Roman" w:hAnsi="Times New Roman" w:cs="Times New Roman"/>
                <w:sz w:val="18"/>
                <w:szCs w:val="18"/>
              </w:rPr>
              <w:t>6.6</w:t>
            </w:r>
          </w:p>
        </w:tc>
        <w:tc>
          <w:tcPr>
            <w:tcW w:w="676" w:type="dxa"/>
            <w:vAlign w:val="center"/>
          </w:tcPr>
          <w:p w14:paraId="34BA2D2A" w14:textId="5A7E87F7" w:rsidR="008D0953" w:rsidRPr="00022248" w:rsidRDefault="005B3AC6" w:rsidP="008D0953">
            <w:pPr>
              <w:jc w:val="center"/>
              <w:rPr>
                <w:rFonts w:ascii="Times New Roman" w:hAnsi="Times New Roman" w:cs="Times New Roman"/>
                <w:sz w:val="18"/>
                <w:szCs w:val="18"/>
              </w:rPr>
            </w:pPr>
            <w:r>
              <w:rPr>
                <w:rFonts w:ascii="Times New Roman" w:hAnsi="Times New Roman" w:cs="Times New Roman"/>
                <w:sz w:val="18"/>
                <w:szCs w:val="18"/>
              </w:rPr>
              <w:t>7.0</w:t>
            </w:r>
          </w:p>
        </w:tc>
        <w:tc>
          <w:tcPr>
            <w:tcW w:w="893" w:type="dxa"/>
            <w:vAlign w:val="center"/>
          </w:tcPr>
          <w:p w14:paraId="6563739B" w14:textId="7EBCD12E" w:rsidR="008D0953" w:rsidRPr="00022248" w:rsidRDefault="005B3AC6" w:rsidP="008D0953">
            <w:pPr>
              <w:jc w:val="center"/>
              <w:rPr>
                <w:rFonts w:ascii="Times New Roman" w:hAnsi="Times New Roman" w:cs="Times New Roman"/>
                <w:sz w:val="18"/>
                <w:szCs w:val="18"/>
              </w:rPr>
            </w:pPr>
            <w:r>
              <w:rPr>
                <w:rFonts w:ascii="Times New Roman" w:hAnsi="Times New Roman" w:cs="Times New Roman"/>
                <w:sz w:val="18"/>
                <w:szCs w:val="18"/>
              </w:rPr>
              <w:t>6.8</w:t>
            </w:r>
          </w:p>
        </w:tc>
        <w:tc>
          <w:tcPr>
            <w:tcW w:w="896" w:type="dxa"/>
            <w:vAlign w:val="center"/>
          </w:tcPr>
          <w:p w14:paraId="3356E8DC" w14:textId="71395C50" w:rsidR="008D0953" w:rsidRPr="00022248" w:rsidRDefault="00A26626" w:rsidP="008D0953">
            <w:pPr>
              <w:jc w:val="center"/>
              <w:rPr>
                <w:rFonts w:ascii="Times New Roman" w:hAnsi="Times New Roman" w:cs="Times New Roman"/>
                <w:sz w:val="18"/>
                <w:szCs w:val="18"/>
              </w:rPr>
            </w:pPr>
            <w:r>
              <w:rPr>
                <w:rFonts w:ascii="Times New Roman" w:hAnsi="Times New Roman" w:cs="Times New Roman"/>
                <w:sz w:val="18"/>
                <w:szCs w:val="18"/>
              </w:rPr>
              <w:t>11.9</w:t>
            </w:r>
          </w:p>
        </w:tc>
      </w:tr>
      <w:tr w:rsidR="008D0953" w:rsidRPr="00022248" w14:paraId="0FE9D613" w14:textId="77777777" w:rsidTr="00022248">
        <w:tc>
          <w:tcPr>
            <w:tcW w:w="1481" w:type="dxa"/>
          </w:tcPr>
          <w:p w14:paraId="58815DB3" w14:textId="1487777A" w:rsidR="008D0953" w:rsidRPr="00022248" w:rsidRDefault="008D0953" w:rsidP="008D0953">
            <w:pPr>
              <w:rPr>
                <w:rFonts w:ascii="Times New Roman" w:hAnsi="Times New Roman" w:cs="Times New Roman"/>
                <w:sz w:val="18"/>
                <w:szCs w:val="18"/>
              </w:rPr>
            </w:pPr>
            <w:r w:rsidRPr="00022248">
              <w:rPr>
                <w:rFonts w:ascii="Times New Roman" w:hAnsi="Times New Roman" w:cs="Times New Roman"/>
                <w:sz w:val="18"/>
                <w:szCs w:val="18"/>
              </w:rPr>
              <w:t>Maine</w:t>
            </w:r>
          </w:p>
        </w:tc>
        <w:tc>
          <w:tcPr>
            <w:tcW w:w="589" w:type="dxa"/>
            <w:vAlign w:val="center"/>
          </w:tcPr>
          <w:p w14:paraId="75F48872" w14:textId="248AC8CB"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21.1</w:t>
            </w:r>
          </w:p>
        </w:tc>
        <w:tc>
          <w:tcPr>
            <w:tcW w:w="677" w:type="dxa"/>
            <w:vAlign w:val="center"/>
          </w:tcPr>
          <w:p w14:paraId="4123773F" w14:textId="672CE7C6"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14.0</w:t>
            </w:r>
          </w:p>
        </w:tc>
        <w:tc>
          <w:tcPr>
            <w:tcW w:w="677" w:type="dxa"/>
            <w:vAlign w:val="center"/>
          </w:tcPr>
          <w:p w14:paraId="08A29337" w14:textId="221316FF"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20.1</w:t>
            </w:r>
          </w:p>
        </w:tc>
        <w:tc>
          <w:tcPr>
            <w:tcW w:w="676" w:type="dxa"/>
            <w:vAlign w:val="center"/>
          </w:tcPr>
          <w:p w14:paraId="5FF66AF6" w14:textId="3C980C78"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17.6</w:t>
            </w:r>
          </w:p>
        </w:tc>
        <w:tc>
          <w:tcPr>
            <w:tcW w:w="893" w:type="dxa"/>
            <w:vAlign w:val="center"/>
          </w:tcPr>
          <w:p w14:paraId="0B72523C" w14:textId="40426979"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18.3</w:t>
            </w:r>
          </w:p>
        </w:tc>
        <w:tc>
          <w:tcPr>
            <w:tcW w:w="676" w:type="dxa"/>
            <w:vAlign w:val="center"/>
          </w:tcPr>
          <w:p w14:paraId="3BC98CBB" w14:textId="77694EBC"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9.9</w:t>
            </w:r>
          </w:p>
        </w:tc>
        <w:tc>
          <w:tcPr>
            <w:tcW w:w="676" w:type="dxa"/>
            <w:vAlign w:val="center"/>
          </w:tcPr>
          <w:p w14:paraId="3E28BFF8" w14:textId="11B2D61D"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9.2</w:t>
            </w:r>
          </w:p>
        </w:tc>
        <w:tc>
          <w:tcPr>
            <w:tcW w:w="676" w:type="dxa"/>
            <w:vAlign w:val="center"/>
          </w:tcPr>
          <w:p w14:paraId="3C59655C" w14:textId="3F65FC09" w:rsidR="008D0953" w:rsidRPr="00022248" w:rsidRDefault="004A6975" w:rsidP="008D0953">
            <w:pPr>
              <w:jc w:val="center"/>
              <w:rPr>
                <w:rFonts w:ascii="Times New Roman" w:hAnsi="Times New Roman" w:cs="Times New Roman"/>
                <w:sz w:val="18"/>
                <w:szCs w:val="18"/>
              </w:rPr>
            </w:pPr>
            <w:r>
              <w:rPr>
                <w:rFonts w:ascii="Times New Roman" w:hAnsi="Times New Roman" w:cs="Times New Roman"/>
                <w:sz w:val="18"/>
                <w:szCs w:val="18"/>
              </w:rPr>
              <w:t>8.4</w:t>
            </w:r>
          </w:p>
        </w:tc>
        <w:tc>
          <w:tcPr>
            <w:tcW w:w="676" w:type="dxa"/>
            <w:vAlign w:val="center"/>
          </w:tcPr>
          <w:p w14:paraId="4C925336" w14:textId="75C274FD" w:rsidR="008D0953" w:rsidRPr="00022248" w:rsidRDefault="005B3AC6" w:rsidP="008D0953">
            <w:pPr>
              <w:jc w:val="center"/>
              <w:rPr>
                <w:rFonts w:ascii="Times New Roman" w:hAnsi="Times New Roman" w:cs="Times New Roman"/>
                <w:sz w:val="18"/>
                <w:szCs w:val="18"/>
              </w:rPr>
            </w:pPr>
            <w:r>
              <w:rPr>
                <w:rFonts w:ascii="Times New Roman" w:hAnsi="Times New Roman" w:cs="Times New Roman"/>
                <w:sz w:val="18"/>
                <w:szCs w:val="18"/>
              </w:rPr>
              <w:t>9.0</w:t>
            </w:r>
          </w:p>
        </w:tc>
        <w:tc>
          <w:tcPr>
            <w:tcW w:w="893" w:type="dxa"/>
            <w:vAlign w:val="center"/>
          </w:tcPr>
          <w:p w14:paraId="248F21D3" w14:textId="51A59F62" w:rsidR="008D0953" w:rsidRPr="00022248" w:rsidRDefault="005B3AC6" w:rsidP="008D0953">
            <w:pPr>
              <w:jc w:val="center"/>
              <w:rPr>
                <w:rFonts w:ascii="Times New Roman" w:hAnsi="Times New Roman" w:cs="Times New Roman"/>
                <w:sz w:val="18"/>
                <w:szCs w:val="18"/>
              </w:rPr>
            </w:pPr>
            <w:r>
              <w:rPr>
                <w:rFonts w:ascii="Times New Roman" w:hAnsi="Times New Roman" w:cs="Times New Roman"/>
                <w:sz w:val="18"/>
                <w:szCs w:val="18"/>
              </w:rPr>
              <w:t>9.2</w:t>
            </w:r>
          </w:p>
        </w:tc>
        <w:tc>
          <w:tcPr>
            <w:tcW w:w="896" w:type="dxa"/>
            <w:vAlign w:val="center"/>
          </w:tcPr>
          <w:p w14:paraId="22116203" w14:textId="06D61648" w:rsidR="008D0953" w:rsidRPr="00022248" w:rsidRDefault="00A26626" w:rsidP="008D0953">
            <w:pPr>
              <w:jc w:val="center"/>
              <w:rPr>
                <w:rFonts w:ascii="Times New Roman" w:hAnsi="Times New Roman" w:cs="Times New Roman"/>
                <w:sz w:val="18"/>
                <w:szCs w:val="18"/>
              </w:rPr>
            </w:pPr>
            <w:r>
              <w:rPr>
                <w:rFonts w:ascii="Times New Roman" w:hAnsi="Times New Roman" w:cs="Times New Roman"/>
                <w:sz w:val="18"/>
                <w:szCs w:val="18"/>
              </w:rPr>
              <w:t>13.7</w:t>
            </w:r>
          </w:p>
        </w:tc>
      </w:tr>
      <w:tr w:rsidR="008D0953" w:rsidRPr="00022248" w14:paraId="675CC816" w14:textId="77777777" w:rsidTr="00022248">
        <w:tc>
          <w:tcPr>
            <w:tcW w:w="1481" w:type="dxa"/>
          </w:tcPr>
          <w:p w14:paraId="18C6473C" w14:textId="77C2EB35" w:rsidR="008D0953" w:rsidRPr="00022248" w:rsidRDefault="008D0953" w:rsidP="008D0953">
            <w:pPr>
              <w:rPr>
                <w:rFonts w:ascii="Times New Roman" w:hAnsi="Times New Roman" w:cs="Times New Roman"/>
                <w:sz w:val="18"/>
                <w:szCs w:val="18"/>
              </w:rPr>
            </w:pPr>
            <w:r w:rsidRPr="00022248">
              <w:rPr>
                <w:rFonts w:ascii="Times New Roman" w:hAnsi="Times New Roman" w:cs="Times New Roman"/>
                <w:sz w:val="18"/>
                <w:szCs w:val="18"/>
              </w:rPr>
              <w:t>Maryland</w:t>
            </w:r>
          </w:p>
        </w:tc>
        <w:tc>
          <w:tcPr>
            <w:tcW w:w="589" w:type="dxa"/>
            <w:vAlign w:val="center"/>
          </w:tcPr>
          <w:p w14:paraId="09A78258" w14:textId="40E71123"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18.1</w:t>
            </w:r>
          </w:p>
        </w:tc>
        <w:tc>
          <w:tcPr>
            <w:tcW w:w="677" w:type="dxa"/>
            <w:vAlign w:val="center"/>
          </w:tcPr>
          <w:p w14:paraId="7A40309F" w14:textId="2155B83B"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9.2</w:t>
            </w:r>
          </w:p>
        </w:tc>
        <w:tc>
          <w:tcPr>
            <w:tcW w:w="677" w:type="dxa"/>
            <w:vAlign w:val="center"/>
          </w:tcPr>
          <w:p w14:paraId="0B964EFB" w14:textId="719AD726"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15.1</w:t>
            </w:r>
          </w:p>
        </w:tc>
        <w:tc>
          <w:tcPr>
            <w:tcW w:w="676" w:type="dxa"/>
            <w:vAlign w:val="center"/>
          </w:tcPr>
          <w:p w14:paraId="2060B98B" w14:textId="1D2169E7"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11.9</w:t>
            </w:r>
          </w:p>
        </w:tc>
        <w:tc>
          <w:tcPr>
            <w:tcW w:w="893" w:type="dxa"/>
            <w:vAlign w:val="center"/>
          </w:tcPr>
          <w:p w14:paraId="39BAD27A" w14:textId="2042598A"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13.6</w:t>
            </w:r>
          </w:p>
        </w:tc>
        <w:tc>
          <w:tcPr>
            <w:tcW w:w="676" w:type="dxa"/>
            <w:vAlign w:val="center"/>
          </w:tcPr>
          <w:p w14:paraId="4F296903" w14:textId="12C4CBF8"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6.1</w:t>
            </w:r>
          </w:p>
        </w:tc>
        <w:tc>
          <w:tcPr>
            <w:tcW w:w="676" w:type="dxa"/>
            <w:vAlign w:val="center"/>
          </w:tcPr>
          <w:p w14:paraId="02AE7801" w14:textId="14CCC751"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5.6</w:t>
            </w:r>
          </w:p>
        </w:tc>
        <w:tc>
          <w:tcPr>
            <w:tcW w:w="676" w:type="dxa"/>
            <w:vAlign w:val="center"/>
          </w:tcPr>
          <w:p w14:paraId="7A3E5EA7" w14:textId="4D4E3DAA" w:rsidR="008D0953" w:rsidRPr="00022248" w:rsidRDefault="004A6975" w:rsidP="008D0953">
            <w:pPr>
              <w:jc w:val="center"/>
              <w:rPr>
                <w:rFonts w:ascii="Times New Roman" w:hAnsi="Times New Roman" w:cs="Times New Roman"/>
                <w:sz w:val="18"/>
                <w:szCs w:val="18"/>
              </w:rPr>
            </w:pPr>
            <w:r>
              <w:rPr>
                <w:rFonts w:ascii="Times New Roman" w:hAnsi="Times New Roman" w:cs="Times New Roman"/>
                <w:sz w:val="18"/>
                <w:szCs w:val="18"/>
              </w:rPr>
              <w:t>6.5</w:t>
            </w:r>
          </w:p>
        </w:tc>
        <w:tc>
          <w:tcPr>
            <w:tcW w:w="676" w:type="dxa"/>
            <w:vAlign w:val="center"/>
          </w:tcPr>
          <w:p w14:paraId="45C237E3" w14:textId="1CB75EE4" w:rsidR="008D0953" w:rsidRPr="00022248" w:rsidRDefault="005B3AC6" w:rsidP="008D0953">
            <w:pPr>
              <w:jc w:val="center"/>
              <w:rPr>
                <w:rFonts w:ascii="Times New Roman" w:hAnsi="Times New Roman" w:cs="Times New Roman"/>
                <w:sz w:val="18"/>
                <w:szCs w:val="18"/>
              </w:rPr>
            </w:pPr>
            <w:r>
              <w:rPr>
                <w:rFonts w:ascii="Times New Roman" w:hAnsi="Times New Roman" w:cs="Times New Roman"/>
                <w:sz w:val="18"/>
                <w:szCs w:val="18"/>
              </w:rPr>
              <w:t>5.8</w:t>
            </w:r>
          </w:p>
        </w:tc>
        <w:tc>
          <w:tcPr>
            <w:tcW w:w="893" w:type="dxa"/>
            <w:vAlign w:val="center"/>
          </w:tcPr>
          <w:p w14:paraId="46E6DCC0" w14:textId="4E87B1D0" w:rsidR="008D0953" w:rsidRPr="00022248" w:rsidRDefault="005B3AC6" w:rsidP="008D0953">
            <w:pPr>
              <w:jc w:val="center"/>
              <w:rPr>
                <w:rFonts w:ascii="Times New Roman" w:hAnsi="Times New Roman" w:cs="Times New Roman"/>
                <w:sz w:val="18"/>
                <w:szCs w:val="18"/>
              </w:rPr>
            </w:pPr>
            <w:r>
              <w:rPr>
                <w:rFonts w:ascii="Times New Roman" w:hAnsi="Times New Roman" w:cs="Times New Roman"/>
                <w:sz w:val="18"/>
                <w:szCs w:val="18"/>
              </w:rPr>
              <w:t>6.0</w:t>
            </w:r>
          </w:p>
        </w:tc>
        <w:tc>
          <w:tcPr>
            <w:tcW w:w="896" w:type="dxa"/>
            <w:vAlign w:val="center"/>
          </w:tcPr>
          <w:p w14:paraId="21AF9110" w14:textId="351B60A9" w:rsidR="008D0953" w:rsidRPr="00022248" w:rsidRDefault="00A26626" w:rsidP="008D0953">
            <w:pPr>
              <w:jc w:val="center"/>
              <w:rPr>
                <w:rFonts w:ascii="Times New Roman" w:hAnsi="Times New Roman" w:cs="Times New Roman"/>
                <w:sz w:val="18"/>
                <w:szCs w:val="18"/>
              </w:rPr>
            </w:pPr>
            <w:r>
              <w:rPr>
                <w:rFonts w:ascii="Times New Roman" w:hAnsi="Times New Roman" w:cs="Times New Roman"/>
                <w:sz w:val="18"/>
                <w:szCs w:val="18"/>
              </w:rPr>
              <w:t>9.8</w:t>
            </w:r>
          </w:p>
        </w:tc>
      </w:tr>
      <w:tr w:rsidR="00A26626" w:rsidRPr="00022248" w14:paraId="5028DE00" w14:textId="77777777" w:rsidTr="00022248">
        <w:tc>
          <w:tcPr>
            <w:tcW w:w="1481" w:type="dxa"/>
          </w:tcPr>
          <w:p w14:paraId="6D74D373" w14:textId="15341AA7"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Massachusetts</w:t>
            </w:r>
          </w:p>
        </w:tc>
        <w:tc>
          <w:tcPr>
            <w:tcW w:w="589" w:type="dxa"/>
            <w:vAlign w:val="center"/>
          </w:tcPr>
          <w:p w14:paraId="35E0CC5A" w14:textId="59754A54"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19.2</w:t>
            </w:r>
          </w:p>
        </w:tc>
        <w:tc>
          <w:tcPr>
            <w:tcW w:w="677" w:type="dxa"/>
            <w:vAlign w:val="center"/>
          </w:tcPr>
          <w:p w14:paraId="0C0C6FFE" w14:textId="765B203D"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22.3</w:t>
            </w:r>
          </w:p>
        </w:tc>
        <w:tc>
          <w:tcPr>
            <w:tcW w:w="677" w:type="dxa"/>
            <w:vAlign w:val="center"/>
          </w:tcPr>
          <w:p w14:paraId="543107D6" w14:textId="44AEC860"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21.6</w:t>
            </w:r>
          </w:p>
        </w:tc>
        <w:tc>
          <w:tcPr>
            <w:tcW w:w="676" w:type="dxa"/>
            <w:vAlign w:val="center"/>
          </w:tcPr>
          <w:p w14:paraId="78068F28" w14:textId="7DD2B20A"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16.2</w:t>
            </w:r>
          </w:p>
        </w:tc>
        <w:tc>
          <w:tcPr>
            <w:tcW w:w="893" w:type="dxa"/>
            <w:vAlign w:val="center"/>
          </w:tcPr>
          <w:p w14:paraId="2EAED962" w14:textId="3061484C"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19.9</w:t>
            </w:r>
          </w:p>
        </w:tc>
        <w:tc>
          <w:tcPr>
            <w:tcW w:w="676" w:type="dxa"/>
            <w:vAlign w:val="center"/>
          </w:tcPr>
          <w:p w14:paraId="04D65527" w14:textId="3F6D741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8.1</w:t>
            </w:r>
          </w:p>
        </w:tc>
        <w:tc>
          <w:tcPr>
            <w:tcW w:w="676" w:type="dxa"/>
            <w:vAlign w:val="center"/>
          </w:tcPr>
          <w:p w14:paraId="2D8D76C3" w14:textId="0F072B6C"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6.8</w:t>
            </w:r>
          </w:p>
        </w:tc>
        <w:tc>
          <w:tcPr>
            <w:tcW w:w="676" w:type="dxa"/>
            <w:vAlign w:val="center"/>
          </w:tcPr>
          <w:p w14:paraId="2711D628" w14:textId="12DE7FF0"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7.6</w:t>
            </w:r>
          </w:p>
        </w:tc>
        <w:tc>
          <w:tcPr>
            <w:tcW w:w="676" w:type="dxa"/>
            <w:vAlign w:val="center"/>
          </w:tcPr>
          <w:p w14:paraId="725182A9" w14:textId="6505B4F6"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7.7</w:t>
            </w:r>
          </w:p>
        </w:tc>
        <w:tc>
          <w:tcPr>
            <w:tcW w:w="893" w:type="dxa"/>
            <w:vAlign w:val="center"/>
          </w:tcPr>
          <w:p w14:paraId="3C0E8E32" w14:textId="459675CB"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7.5</w:t>
            </w:r>
          </w:p>
        </w:tc>
        <w:tc>
          <w:tcPr>
            <w:tcW w:w="896" w:type="dxa"/>
            <w:vAlign w:val="center"/>
          </w:tcPr>
          <w:p w14:paraId="1571F74C" w14:textId="0EB2158E"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13.7</w:t>
            </w:r>
          </w:p>
        </w:tc>
      </w:tr>
      <w:tr w:rsidR="00A26626" w:rsidRPr="00022248" w14:paraId="5B0A15E9" w14:textId="77777777" w:rsidTr="00022248">
        <w:tc>
          <w:tcPr>
            <w:tcW w:w="1481" w:type="dxa"/>
          </w:tcPr>
          <w:p w14:paraId="4AD9731A" w14:textId="080260AF"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Michigan</w:t>
            </w:r>
          </w:p>
        </w:tc>
        <w:tc>
          <w:tcPr>
            <w:tcW w:w="589" w:type="dxa"/>
            <w:vAlign w:val="center"/>
          </w:tcPr>
          <w:p w14:paraId="132182C4" w14:textId="739159FD"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14.7</w:t>
            </w:r>
          </w:p>
        </w:tc>
        <w:tc>
          <w:tcPr>
            <w:tcW w:w="677" w:type="dxa"/>
            <w:vAlign w:val="center"/>
          </w:tcPr>
          <w:p w14:paraId="07A25646" w14:textId="7D90815B"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17.5</w:t>
            </w:r>
          </w:p>
        </w:tc>
        <w:tc>
          <w:tcPr>
            <w:tcW w:w="677" w:type="dxa"/>
            <w:vAlign w:val="center"/>
          </w:tcPr>
          <w:p w14:paraId="79D47053" w14:textId="49A8DC58"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20.5</w:t>
            </w:r>
          </w:p>
        </w:tc>
        <w:tc>
          <w:tcPr>
            <w:tcW w:w="676" w:type="dxa"/>
            <w:vAlign w:val="center"/>
          </w:tcPr>
          <w:p w14:paraId="65E6297E" w14:textId="674A4BB6"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16.6</w:t>
            </w:r>
          </w:p>
        </w:tc>
        <w:tc>
          <w:tcPr>
            <w:tcW w:w="893" w:type="dxa"/>
            <w:vAlign w:val="center"/>
          </w:tcPr>
          <w:p w14:paraId="49D2C507" w14:textId="684B9D7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17.3</w:t>
            </w:r>
          </w:p>
        </w:tc>
        <w:tc>
          <w:tcPr>
            <w:tcW w:w="676" w:type="dxa"/>
            <w:vAlign w:val="center"/>
          </w:tcPr>
          <w:p w14:paraId="35DD79DB" w14:textId="0DA971C9"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7.0</w:t>
            </w:r>
          </w:p>
        </w:tc>
        <w:tc>
          <w:tcPr>
            <w:tcW w:w="676" w:type="dxa"/>
            <w:vAlign w:val="center"/>
          </w:tcPr>
          <w:p w14:paraId="0C989802" w14:textId="2F5F5B6C"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6.6</w:t>
            </w:r>
          </w:p>
        </w:tc>
        <w:tc>
          <w:tcPr>
            <w:tcW w:w="676" w:type="dxa"/>
            <w:vAlign w:val="center"/>
          </w:tcPr>
          <w:p w14:paraId="550C4936" w14:textId="3DEACE1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6.6</w:t>
            </w:r>
          </w:p>
        </w:tc>
        <w:tc>
          <w:tcPr>
            <w:tcW w:w="676" w:type="dxa"/>
            <w:vAlign w:val="center"/>
          </w:tcPr>
          <w:p w14:paraId="53617734" w14:textId="41524B90"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6.6</w:t>
            </w:r>
          </w:p>
        </w:tc>
        <w:tc>
          <w:tcPr>
            <w:tcW w:w="893" w:type="dxa"/>
            <w:vAlign w:val="center"/>
          </w:tcPr>
          <w:p w14:paraId="5D26F6E2" w14:textId="2EEFF0D6"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6.7</w:t>
            </w:r>
          </w:p>
        </w:tc>
        <w:tc>
          <w:tcPr>
            <w:tcW w:w="896" w:type="dxa"/>
            <w:vAlign w:val="center"/>
          </w:tcPr>
          <w:p w14:paraId="3ADA12A5" w14:textId="60F1B084"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12.0</w:t>
            </w:r>
          </w:p>
        </w:tc>
      </w:tr>
      <w:tr w:rsidR="00A26626" w:rsidRPr="00022248" w14:paraId="260DC342" w14:textId="77777777" w:rsidTr="00022248">
        <w:tc>
          <w:tcPr>
            <w:tcW w:w="1481" w:type="dxa"/>
          </w:tcPr>
          <w:p w14:paraId="67D6CD15" w14:textId="637A86C2" w:rsidR="00A26626" w:rsidRPr="00022248" w:rsidRDefault="00A26626" w:rsidP="00A26626">
            <w:pPr>
              <w:rPr>
                <w:rFonts w:ascii="Times New Roman" w:hAnsi="Times New Roman" w:cs="Times New Roman"/>
                <w:sz w:val="18"/>
                <w:szCs w:val="18"/>
              </w:rPr>
            </w:pPr>
            <w:r>
              <w:rPr>
                <w:rFonts w:ascii="Times New Roman" w:hAnsi="Times New Roman" w:cs="Times New Roman"/>
                <w:sz w:val="18"/>
                <w:szCs w:val="18"/>
              </w:rPr>
              <w:t>Minnesota</w:t>
            </w:r>
          </w:p>
        </w:tc>
        <w:tc>
          <w:tcPr>
            <w:tcW w:w="589" w:type="dxa"/>
            <w:vAlign w:val="center"/>
          </w:tcPr>
          <w:p w14:paraId="3686837C" w14:textId="76E51A0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17.1</w:t>
            </w:r>
          </w:p>
        </w:tc>
        <w:tc>
          <w:tcPr>
            <w:tcW w:w="677" w:type="dxa"/>
            <w:vAlign w:val="center"/>
          </w:tcPr>
          <w:p w14:paraId="616EF241" w14:textId="1221E679"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19.6</w:t>
            </w:r>
          </w:p>
        </w:tc>
        <w:tc>
          <w:tcPr>
            <w:tcW w:w="677" w:type="dxa"/>
            <w:vAlign w:val="center"/>
          </w:tcPr>
          <w:p w14:paraId="78508904" w14:textId="6E112E5B"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20.7</w:t>
            </w:r>
          </w:p>
        </w:tc>
        <w:tc>
          <w:tcPr>
            <w:tcW w:w="676" w:type="dxa"/>
            <w:vAlign w:val="center"/>
          </w:tcPr>
          <w:p w14:paraId="44A563C0" w14:textId="1CCD4D0B"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11.1</w:t>
            </w:r>
          </w:p>
        </w:tc>
        <w:tc>
          <w:tcPr>
            <w:tcW w:w="893" w:type="dxa"/>
            <w:vAlign w:val="center"/>
          </w:tcPr>
          <w:p w14:paraId="17F09BFD" w14:textId="58BA9F4D"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17.2</w:t>
            </w:r>
          </w:p>
        </w:tc>
        <w:tc>
          <w:tcPr>
            <w:tcW w:w="676" w:type="dxa"/>
            <w:vAlign w:val="center"/>
          </w:tcPr>
          <w:p w14:paraId="049CE738" w14:textId="16F5906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6.0</w:t>
            </w:r>
          </w:p>
        </w:tc>
        <w:tc>
          <w:tcPr>
            <w:tcW w:w="676" w:type="dxa"/>
            <w:vAlign w:val="center"/>
          </w:tcPr>
          <w:p w14:paraId="125F0C90" w14:textId="5BF27AFF"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6.7</w:t>
            </w:r>
          </w:p>
        </w:tc>
        <w:tc>
          <w:tcPr>
            <w:tcW w:w="676" w:type="dxa"/>
            <w:vAlign w:val="center"/>
          </w:tcPr>
          <w:p w14:paraId="6371B326" w14:textId="69145214"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5.4</w:t>
            </w:r>
          </w:p>
        </w:tc>
        <w:tc>
          <w:tcPr>
            <w:tcW w:w="676" w:type="dxa"/>
            <w:vAlign w:val="center"/>
          </w:tcPr>
          <w:p w14:paraId="1BF2938C" w14:textId="39F71BC4"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5.6</w:t>
            </w:r>
          </w:p>
        </w:tc>
        <w:tc>
          <w:tcPr>
            <w:tcW w:w="893" w:type="dxa"/>
            <w:vAlign w:val="center"/>
          </w:tcPr>
          <w:p w14:paraId="44131410" w14:textId="593DBBBE"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5.9</w:t>
            </w:r>
          </w:p>
        </w:tc>
        <w:tc>
          <w:tcPr>
            <w:tcW w:w="896" w:type="dxa"/>
            <w:vAlign w:val="center"/>
          </w:tcPr>
          <w:p w14:paraId="2AF5781D" w14:textId="330DA02E"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11.6</w:t>
            </w:r>
          </w:p>
        </w:tc>
      </w:tr>
      <w:tr w:rsidR="00A26626" w:rsidRPr="00022248" w14:paraId="72974F4B" w14:textId="77777777" w:rsidTr="00022248">
        <w:tc>
          <w:tcPr>
            <w:tcW w:w="1481" w:type="dxa"/>
          </w:tcPr>
          <w:p w14:paraId="2CF780E9" w14:textId="265E0C9C"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Mississippi</w:t>
            </w:r>
          </w:p>
        </w:tc>
        <w:tc>
          <w:tcPr>
            <w:tcW w:w="589" w:type="dxa"/>
            <w:vAlign w:val="center"/>
          </w:tcPr>
          <w:p w14:paraId="2E192863" w14:textId="1B82358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21.4</w:t>
            </w:r>
          </w:p>
        </w:tc>
        <w:tc>
          <w:tcPr>
            <w:tcW w:w="677" w:type="dxa"/>
            <w:vAlign w:val="center"/>
          </w:tcPr>
          <w:p w14:paraId="162F2B38" w14:textId="3BDDA0F9"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21.1</w:t>
            </w:r>
          </w:p>
        </w:tc>
        <w:tc>
          <w:tcPr>
            <w:tcW w:w="677" w:type="dxa"/>
            <w:vAlign w:val="center"/>
          </w:tcPr>
          <w:p w14:paraId="2A99C13C" w14:textId="6553B849"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17.2</w:t>
            </w:r>
          </w:p>
        </w:tc>
        <w:tc>
          <w:tcPr>
            <w:tcW w:w="676" w:type="dxa"/>
            <w:vAlign w:val="center"/>
          </w:tcPr>
          <w:p w14:paraId="6796F5FC" w14:textId="7F844BBD"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16.0</w:t>
            </w:r>
          </w:p>
        </w:tc>
        <w:tc>
          <w:tcPr>
            <w:tcW w:w="893" w:type="dxa"/>
            <w:vAlign w:val="center"/>
          </w:tcPr>
          <w:p w14:paraId="2567A090" w14:textId="577BB4D0"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19.0</w:t>
            </w:r>
          </w:p>
        </w:tc>
        <w:tc>
          <w:tcPr>
            <w:tcW w:w="676" w:type="dxa"/>
            <w:vAlign w:val="center"/>
          </w:tcPr>
          <w:p w14:paraId="138769E4" w14:textId="3078854F"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6.7</w:t>
            </w:r>
          </w:p>
        </w:tc>
        <w:tc>
          <w:tcPr>
            <w:tcW w:w="676" w:type="dxa"/>
            <w:vAlign w:val="center"/>
          </w:tcPr>
          <w:p w14:paraId="4CF5FE6F" w14:textId="77C85395"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5.9</w:t>
            </w:r>
          </w:p>
        </w:tc>
        <w:tc>
          <w:tcPr>
            <w:tcW w:w="676" w:type="dxa"/>
            <w:vAlign w:val="center"/>
          </w:tcPr>
          <w:p w14:paraId="142EC16B" w14:textId="31F498CA"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6.5</w:t>
            </w:r>
          </w:p>
        </w:tc>
        <w:tc>
          <w:tcPr>
            <w:tcW w:w="676" w:type="dxa"/>
            <w:vAlign w:val="center"/>
          </w:tcPr>
          <w:p w14:paraId="60BED839" w14:textId="6B2928C8"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6.4</w:t>
            </w:r>
          </w:p>
        </w:tc>
        <w:tc>
          <w:tcPr>
            <w:tcW w:w="893" w:type="dxa"/>
            <w:vAlign w:val="center"/>
          </w:tcPr>
          <w:p w14:paraId="1479DEF2" w14:textId="11CB44CF"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6.4</w:t>
            </w:r>
          </w:p>
        </w:tc>
        <w:tc>
          <w:tcPr>
            <w:tcW w:w="896" w:type="dxa"/>
            <w:vAlign w:val="center"/>
          </w:tcPr>
          <w:p w14:paraId="226AB465" w14:textId="2CC6D197"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12.7</w:t>
            </w:r>
          </w:p>
        </w:tc>
      </w:tr>
      <w:tr w:rsidR="00A26626" w:rsidRPr="00022248" w14:paraId="7AEC1A11" w14:textId="77777777" w:rsidTr="00022248">
        <w:tc>
          <w:tcPr>
            <w:tcW w:w="1481" w:type="dxa"/>
          </w:tcPr>
          <w:p w14:paraId="31C9F0D3" w14:textId="2BE5B0F6"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Missouri</w:t>
            </w:r>
          </w:p>
        </w:tc>
        <w:tc>
          <w:tcPr>
            <w:tcW w:w="589" w:type="dxa"/>
            <w:vAlign w:val="center"/>
          </w:tcPr>
          <w:p w14:paraId="2B289CCE" w14:textId="63A7F2E3"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17.8</w:t>
            </w:r>
          </w:p>
        </w:tc>
        <w:tc>
          <w:tcPr>
            <w:tcW w:w="677" w:type="dxa"/>
            <w:vAlign w:val="center"/>
          </w:tcPr>
          <w:p w14:paraId="50144F9F" w14:textId="43A21902"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15.3</w:t>
            </w:r>
          </w:p>
        </w:tc>
        <w:tc>
          <w:tcPr>
            <w:tcW w:w="677" w:type="dxa"/>
            <w:vAlign w:val="center"/>
          </w:tcPr>
          <w:p w14:paraId="363F56DC" w14:textId="53340B90"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20.1</w:t>
            </w:r>
          </w:p>
        </w:tc>
        <w:tc>
          <w:tcPr>
            <w:tcW w:w="676" w:type="dxa"/>
            <w:vAlign w:val="center"/>
          </w:tcPr>
          <w:p w14:paraId="36F4166E" w14:textId="63B2D2CC"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18.6</w:t>
            </w:r>
          </w:p>
        </w:tc>
        <w:tc>
          <w:tcPr>
            <w:tcW w:w="893" w:type="dxa"/>
            <w:vAlign w:val="center"/>
          </w:tcPr>
          <w:p w14:paraId="4D0D5200" w14:textId="1CEB478E"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17.9</w:t>
            </w:r>
          </w:p>
        </w:tc>
        <w:tc>
          <w:tcPr>
            <w:tcW w:w="676" w:type="dxa"/>
            <w:vAlign w:val="center"/>
          </w:tcPr>
          <w:p w14:paraId="130FB440" w14:textId="3E226FEC"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6.2</w:t>
            </w:r>
          </w:p>
        </w:tc>
        <w:tc>
          <w:tcPr>
            <w:tcW w:w="676" w:type="dxa"/>
            <w:vAlign w:val="center"/>
          </w:tcPr>
          <w:p w14:paraId="5C82C474" w14:textId="134E400B"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6.5</w:t>
            </w:r>
          </w:p>
        </w:tc>
        <w:tc>
          <w:tcPr>
            <w:tcW w:w="676" w:type="dxa"/>
            <w:vAlign w:val="center"/>
          </w:tcPr>
          <w:p w14:paraId="1FB781BD" w14:textId="2631BBE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6.6</w:t>
            </w:r>
          </w:p>
        </w:tc>
        <w:tc>
          <w:tcPr>
            <w:tcW w:w="676" w:type="dxa"/>
            <w:vAlign w:val="center"/>
          </w:tcPr>
          <w:p w14:paraId="5DF90334" w14:textId="433A35B3"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6.2</w:t>
            </w:r>
          </w:p>
        </w:tc>
        <w:tc>
          <w:tcPr>
            <w:tcW w:w="893" w:type="dxa"/>
            <w:vAlign w:val="center"/>
          </w:tcPr>
          <w:p w14:paraId="34FCD009" w14:textId="4AFCEEAF"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6.4</w:t>
            </w:r>
          </w:p>
        </w:tc>
        <w:tc>
          <w:tcPr>
            <w:tcW w:w="896" w:type="dxa"/>
            <w:vAlign w:val="center"/>
          </w:tcPr>
          <w:p w14:paraId="61C5C38E" w14:textId="62634F44"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12.1</w:t>
            </w:r>
          </w:p>
        </w:tc>
      </w:tr>
      <w:tr w:rsidR="00A26626" w:rsidRPr="00022248" w14:paraId="280337FD" w14:textId="77777777" w:rsidTr="00022248">
        <w:tc>
          <w:tcPr>
            <w:tcW w:w="1481" w:type="dxa"/>
          </w:tcPr>
          <w:p w14:paraId="4EB0E534" w14:textId="52E2AD5C"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Montana</w:t>
            </w:r>
          </w:p>
        </w:tc>
        <w:tc>
          <w:tcPr>
            <w:tcW w:w="589" w:type="dxa"/>
            <w:vAlign w:val="center"/>
          </w:tcPr>
          <w:p w14:paraId="7355CC70" w14:textId="5FF1507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19.6</w:t>
            </w:r>
          </w:p>
        </w:tc>
        <w:tc>
          <w:tcPr>
            <w:tcW w:w="677" w:type="dxa"/>
            <w:vAlign w:val="center"/>
          </w:tcPr>
          <w:p w14:paraId="3D90C8A4" w14:textId="0ED68247"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23.1</w:t>
            </w:r>
          </w:p>
        </w:tc>
        <w:tc>
          <w:tcPr>
            <w:tcW w:w="677" w:type="dxa"/>
            <w:vAlign w:val="center"/>
          </w:tcPr>
          <w:p w14:paraId="766E2167" w14:textId="017C92F8"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19.1</w:t>
            </w:r>
          </w:p>
        </w:tc>
        <w:tc>
          <w:tcPr>
            <w:tcW w:w="676" w:type="dxa"/>
            <w:vAlign w:val="center"/>
          </w:tcPr>
          <w:p w14:paraId="7A0466D9" w14:textId="10F43E83"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22.3</w:t>
            </w:r>
          </w:p>
        </w:tc>
        <w:tc>
          <w:tcPr>
            <w:tcW w:w="893" w:type="dxa"/>
            <w:vAlign w:val="center"/>
          </w:tcPr>
          <w:p w14:paraId="15EA8B8B" w14:textId="063545B7"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21.0</w:t>
            </w:r>
          </w:p>
        </w:tc>
        <w:tc>
          <w:tcPr>
            <w:tcW w:w="676" w:type="dxa"/>
            <w:vAlign w:val="center"/>
          </w:tcPr>
          <w:p w14:paraId="61F81EF2" w14:textId="679E4EBF"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4.8</w:t>
            </w:r>
          </w:p>
        </w:tc>
        <w:tc>
          <w:tcPr>
            <w:tcW w:w="676" w:type="dxa"/>
            <w:vAlign w:val="center"/>
          </w:tcPr>
          <w:p w14:paraId="06C826C0" w14:textId="464D43A7"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4.9</w:t>
            </w:r>
          </w:p>
        </w:tc>
        <w:tc>
          <w:tcPr>
            <w:tcW w:w="676" w:type="dxa"/>
            <w:vAlign w:val="center"/>
          </w:tcPr>
          <w:p w14:paraId="47833864" w14:textId="71EC63D8"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6.6</w:t>
            </w:r>
          </w:p>
        </w:tc>
        <w:tc>
          <w:tcPr>
            <w:tcW w:w="676" w:type="dxa"/>
            <w:vAlign w:val="center"/>
          </w:tcPr>
          <w:p w14:paraId="1017275A" w14:textId="28EF82F7"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5.1</w:t>
            </w:r>
          </w:p>
        </w:tc>
        <w:tc>
          <w:tcPr>
            <w:tcW w:w="893" w:type="dxa"/>
            <w:vAlign w:val="center"/>
          </w:tcPr>
          <w:p w14:paraId="634D650F" w14:textId="0C6ACEFC"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5.4</w:t>
            </w:r>
          </w:p>
        </w:tc>
        <w:tc>
          <w:tcPr>
            <w:tcW w:w="896" w:type="dxa"/>
            <w:vAlign w:val="center"/>
          </w:tcPr>
          <w:p w14:paraId="2B2AE796" w14:textId="16E4D380"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13.2</w:t>
            </w:r>
          </w:p>
        </w:tc>
      </w:tr>
      <w:tr w:rsidR="00A26626" w:rsidRPr="00022248" w14:paraId="3BBCB958" w14:textId="77777777" w:rsidTr="00022248">
        <w:tc>
          <w:tcPr>
            <w:tcW w:w="1481" w:type="dxa"/>
          </w:tcPr>
          <w:p w14:paraId="1E87BE3A" w14:textId="2D95C7A5"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Nebraska</w:t>
            </w:r>
          </w:p>
        </w:tc>
        <w:tc>
          <w:tcPr>
            <w:tcW w:w="589" w:type="dxa"/>
            <w:vAlign w:val="center"/>
          </w:tcPr>
          <w:p w14:paraId="58997E53" w14:textId="48D7A5EF"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16.4</w:t>
            </w:r>
          </w:p>
        </w:tc>
        <w:tc>
          <w:tcPr>
            <w:tcW w:w="677" w:type="dxa"/>
            <w:vAlign w:val="center"/>
          </w:tcPr>
          <w:p w14:paraId="13902C64" w14:textId="3A57F6C7"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18.7</w:t>
            </w:r>
          </w:p>
        </w:tc>
        <w:tc>
          <w:tcPr>
            <w:tcW w:w="677" w:type="dxa"/>
            <w:vAlign w:val="center"/>
          </w:tcPr>
          <w:p w14:paraId="1D03C3EF" w14:textId="66EE05A3"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17.0</w:t>
            </w:r>
          </w:p>
        </w:tc>
        <w:tc>
          <w:tcPr>
            <w:tcW w:w="676" w:type="dxa"/>
            <w:vAlign w:val="center"/>
          </w:tcPr>
          <w:p w14:paraId="348065DE" w14:textId="5B1AA26A"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15.8</w:t>
            </w:r>
          </w:p>
        </w:tc>
        <w:tc>
          <w:tcPr>
            <w:tcW w:w="893" w:type="dxa"/>
            <w:vAlign w:val="center"/>
          </w:tcPr>
          <w:p w14:paraId="3CD0B869" w14:textId="32304032"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17.0</w:t>
            </w:r>
          </w:p>
        </w:tc>
        <w:tc>
          <w:tcPr>
            <w:tcW w:w="676" w:type="dxa"/>
            <w:vAlign w:val="center"/>
          </w:tcPr>
          <w:p w14:paraId="2E3F67EA" w14:textId="370A39B9"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4.2</w:t>
            </w:r>
          </w:p>
        </w:tc>
        <w:tc>
          <w:tcPr>
            <w:tcW w:w="676" w:type="dxa"/>
            <w:vAlign w:val="center"/>
          </w:tcPr>
          <w:p w14:paraId="518258B2" w14:textId="10E6F7D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4.8</w:t>
            </w:r>
          </w:p>
        </w:tc>
        <w:tc>
          <w:tcPr>
            <w:tcW w:w="676" w:type="dxa"/>
            <w:vAlign w:val="center"/>
          </w:tcPr>
          <w:p w14:paraId="10917298" w14:textId="5ECF8F3F"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4.6</w:t>
            </w:r>
          </w:p>
        </w:tc>
        <w:tc>
          <w:tcPr>
            <w:tcW w:w="676" w:type="dxa"/>
            <w:vAlign w:val="center"/>
          </w:tcPr>
          <w:p w14:paraId="36E5E119" w14:textId="100A735B"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4.9</w:t>
            </w:r>
          </w:p>
        </w:tc>
        <w:tc>
          <w:tcPr>
            <w:tcW w:w="893" w:type="dxa"/>
            <w:vAlign w:val="center"/>
          </w:tcPr>
          <w:p w14:paraId="2BF9588C" w14:textId="40B084D0"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4.7</w:t>
            </w:r>
          </w:p>
        </w:tc>
        <w:tc>
          <w:tcPr>
            <w:tcW w:w="896" w:type="dxa"/>
            <w:vAlign w:val="center"/>
          </w:tcPr>
          <w:p w14:paraId="17C6ABE2" w14:textId="63928946"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10.8</w:t>
            </w:r>
          </w:p>
        </w:tc>
      </w:tr>
      <w:tr w:rsidR="00A26626" w:rsidRPr="00022248" w14:paraId="2F791E61" w14:textId="77777777" w:rsidTr="00022248">
        <w:tc>
          <w:tcPr>
            <w:tcW w:w="1481" w:type="dxa"/>
          </w:tcPr>
          <w:p w14:paraId="521F404E" w14:textId="09DEFB66"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Nevada</w:t>
            </w:r>
          </w:p>
        </w:tc>
        <w:tc>
          <w:tcPr>
            <w:tcW w:w="589" w:type="dxa"/>
            <w:vAlign w:val="center"/>
          </w:tcPr>
          <w:p w14:paraId="13F2DA4A" w14:textId="3DFD1382"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11.5</w:t>
            </w:r>
          </w:p>
        </w:tc>
        <w:tc>
          <w:tcPr>
            <w:tcW w:w="677" w:type="dxa"/>
            <w:vAlign w:val="center"/>
          </w:tcPr>
          <w:p w14:paraId="66ACF636" w14:textId="3E2B76D2"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15.9</w:t>
            </w:r>
          </w:p>
        </w:tc>
        <w:tc>
          <w:tcPr>
            <w:tcW w:w="677" w:type="dxa"/>
            <w:vAlign w:val="center"/>
          </w:tcPr>
          <w:p w14:paraId="146E71B4" w14:textId="7C6B507F"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13.2</w:t>
            </w:r>
          </w:p>
        </w:tc>
        <w:tc>
          <w:tcPr>
            <w:tcW w:w="676" w:type="dxa"/>
            <w:vAlign w:val="center"/>
          </w:tcPr>
          <w:p w14:paraId="6C0CB212" w14:textId="1D399113"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12.3</w:t>
            </w:r>
          </w:p>
        </w:tc>
        <w:tc>
          <w:tcPr>
            <w:tcW w:w="893" w:type="dxa"/>
            <w:vAlign w:val="center"/>
          </w:tcPr>
          <w:p w14:paraId="3E1858C5" w14:textId="11A2106C"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13.2</w:t>
            </w:r>
          </w:p>
        </w:tc>
        <w:tc>
          <w:tcPr>
            <w:tcW w:w="676" w:type="dxa"/>
            <w:vAlign w:val="center"/>
          </w:tcPr>
          <w:p w14:paraId="47125DB3" w14:textId="43A282E7"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5.2</w:t>
            </w:r>
          </w:p>
        </w:tc>
        <w:tc>
          <w:tcPr>
            <w:tcW w:w="676" w:type="dxa"/>
            <w:vAlign w:val="center"/>
          </w:tcPr>
          <w:p w14:paraId="26A17797" w14:textId="751C46FE"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4.0</w:t>
            </w:r>
          </w:p>
        </w:tc>
        <w:tc>
          <w:tcPr>
            <w:tcW w:w="676" w:type="dxa"/>
            <w:vAlign w:val="center"/>
          </w:tcPr>
          <w:p w14:paraId="1B75B459" w14:textId="231DCC86"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5.5</w:t>
            </w:r>
          </w:p>
        </w:tc>
        <w:tc>
          <w:tcPr>
            <w:tcW w:w="676" w:type="dxa"/>
            <w:vAlign w:val="center"/>
          </w:tcPr>
          <w:p w14:paraId="0D9481AB" w14:textId="28DEEBDA"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4.9</w:t>
            </w:r>
          </w:p>
        </w:tc>
        <w:tc>
          <w:tcPr>
            <w:tcW w:w="893" w:type="dxa"/>
            <w:vAlign w:val="center"/>
          </w:tcPr>
          <w:p w14:paraId="153F2D9A" w14:textId="5FD50DCB"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4.9</w:t>
            </w:r>
          </w:p>
        </w:tc>
        <w:tc>
          <w:tcPr>
            <w:tcW w:w="896" w:type="dxa"/>
            <w:vAlign w:val="center"/>
          </w:tcPr>
          <w:p w14:paraId="33C5346E" w14:textId="0C0B7C7F" w:rsidR="00A26626" w:rsidRPr="00022248" w:rsidRDefault="009F6790" w:rsidP="00A26626">
            <w:pPr>
              <w:jc w:val="center"/>
              <w:rPr>
                <w:rFonts w:ascii="Times New Roman" w:hAnsi="Times New Roman" w:cs="Times New Roman"/>
                <w:sz w:val="18"/>
                <w:szCs w:val="18"/>
              </w:rPr>
            </w:pPr>
            <w:r>
              <w:rPr>
                <w:rFonts w:ascii="Times New Roman" w:hAnsi="Times New Roman" w:cs="Times New Roman"/>
                <w:sz w:val="18"/>
                <w:szCs w:val="18"/>
              </w:rPr>
              <w:t>9.0</w:t>
            </w:r>
          </w:p>
        </w:tc>
      </w:tr>
      <w:tr w:rsidR="00A26626" w:rsidRPr="00022248" w14:paraId="1DED07E3" w14:textId="77777777" w:rsidTr="00022248">
        <w:tc>
          <w:tcPr>
            <w:tcW w:w="1481" w:type="dxa"/>
          </w:tcPr>
          <w:p w14:paraId="548F2E7A" w14:textId="43C2E38E"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New Hampshire</w:t>
            </w:r>
          </w:p>
        </w:tc>
        <w:tc>
          <w:tcPr>
            <w:tcW w:w="589" w:type="dxa"/>
            <w:vAlign w:val="center"/>
          </w:tcPr>
          <w:p w14:paraId="13F6E3DA" w14:textId="6D89AA32"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17.3</w:t>
            </w:r>
          </w:p>
        </w:tc>
        <w:tc>
          <w:tcPr>
            <w:tcW w:w="677" w:type="dxa"/>
            <w:vAlign w:val="center"/>
          </w:tcPr>
          <w:p w14:paraId="018FDA65" w14:textId="490F14B0"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19.2</w:t>
            </w:r>
          </w:p>
        </w:tc>
        <w:tc>
          <w:tcPr>
            <w:tcW w:w="677" w:type="dxa"/>
            <w:vAlign w:val="center"/>
          </w:tcPr>
          <w:p w14:paraId="06BA1103" w14:textId="2EB14458"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20.5</w:t>
            </w:r>
          </w:p>
        </w:tc>
        <w:tc>
          <w:tcPr>
            <w:tcW w:w="676" w:type="dxa"/>
            <w:vAlign w:val="center"/>
          </w:tcPr>
          <w:p w14:paraId="2B2B5C09" w14:textId="1D7EEC53"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22.9</w:t>
            </w:r>
          </w:p>
        </w:tc>
        <w:tc>
          <w:tcPr>
            <w:tcW w:w="893" w:type="dxa"/>
            <w:vAlign w:val="center"/>
          </w:tcPr>
          <w:p w14:paraId="3976903C" w14:textId="3CD9A52D"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19.9</w:t>
            </w:r>
          </w:p>
        </w:tc>
        <w:tc>
          <w:tcPr>
            <w:tcW w:w="676" w:type="dxa"/>
            <w:vAlign w:val="center"/>
          </w:tcPr>
          <w:p w14:paraId="14883085" w14:textId="2B972E52"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8.4</w:t>
            </w:r>
          </w:p>
        </w:tc>
        <w:tc>
          <w:tcPr>
            <w:tcW w:w="676" w:type="dxa"/>
            <w:vAlign w:val="center"/>
          </w:tcPr>
          <w:p w14:paraId="47BA0A86" w14:textId="547D84C6"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11.5</w:t>
            </w:r>
          </w:p>
        </w:tc>
        <w:tc>
          <w:tcPr>
            <w:tcW w:w="676" w:type="dxa"/>
            <w:vAlign w:val="center"/>
          </w:tcPr>
          <w:p w14:paraId="473296F6" w14:textId="3E5E1434"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7.8</w:t>
            </w:r>
          </w:p>
        </w:tc>
        <w:tc>
          <w:tcPr>
            <w:tcW w:w="676" w:type="dxa"/>
            <w:vAlign w:val="center"/>
          </w:tcPr>
          <w:p w14:paraId="7AD644DD" w14:textId="7BD34FAB"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8.7</w:t>
            </w:r>
          </w:p>
        </w:tc>
        <w:tc>
          <w:tcPr>
            <w:tcW w:w="893" w:type="dxa"/>
            <w:vAlign w:val="center"/>
          </w:tcPr>
          <w:p w14:paraId="091CC8E6" w14:textId="38ED45D9"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9.1</w:t>
            </w:r>
          </w:p>
        </w:tc>
        <w:tc>
          <w:tcPr>
            <w:tcW w:w="896" w:type="dxa"/>
            <w:vAlign w:val="center"/>
          </w:tcPr>
          <w:p w14:paraId="3053E7B6" w14:textId="78CE37D2" w:rsidR="00A26626" w:rsidRPr="00022248" w:rsidRDefault="009F6790" w:rsidP="00A26626">
            <w:pPr>
              <w:jc w:val="center"/>
              <w:rPr>
                <w:rFonts w:ascii="Times New Roman" w:hAnsi="Times New Roman" w:cs="Times New Roman"/>
                <w:sz w:val="18"/>
                <w:szCs w:val="18"/>
              </w:rPr>
            </w:pPr>
            <w:r>
              <w:rPr>
                <w:rFonts w:ascii="Times New Roman" w:hAnsi="Times New Roman" w:cs="Times New Roman"/>
                <w:sz w:val="18"/>
                <w:szCs w:val="18"/>
              </w:rPr>
              <w:t>14.5</w:t>
            </w:r>
          </w:p>
        </w:tc>
      </w:tr>
      <w:tr w:rsidR="00A26626" w:rsidRPr="00022248" w14:paraId="70607A15" w14:textId="77777777" w:rsidTr="00022248">
        <w:tc>
          <w:tcPr>
            <w:tcW w:w="1481" w:type="dxa"/>
          </w:tcPr>
          <w:p w14:paraId="29544FFB" w14:textId="4FE9C33B"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New Jersey</w:t>
            </w:r>
          </w:p>
        </w:tc>
        <w:tc>
          <w:tcPr>
            <w:tcW w:w="589" w:type="dxa"/>
            <w:vAlign w:val="center"/>
          </w:tcPr>
          <w:p w14:paraId="228D12B9" w14:textId="17DB2D1D"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14.7</w:t>
            </w:r>
          </w:p>
        </w:tc>
        <w:tc>
          <w:tcPr>
            <w:tcW w:w="677" w:type="dxa"/>
            <w:vAlign w:val="center"/>
          </w:tcPr>
          <w:p w14:paraId="19140213" w14:textId="495889BE"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13.8</w:t>
            </w:r>
          </w:p>
        </w:tc>
        <w:tc>
          <w:tcPr>
            <w:tcW w:w="677" w:type="dxa"/>
            <w:vAlign w:val="center"/>
          </w:tcPr>
          <w:p w14:paraId="2FA05597" w14:textId="51F18BEA"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12.9</w:t>
            </w:r>
          </w:p>
        </w:tc>
        <w:tc>
          <w:tcPr>
            <w:tcW w:w="676" w:type="dxa"/>
            <w:vAlign w:val="center"/>
          </w:tcPr>
          <w:p w14:paraId="35004EA8" w14:textId="58B50E4C"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14.5</w:t>
            </w:r>
          </w:p>
        </w:tc>
        <w:tc>
          <w:tcPr>
            <w:tcW w:w="893" w:type="dxa"/>
            <w:vAlign w:val="center"/>
          </w:tcPr>
          <w:p w14:paraId="67D663D6" w14:textId="2CD0F193"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14.0</w:t>
            </w:r>
          </w:p>
        </w:tc>
        <w:tc>
          <w:tcPr>
            <w:tcW w:w="676" w:type="dxa"/>
            <w:vAlign w:val="center"/>
          </w:tcPr>
          <w:p w14:paraId="26C0FCA8" w14:textId="643C5AD8"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4.4</w:t>
            </w:r>
          </w:p>
        </w:tc>
        <w:tc>
          <w:tcPr>
            <w:tcW w:w="676" w:type="dxa"/>
            <w:vAlign w:val="center"/>
          </w:tcPr>
          <w:p w14:paraId="54A992CB" w14:textId="5E6C36A6"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5.5</w:t>
            </w:r>
          </w:p>
        </w:tc>
        <w:tc>
          <w:tcPr>
            <w:tcW w:w="676" w:type="dxa"/>
            <w:vAlign w:val="center"/>
          </w:tcPr>
          <w:p w14:paraId="087166D1" w14:textId="40228542"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4.5</w:t>
            </w:r>
          </w:p>
        </w:tc>
        <w:tc>
          <w:tcPr>
            <w:tcW w:w="676" w:type="dxa"/>
            <w:vAlign w:val="center"/>
          </w:tcPr>
          <w:p w14:paraId="01821714" w14:textId="23AC68D3"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6.0</w:t>
            </w:r>
          </w:p>
        </w:tc>
        <w:tc>
          <w:tcPr>
            <w:tcW w:w="893" w:type="dxa"/>
            <w:vAlign w:val="center"/>
          </w:tcPr>
          <w:p w14:paraId="76BC01C0" w14:textId="3CAE35CE"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5.1</w:t>
            </w:r>
          </w:p>
        </w:tc>
        <w:tc>
          <w:tcPr>
            <w:tcW w:w="896" w:type="dxa"/>
            <w:vAlign w:val="center"/>
          </w:tcPr>
          <w:p w14:paraId="259C1864" w14:textId="6802E8DB" w:rsidR="00A26626" w:rsidRPr="00022248" w:rsidRDefault="009F6790" w:rsidP="00A26626">
            <w:pPr>
              <w:jc w:val="center"/>
              <w:rPr>
                <w:rFonts w:ascii="Times New Roman" w:hAnsi="Times New Roman" w:cs="Times New Roman"/>
                <w:sz w:val="18"/>
                <w:szCs w:val="18"/>
              </w:rPr>
            </w:pPr>
            <w:r>
              <w:rPr>
                <w:rFonts w:ascii="Times New Roman" w:hAnsi="Times New Roman" w:cs="Times New Roman"/>
                <w:sz w:val="18"/>
                <w:szCs w:val="18"/>
              </w:rPr>
              <w:t>9.5</w:t>
            </w:r>
          </w:p>
        </w:tc>
      </w:tr>
      <w:tr w:rsidR="00A26626" w:rsidRPr="00022248" w14:paraId="6A05E57B" w14:textId="77777777" w:rsidTr="00022248">
        <w:tc>
          <w:tcPr>
            <w:tcW w:w="1481" w:type="dxa"/>
          </w:tcPr>
          <w:p w14:paraId="40387BF4" w14:textId="0CF4EA56"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New Mexico</w:t>
            </w:r>
          </w:p>
        </w:tc>
        <w:tc>
          <w:tcPr>
            <w:tcW w:w="589" w:type="dxa"/>
            <w:vAlign w:val="center"/>
          </w:tcPr>
          <w:p w14:paraId="51F81116" w14:textId="22C376C8"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15.6</w:t>
            </w:r>
          </w:p>
        </w:tc>
        <w:tc>
          <w:tcPr>
            <w:tcW w:w="677" w:type="dxa"/>
            <w:vAlign w:val="center"/>
          </w:tcPr>
          <w:p w14:paraId="34B463D7" w14:textId="26E2AF1F"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12.9</w:t>
            </w:r>
          </w:p>
        </w:tc>
        <w:tc>
          <w:tcPr>
            <w:tcW w:w="677" w:type="dxa"/>
            <w:vAlign w:val="center"/>
          </w:tcPr>
          <w:p w14:paraId="076709B3" w14:textId="244D4664"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16.0</w:t>
            </w:r>
          </w:p>
        </w:tc>
        <w:tc>
          <w:tcPr>
            <w:tcW w:w="676" w:type="dxa"/>
            <w:vAlign w:val="center"/>
          </w:tcPr>
          <w:p w14:paraId="16EBBC4C" w14:textId="2266B8EC"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17.2</w:t>
            </w:r>
          </w:p>
        </w:tc>
        <w:tc>
          <w:tcPr>
            <w:tcW w:w="893" w:type="dxa"/>
            <w:vAlign w:val="center"/>
          </w:tcPr>
          <w:p w14:paraId="6CA35FC9" w14:textId="3EB4CF9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15.4</w:t>
            </w:r>
          </w:p>
        </w:tc>
        <w:tc>
          <w:tcPr>
            <w:tcW w:w="676" w:type="dxa"/>
            <w:vAlign w:val="center"/>
          </w:tcPr>
          <w:p w14:paraId="529E9A5B" w14:textId="7999FAC0"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4.6</w:t>
            </w:r>
          </w:p>
        </w:tc>
        <w:tc>
          <w:tcPr>
            <w:tcW w:w="676" w:type="dxa"/>
            <w:vAlign w:val="center"/>
          </w:tcPr>
          <w:p w14:paraId="2994641C" w14:textId="7385EEDD"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5.3</w:t>
            </w:r>
          </w:p>
        </w:tc>
        <w:tc>
          <w:tcPr>
            <w:tcW w:w="676" w:type="dxa"/>
            <w:vAlign w:val="center"/>
          </w:tcPr>
          <w:p w14:paraId="3CD151DA" w14:textId="7E040FBC"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6.4</w:t>
            </w:r>
          </w:p>
        </w:tc>
        <w:tc>
          <w:tcPr>
            <w:tcW w:w="676" w:type="dxa"/>
            <w:vAlign w:val="center"/>
          </w:tcPr>
          <w:p w14:paraId="453DDD34" w14:textId="49589418"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6.4</w:t>
            </w:r>
          </w:p>
        </w:tc>
        <w:tc>
          <w:tcPr>
            <w:tcW w:w="893" w:type="dxa"/>
            <w:vAlign w:val="center"/>
          </w:tcPr>
          <w:p w14:paraId="715BF8E4" w14:textId="27F4AA44"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5.6</w:t>
            </w:r>
          </w:p>
        </w:tc>
        <w:tc>
          <w:tcPr>
            <w:tcW w:w="896" w:type="dxa"/>
            <w:vAlign w:val="center"/>
          </w:tcPr>
          <w:p w14:paraId="70683D55" w14:textId="22D1DB99" w:rsidR="00A26626" w:rsidRPr="00022248" w:rsidRDefault="009F6790" w:rsidP="00A26626">
            <w:pPr>
              <w:jc w:val="center"/>
              <w:rPr>
                <w:rFonts w:ascii="Times New Roman" w:hAnsi="Times New Roman" w:cs="Times New Roman"/>
                <w:sz w:val="18"/>
                <w:szCs w:val="18"/>
              </w:rPr>
            </w:pPr>
            <w:r>
              <w:rPr>
                <w:rFonts w:ascii="Times New Roman" w:hAnsi="Times New Roman" w:cs="Times New Roman"/>
                <w:sz w:val="18"/>
                <w:szCs w:val="18"/>
              </w:rPr>
              <w:t>10.5</w:t>
            </w:r>
          </w:p>
        </w:tc>
      </w:tr>
      <w:tr w:rsidR="00A26626" w:rsidRPr="00022248" w14:paraId="506A9C24" w14:textId="77777777" w:rsidTr="00022248">
        <w:tc>
          <w:tcPr>
            <w:tcW w:w="1481" w:type="dxa"/>
          </w:tcPr>
          <w:p w14:paraId="7F418668" w14:textId="41BD91EA"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New York</w:t>
            </w:r>
          </w:p>
        </w:tc>
        <w:tc>
          <w:tcPr>
            <w:tcW w:w="589" w:type="dxa"/>
            <w:vAlign w:val="center"/>
          </w:tcPr>
          <w:p w14:paraId="0FCE451C" w14:textId="67E01D28"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14.1</w:t>
            </w:r>
          </w:p>
        </w:tc>
        <w:tc>
          <w:tcPr>
            <w:tcW w:w="677" w:type="dxa"/>
            <w:vAlign w:val="center"/>
          </w:tcPr>
          <w:p w14:paraId="773E0A6D" w14:textId="48726E38"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14.3</w:t>
            </w:r>
          </w:p>
        </w:tc>
        <w:tc>
          <w:tcPr>
            <w:tcW w:w="677" w:type="dxa"/>
            <w:vAlign w:val="center"/>
          </w:tcPr>
          <w:p w14:paraId="2222EDD6" w14:textId="49E5CC04"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17.6</w:t>
            </w:r>
          </w:p>
        </w:tc>
        <w:tc>
          <w:tcPr>
            <w:tcW w:w="676" w:type="dxa"/>
            <w:vAlign w:val="center"/>
          </w:tcPr>
          <w:p w14:paraId="310AF67F" w14:textId="286DB26E"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12.6</w:t>
            </w:r>
          </w:p>
        </w:tc>
        <w:tc>
          <w:tcPr>
            <w:tcW w:w="893" w:type="dxa"/>
            <w:vAlign w:val="center"/>
          </w:tcPr>
          <w:p w14:paraId="0C9F321E" w14:textId="35848828"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14.7</w:t>
            </w:r>
          </w:p>
        </w:tc>
        <w:tc>
          <w:tcPr>
            <w:tcW w:w="676" w:type="dxa"/>
            <w:vAlign w:val="center"/>
          </w:tcPr>
          <w:p w14:paraId="5252636B" w14:textId="312FC05E"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5.4</w:t>
            </w:r>
          </w:p>
        </w:tc>
        <w:tc>
          <w:tcPr>
            <w:tcW w:w="676" w:type="dxa"/>
            <w:vAlign w:val="center"/>
          </w:tcPr>
          <w:p w14:paraId="3DBCD464" w14:textId="6B58822C"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5.9</w:t>
            </w:r>
          </w:p>
        </w:tc>
        <w:tc>
          <w:tcPr>
            <w:tcW w:w="676" w:type="dxa"/>
            <w:vAlign w:val="center"/>
          </w:tcPr>
          <w:p w14:paraId="102CD5F9" w14:textId="4113EE1B"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5.1</w:t>
            </w:r>
          </w:p>
        </w:tc>
        <w:tc>
          <w:tcPr>
            <w:tcW w:w="676" w:type="dxa"/>
            <w:vAlign w:val="center"/>
          </w:tcPr>
          <w:p w14:paraId="23197C8A" w14:textId="06794099"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5.6</w:t>
            </w:r>
          </w:p>
        </w:tc>
        <w:tc>
          <w:tcPr>
            <w:tcW w:w="893" w:type="dxa"/>
            <w:vAlign w:val="center"/>
          </w:tcPr>
          <w:p w14:paraId="23CB6DC3" w14:textId="6CD63277"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5.5</w:t>
            </w:r>
          </w:p>
        </w:tc>
        <w:tc>
          <w:tcPr>
            <w:tcW w:w="896" w:type="dxa"/>
            <w:vAlign w:val="center"/>
          </w:tcPr>
          <w:p w14:paraId="4E3E8B16" w14:textId="6DAF9B28" w:rsidR="00A26626" w:rsidRPr="00022248" w:rsidRDefault="009F6790" w:rsidP="00A26626">
            <w:pPr>
              <w:jc w:val="center"/>
              <w:rPr>
                <w:rFonts w:ascii="Times New Roman" w:hAnsi="Times New Roman" w:cs="Times New Roman"/>
                <w:sz w:val="18"/>
                <w:szCs w:val="18"/>
              </w:rPr>
            </w:pPr>
            <w:r>
              <w:rPr>
                <w:rFonts w:ascii="Times New Roman" w:hAnsi="Times New Roman" w:cs="Times New Roman"/>
                <w:sz w:val="18"/>
                <w:szCs w:val="18"/>
              </w:rPr>
              <w:t>10.1</w:t>
            </w:r>
          </w:p>
        </w:tc>
      </w:tr>
      <w:tr w:rsidR="00A26626" w:rsidRPr="00022248" w14:paraId="2123232A" w14:textId="77777777" w:rsidTr="00022248">
        <w:tc>
          <w:tcPr>
            <w:tcW w:w="1481" w:type="dxa"/>
          </w:tcPr>
          <w:p w14:paraId="24F4E00E" w14:textId="74EB5EFA"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North Carolina</w:t>
            </w:r>
          </w:p>
        </w:tc>
        <w:tc>
          <w:tcPr>
            <w:tcW w:w="589" w:type="dxa"/>
            <w:vAlign w:val="center"/>
          </w:tcPr>
          <w:p w14:paraId="61443DCB" w14:textId="79E21FB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13.0</w:t>
            </w:r>
          </w:p>
        </w:tc>
        <w:tc>
          <w:tcPr>
            <w:tcW w:w="677" w:type="dxa"/>
            <w:vAlign w:val="center"/>
          </w:tcPr>
          <w:p w14:paraId="1203843E" w14:textId="588B182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17.5</w:t>
            </w:r>
          </w:p>
        </w:tc>
        <w:tc>
          <w:tcPr>
            <w:tcW w:w="677" w:type="dxa"/>
            <w:vAlign w:val="center"/>
          </w:tcPr>
          <w:p w14:paraId="2BF4FCCA" w14:textId="2039BEDA"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18.4</w:t>
            </w:r>
          </w:p>
        </w:tc>
        <w:tc>
          <w:tcPr>
            <w:tcW w:w="676" w:type="dxa"/>
            <w:vAlign w:val="center"/>
          </w:tcPr>
          <w:p w14:paraId="7092A90C" w14:textId="0A301B4F"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14.0</w:t>
            </w:r>
          </w:p>
        </w:tc>
        <w:tc>
          <w:tcPr>
            <w:tcW w:w="893" w:type="dxa"/>
            <w:vAlign w:val="center"/>
          </w:tcPr>
          <w:p w14:paraId="456C1F21" w14:textId="740AD6A7"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15.7</w:t>
            </w:r>
          </w:p>
        </w:tc>
        <w:tc>
          <w:tcPr>
            <w:tcW w:w="676" w:type="dxa"/>
            <w:vAlign w:val="center"/>
          </w:tcPr>
          <w:p w14:paraId="5FF312DF" w14:textId="6714EC58"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5.5</w:t>
            </w:r>
          </w:p>
        </w:tc>
        <w:tc>
          <w:tcPr>
            <w:tcW w:w="676" w:type="dxa"/>
            <w:vAlign w:val="center"/>
          </w:tcPr>
          <w:p w14:paraId="0B27E5B5" w14:textId="5FFC4F7E"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5.3</w:t>
            </w:r>
          </w:p>
        </w:tc>
        <w:tc>
          <w:tcPr>
            <w:tcW w:w="676" w:type="dxa"/>
            <w:vAlign w:val="center"/>
          </w:tcPr>
          <w:p w14:paraId="14A40B6D" w14:textId="3198BFEA"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5.6</w:t>
            </w:r>
          </w:p>
        </w:tc>
        <w:tc>
          <w:tcPr>
            <w:tcW w:w="676" w:type="dxa"/>
            <w:vAlign w:val="center"/>
          </w:tcPr>
          <w:p w14:paraId="745710B0" w14:textId="4357E3DD"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5.8</w:t>
            </w:r>
          </w:p>
        </w:tc>
        <w:tc>
          <w:tcPr>
            <w:tcW w:w="893" w:type="dxa"/>
            <w:vAlign w:val="center"/>
          </w:tcPr>
          <w:p w14:paraId="4B2823B4" w14:textId="4BB72C22"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5.5</w:t>
            </w:r>
          </w:p>
        </w:tc>
        <w:tc>
          <w:tcPr>
            <w:tcW w:w="896" w:type="dxa"/>
            <w:vAlign w:val="center"/>
          </w:tcPr>
          <w:p w14:paraId="5DEE7C4B" w14:textId="1254DFB9" w:rsidR="00A26626" w:rsidRPr="00022248" w:rsidRDefault="009F6790" w:rsidP="00A26626">
            <w:pPr>
              <w:jc w:val="center"/>
              <w:rPr>
                <w:rFonts w:ascii="Times New Roman" w:hAnsi="Times New Roman" w:cs="Times New Roman"/>
                <w:sz w:val="18"/>
                <w:szCs w:val="18"/>
              </w:rPr>
            </w:pPr>
            <w:r>
              <w:rPr>
                <w:rFonts w:ascii="Times New Roman" w:hAnsi="Times New Roman" w:cs="Times New Roman"/>
                <w:sz w:val="18"/>
                <w:szCs w:val="18"/>
              </w:rPr>
              <w:t>10.6</w:t>
            </w:r>
          </w:p>
        </w:tc>
      </w:tr>
      <w:tr w:rsidR="00A26626" w:rsidRPr="00022248" w14:paraId="3EDE968B" w14:textId="77777777" w:rsidTr="00022248">
        <w:tc>
          <w:tcPr>
            <w:tcW w:w="1481" w:type="dxa"/>
          </w:tcPr>
          <w:p w14:paraId="5C08B489" w14:textId="31133686"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North Dakota</w:t>
            </w:r>
          </w:p>
        </w:tc>
        <w:tc>
          <w:tcPr>
            <w:tcW w:w="589" w:type="dxa"/>
            <w:vAlign w:val="center"/>
          </w:tcPr>
          <w:p w14:paraId="5502C109" w14:textId="01C53960"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14.5</w:t>
            </w:r>
          </w:p>
        </w:tc>
        <w:tc>
          <w:tcPr>
            <w:tcW w:w="677" w:type="dxa"/>
            <w:vAlign w:val="center"/>
          </w:tcPr>
          <w:p w14:paraId="65B46B3B" w14:textId="1C6A1CCE"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7.4</w:t>
            </w:r>
          </w:p>
        </w:tc>
        <w:tc>
          <w:tcPr>
            <w:tcW w:w="677" w:type="dxa"/>
            <w:vAlign w:val="center"/>
          </w:tcPr>
          <w:p w14:paraId="5582A507" w14:textId="68660604"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12.1</w:t>
            </w:r>
          </w:p>
        </w:tc>
        <w:tc>
          <w:tcPr>
            <w:tcW w:w="676" w:type="dxa"/>
            <w:vAlign w:val="center"/>
          </w:tcPr>
          <w:p w14:paraId="1001DB48" w14:textId="2B50DABC"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20.4</w:t>
            </w:r>
          </w:p>
        </w:tc>
        <w:tc>
          <w:tcPr>
            <w:tcW w:w="893" w:type="dxa"/>
            <w:vAlign w:val="center"/>
          </w:tcPr>
          <w:p w14:paraId="3246158D" w14:textId="01EF4A99"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13.6</w:t>
            </w:r>
          </w:p>
        </w:tc>
        <w:tc>
          <w:tcPr>
            <w:tcW w:w="676" w:type="dxa"/>
            <w:vAlign w:val="center"/>
          </w:tcPr>
          <w:p w14:paraId="45B58522" w14:textId="7E628695"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4.8</w:t>
            </w:r>
          </w:p>
        </w:tc>
        <w:tc>
          <w:tcPr>
            <w:tcW w:w="676" w:type="dxa"/>
            <w:vAlign w:val="center"/>
          </w:tcPr>
          <w:p w14:paraId="5FC14B0E" w14:textId="5A26255C"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3.6</w:t>
            </w:r>
          </w:p>
        </w:tc>
        <w:tc>
          <w:tcPr>
            <w:tcW w:w="676" w:type="dxa"/>
            <w:vAlign w:val="center"/>
          </w:tcPr>
          <w:p w14:paraId="156952E5" w14:textId="7BCF5193"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4.0</w:t>
            </w:r>
          </w:p>
        </w:tc>
        <w:tc>
          <w:tcPr>
            <w:tcW w:w="676" w:type="dxa"/>
            <w:vAlign w:val="center"/>
          </w:tcPr>
          <w:p w14:paraId="049DE9DF" w14:textId="0D2E5B7F"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4.3</w:t>
            </w:r>
          </w:p>
        </w:tc>
        <w:tc>
          <w:tcPr>
            <w:tcW w:w="893" w:type="dxa"/>
            <w:vAlign w:val="center"/>
          </w:tcPr>
          <w:p w14:paraId="3921B8D9" w14:textId="5CF16A89"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4.2</w:t>
            </w:r>
          </w:p>
        </w:tc>
        <w:tc>
          <w:tcPr>
            <w:tcW w:w="896" w:type="dxa"/>
            <w:vAlign w:val="center"/>
          </w:tcPr>
          <w:p w14:paraId="5DBD3672" w14:textId="220AF15E" w:rsidR="00A26626" w:rsidRPr="00022248" w:rsidRDefault="009F6790" w:rsidP="00A26626">
            <w:pPr>
              <w:jc w:val="center"/>
              <w:rPr>
                <w:rFonts w:ascii="Times New Roman" w:hAnsi="Times New Roman" w:cs="Times New Roman"/>
                <w:sz w:val="18"/>
                <w:szCs w:val="18"/>
              </w:rPr>
            </w:pPr>
            <w:r>
              <w:rPr>
                <w:rFonts w:ascii="Times New Roman" w:hAnsi="Times New Roman" w:cs="Times New Roman"/>
                <w:sz w:val="18"/>
                <w:szCs w:val="18"/>
              </w:rPr>
              <w:t>8.9</w:t>
            </w:r>
          </w:p>
        </w:tc>
      </w:tr>
      <w:tr w:rsidR="00A26626" w:rsidRPr="00022248" w14:paraId="5ADE3635" w14:textId="77777777" w:rsidTr="00022248">
        <w:tc>
          <w:tcPr>
            <w:tcW w:w="1481" w:type="dxa"/>
          </w:tcPr>
          <w:p w14:paraId="7C42383F" w14:textId="63BE724E"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Ohio</w:t>
            </w:r>
          </w:p>
        </w:tc>
        <w:tc>
          <w:tcPr>
            <w:tcW w:w="589" w:type="dxa"/>
            <w:vAlign w:val="center"/>
          </w:tcPr>
          <w:p w14:paraId="1374BC5B" w14:textId="26AE71CA"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17.5</w:t>
            </w:r>
          </w:p>
        </w:tc>
        <w:tc>
          <w:tcPr>
            <w:tcW w:w="677" w:type="dxa"/>
            <w:vAlign w:val="center"/>
          </w:tcPr>
          <w:p w14:paraId="006A9F18" w14:textId="442EEBF5"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12.9</w:t>
            </w:r>
          </w:p>
        </w:tc>
        <w:tc>
          <w:tcPr>
            <w:tcW w:w="677" w:type="dxa"/>
            <w:vAlign w:val="center"/>
          </w:tcPr>
          <w:p w14:paraId="1565F965" w14:textId="17DAA2B2"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18.9</w:t>
            </w:r>
          </w:p>
        </w:tc>
        <w:tc>
          <w:tcPr>
            <w:tcW w:w="676" w:type="dxa"/>
            <w:vAlign w:val="center"/>
          </w:tcPr>
          <w:p w14:paraId="041D487A" w14:textId="088FE9C8"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22.4</w:t>
            </w:r>
          </w:p>
        </w:tc>
        <w:tc>
          <w:tcPr>
            <w:tcW w:w="893" w:type="dxa"/>
            <w:vAlign w:val="center"/>
          </w:tcPr>
          <w:p w14:paraId="72721273" w14:textId="7D1516BA"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17.9</w:t>
            </w:r>
          </w:p>
        </w:tc>
        <w:tc>
          <w:tcPr>
            <w:tcW w:w="676" w:type="dxa"/>
            <w:vAlign w:val="center"/>
          </w:tcPr>
          <w:p w14:paraId="1D3AA8B9" w14:textId="5FF9C14C"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7.2</w:t>
            </w:r>
          </w:p>
        </w:tc>
        <w:tc>
          <w:tcPr>
            <w:tcW w:w="676" w:type="dxa"/>
            <w:vAlign w:val="center"/>
          </w:tcPr>
          <w:p w14:paraId="6E678278" w14:textId="301D0090"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7.3</w:t>
            </w:r>
          </w:p>
        </w:tc>
        <w:tc>
          <w:tcPr>
            <w:tcW w:w="676" w:type="dxa"/>
            <w:vAlign w:val="center"/>
          </w:tcPr>
          <w:p w14:paraId="14051774" w14:textId="0CB1F418"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7.2</w:t>
            </w:r>
          </w:p>
        </w:tc>
        <w:tc>
          <w:tcPr>
            <w:tcW w:w="676" w:type="dxa"/>
            <w:vAlign w:val="center"/>
          </w:tcPr>
          <w:p w14:paraId="2261794F" w14:textId="47C98684"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7.2</w:t>
            </w:r>
          </w:p>
        </w:tc>
        <w:tc>
          <w:tcPr>
            <w:tcW w:w="893" w:type="dxa"/>
            <w:vAlign w:val="center"/>
          </w:tcPr>
          <w:p w14:paraId="1077A012" w14:textId="48EAAE43"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7.2</w:t>
            </w:r>
          </w:p>
        </w:tc>
        <w:tc>
          <w:tcPr>
            <w:tcW w:w="896" w:type="dxa"/>
            <w:vAlign w:val="center"/>
          </w:tcPr>
          <w:p w14:paraId="58449A3F" w14:textId="7F2C0ED3" w:rsidR="00A26626" w:rsidRPr="00022248" w:rsidRDefault="009F6790" w:rsidP="00A26626">
            <w:pPr>
              <w:jc w:val="center"/>
              <w:rPr>
                <w:rFonts w:ascii="Times New Roman" w:hAnsi="Times New Roman" w:cs="Times New Roman"/>
                <w:sz w:val="18"/>
                <w:szCs w:val="18"/>
              </w:rPr>
            </w:pPr>
            <w:r>
              <w:rPr>
                <w:rFonts w:ascii="Times New Roman" w:hAnsi="Times New Roman" w:cs="Times New Roman"/>
                <w:sz w:val="18"/>
                <w:szCs w:val="18"/>
              </w:rPr>
              <w:t>12.5</w:t>
            </w:r>
          </w:p>
        </w:tc>
      </w:tr>
      <w:tr w:rsidR="00A26626" w:rsidRPr="00022248" w14:paraId="326A1180" w14:textId="77777777" w:rsidTr="00022248">
        <w:tc>
          <w:tcPr>
            <w:tcW w:w="1481" w:type="dxa"/>
          </w:tcPr>
          <w:p w14:paraId="19D2687F" w14:textId="5461F8CC"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Oklahoma</w:t>
            </w:r>
          </w:p>
        </w:tc>
        <w:tc>
          <w:tcPr>
            <w:tcW w:w="589" w:type="dxa"/>
            <w:vAlign w:val="center"/>
          </w:tcPr>
          <w:p w14:paraId="37FF906D" w14:textId="3E02775E"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18.4</w:t>
            </w:r>
          </w:p>
        </w:tc>
        <w:tc>
          <w:tcPr>
            <w:tcW w:w="677" w:type="dxa"/>
            <w:vAlign w:val="center"/>
          </w:tcPr>
          <w:p w14:paraId="62547997" w14:textId="6400F95C"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15.5</w:t>
            </w:r>
          </w:p>
        </w:tc>
        <w:tc>
          <w:tcPr>
            <w:tcW w:w="677" w:type="dxa"/>
            <w:vAlign w:val="center"/>
          </w:tcPr>
          <w:p w14:paraId="5DC98772" w14:textId="7FF119E0"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15.9</w:t>
            </w:r>
          </w:p>
        </w:tc>
        <w:tc>
          <w:tcPr>
            <w:tcW w:w="676" w:type="dxa"/>
            <w:vAlign w:val="center"/>
          </w:tcPr>
          <w:p w14:paraId="175E0858" w14:textId="7D66067F"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22.0</w:t>
            </w:r>
          </w:p>
        </w:tc>
        <w:tc>
          <w:tcPr>
            <w:tcW w:w="893" w:type="dxa"/>
            <w:vAlign w:val="center"/>
          </w:tcPr>
          <w:p w14:paraId="0D72C8FA" w14:textId="3846EE9B"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17.9</w:t>
            </w:r>
          </w:p>
        </w:tc>
        <w:tc>
          <w:tcPr>
            <w:tcW w:w="676" w:type="dxa"/>
            <w:vAlign w:val="center"/>
          </w:tcPr>
          <w:p w14:paraId="0794CA5C" w14:textId="20735535"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6.1</w:t>
            </w:r>
          </w:p>
        </w:tc>
        <w:tc>
          <w:tcPr>
            <w:tcW w:w="676" w:type="dxa"/>
            <w:vAlign w:val="center"/>
          </w:tcPr>
          <w:p w14:paraId="7223CCFD" w14:textId="4F44D109"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6.9</w:t>
            </w:r>
          </w:p>
        </w:tc>
        <w:tc>
          <w:tcPr>
            <w:tcW w:w="676" w:type="dxa"/>
            <w:vAlign w:val="center"/>
          </w:tcPr>
          <w:p w14:paraId="627BEE22" w14:textId="007CE8E3"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6.0</w:t>
            </w:r>
          </w:p>
        </w:tc>
        <w:tc>
          <w:tcPr>
            <w:tcW w:w="676" w:type="dxa"/>
            <w:vAlign w:val="center"/>
          </w:tcPr>
          <w:p w14:paraId="476B81AB" w14:textId="7A25A614"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5.9</w:t>
            </w:r>
          </w:p>
        </w:tc>
        <w:tc>
          <w:tcPr>
            <w:tcW w:w="893" w:type="dxa"/>
            <w:vAlign w:val="center"/>
          </w:tcPr>
          <w:p w14:paraId="025A4582" w14:textId="5EC6180B"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6.2</w:t>
            </w:r>
          </w:p>
        </w:tc>
        <w:tc>
          <w:tcPr>
            <w:tcW w:w="896" w:type="dxa"/>
            <w:vAlign w:val="center"/>
          </w:tcPr>
          <w:p w14:paraId="5C292B2C" w14:textId="38D1475B" w:rsidR="00A26626" w:rsidRPr="00022248" w:rsidRDefault="009F6790" w:rsidP="00A26626">
            <w:pPr>
              <w:jc w:val="center"/>
              <w:rPr>
                <w:rFonts w:ascii="Times New Roman" w:hAnsi="Times New Roman" w:cs="Times New Roman"/>
                <w:sz w:val="18"/>
                <w:szCs w:val="18"/>
              </w:rPr>
            </w:pPr>
            <w:r>
              <w:rPr>
                <w:rFonts w:ascii="Times New Roman" w:hAnsi="Times New Roman" w:cs="Times New Roman"/>
                <w:sz w:val="18"/>
                <w:szCs w:val="18"/>
              </w:rPr>
              <w:t>12.0</w:t>
            </w:r>
          </w:p>
        </w:tc>
      </w:tr>
      <w:tr w:rsidR="00A26626" w:rsidRPr="00022248" w14:paraId="16A4D9F0" w14:textId="77777777" w:rsidTr="00022248">
        <w:tc>
          <w:tcPr>
            <w:tcW w:w="1481" w:type="dxa"/>
          </w:tcPr>
          <w:p w14:paraId="2A2E362A" w14:textId="3DE13F97"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Oregon</w:t>
            </w:r>
          </w:p>
        </w:tc>
        <w:tc>
          <w:tcPr>
            <w:tcW w:w="589" w:type="dxa"/>
            <w:vAlign w:val="center"/>
          </w:tcPr>
          <w:p w14:paraId="49E0BADB" w14:textId="4604D590"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19.0</w:t>
            </w:r>
          </w:p>
        </w:tc>
        <w:tc>
          <w:tcPr>
            <w:tcW w:w="677" w:type="dxa"/>
            <w:vAlign w:val="center"/>
          </w:tcPr>
          <w:p w14:paraId="4D6D35FB" w14:textId="2E630DD0"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16.0</w:t>
            </w:r>
          </w:p>
        </w:tc>
        <w:tc>
          <w:tcPr>
            <w:tcW w:w="677" w:type="dxa"/>
            <w:vAlign w:val="center"/>
          </w:tcPr>
          <w:p w14:paraId="71BCB087" w14:textId="2AA055CB"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14.6</w:t>
            </w:r>
          </w:p>
        </w:tc>
        <w:tc>
          <w:tcPr>
            <w:tcW w:w="676" w:type="dxa"/>
            <w:vAlign w:val="center"/>
          </w:tcPr>
          <w:p w14:paraId="6ECD1CC8" w14:textId="4CD99363"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20.2</w:t>
            </w:r>
          </w:p>
        </w:tc>
        <w:tc>
          <w:tcPr>
            <w:tcW w:w="893" w:type="dxa"/>
            <w:vAlign w:val="center"/>
          </w:tcPr>
          <w:p w14:paraId="4DD61AAB" w14:textId="6DF1AAA3"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17.4</w:t>
            </w:r>
          </w:p>
        </w:tc>
        <w:tc>
          <w:tcPr>
            <w:tcW w:w="676" w:type="dxa"/>
            <w:vAlign w:val="center"/>
          </w:tcPr>
          <w:p w14:paraId="29C9EF42" w14:textId="2C2E07D3"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6.3</w:t>
            </w:r>
          </w:p>
        </w:tc>
        <w:tc>
          <w:tcPr>
            <w:tcW w:w="676" w:type="dxa"/>
            <w:vAlign w:val="center"/>
          </w:tcPr>
          <w:p w14:paraId="42EC8859" w14:textId="3056D08E"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5.2</w:t>
            </w:r>
          </w:p>
        </w:tc>
        <w:tc>
          <w:tcPr>
            <w:tcW w:w="676" w:type="dxa"/>
            <w:vAlign w:val="center"/>
          </w:tcPr>
          <w:p w14:paraId="0737A237" w14:textId="0A30A245"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6.0</w:t>
            </w:r>
          </w:p>
        </w:tc>
        <w:tc>
          <w:tcPr>
            <w:tcW w:w="676" w:type="dxa"/>
            <w:vAlign w:val="center"/>
          </w:tcPr>
          <w:p w14:paraId="7C56D053" w14:textId="155E01D8"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8.4</w:t>
            </w:r>
          </w:p>
        </w:tc>
        <w:tc>
          <w:tcPr>
            <w:tcW w:w="893" w:type="dxa"/>
            <w:vAlign w:val="center"/>
          </w:tcPr>
          <w:p w14:paraId="2982F0C5" w14:textId="5AABFA50"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6.4</w:t>
            </w:r>
          </w:p>
        </w:tc>
        <w:tc>
          <w:tcPr>
            <w:tcW w:w="896" w:type="dxa"/>
            <w:vAlign w:val="center"/>
          </w:tcPr>
          <w:p w14:paraId="1F5B8FB5" w14:textId="5E89060F" w:rsidR="00A26626" w:rsidRPr="00022248" w:rsidRDefault="009F6790" w:rsidP="00A26626">
            <w:pPr>
              <w:jc w:val="center"/>
              <w:rPr>
                <w:rFonts w:ascii="Times New Roman" w:hAnsi="Times New Roman" w:cs="Times New Roman"/>
                <w:sz w:val="18"/>
                <w:szCs w:val="18"/>
              </w:rPr>
            </w:pPr>
            <w:r>
              <w:rPr>
                <w:rFonts w:ascii="Times New Roman" w:hAnsi="Times New Roman" w:cs="Times New Roman"/>
                <w:sz w:val="18"/>
                <w:szCs w:val="18"/>
              </w:rPr>
              <w:t>11.9</w:t>
            </w:r>
          </w:p>
        </w:tc>
      </w:tr>
      <w:tr w:rsidR="00A26626" w:rsidRPr="00022248" w14:paraId="3A8E3257" w14:textId="77777777" w:rsidTr="00022248">
        <w:tc>
          <w:tcPr>
            <w:tcW w:w="1481" w:type="dxa"/>
          </w:tcPr>
          <w:p w14:paraId="4D499518" w14:textId="6A7A3AE3"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Pennsylvania</w:t>
            </w:r>
          </w:p>
        </w:tc>
        <w:tc>
          <w:tcPr>
            <w:tcW w:w="589" w:type="dxa"/>
            <w:vAlign w:val="center"/>
          </w:tcPr>
          <w:p w14:paraId="1AE98972" w14:textId="426E30D6"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16.1</w:t>
            </w:r>
          </w:p>
        </w:tc>
        <w:tc>
          <w:tcPr>
            <w:tcW w:w="677" w:type="dxa"/>
            <w:vAlign w:val="center"/>
          </w:tcPr>
          <w:p w14:paraId="0C4A9815" w14:textId="6D245C38"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18.4</w:t>
            </w:r>
          </w:p>
        </w:tc>
        <w:tc>
          <w:tcPr>
            <w:tcW w:w="677" w:type="dxa"/>
            <w:vAlign w:val="center"/>
          </w:tcPr>
          <w:p w14:paraId="24B923EA" w14:textId="435FC0CA"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19.9</w:t>
            </w:r>
          </w:p>
        </w:tc>
        <w:tc>
          <w:tcPr>
            <w:tcW w:w="676" w:type="dxa"/>
            <w:vAlign w:val="center"/>
          </w:tcPr>
          <w:p w14:paraId="6DA38A04" w14:textId="195D7448"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25.4</w:t>
            </w:r>
          </w:p>
        </w:tc>
        <w:tc>
          <w:tcPr>
            <w:tcW w:w="893" w:type="dxa"/>
            <w:vAlign w:val="center"/>
          </w:tcPr>
          <w:p w14:paraId="35F2BCA1" w14:textId="3230C960"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19.9</w:t>
            </w:r>
          </w:p>
        </w:tc>
        <w:tc>
          <w:tcPr>
            <w:tcW w:w="676" w:type="dxa"/>
            <w:vAlign w:val="center"/>
          </w:tcPr>
          <w:p w14:paraId="3C3B4C06" w14:textId="64DD307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7.9</w:t>
            </w:r>
          </w:p>
        </w:tc>
        <w:tc>
          <w:tcPr>
            <w:tcW w:w="676" w:type="dxa"/>
            <w:vAlign w:val="center"/>
          </w:tcPr>
          <w:p w14:paraId="49E04C5C" w14:textId="61FD4004"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8.0</w:t>
            </w:r>
          </w:p>
        </w:tc>
        <w:tc>
          <w:tcPr>
            <w:tcW w:w="676" w:type="dxa"/>
            <w:vAlign w:val="center"/>
          </w:tcPr>
          <w:p w14:paraId="3CDE3885" w14:textId="20C2093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8.4</w:t>
            </w:r>
          </w:p>
        </w:tc>
        <w:tc>
          <w:tcPr>
            <w:tcW w:w="676" w:type="dxa"/>
            <w:vAlign w:val="center"/>
          </w:tcPr>
          <w:p w14:paraId="342B0AA7" w14:textId="65E4473A"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8.2</w:t>
            </w:r>
          </w:p>
        </w:tc>
        <w:tc>
          <w:tcPr>
            <w:tcW w:w="893" w:type="dxa"/>
            <w:vAlign w:val="center"/>
          </w:tcPr>
          <w:p w14:paraId="72447551" w14:textId="3973B1AE"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8.1</w:t>
            </w:r>
          </w:p>
        </w:tc>
        <w:tc>
          <w:tcPr>
            <w:tcW w:w="896" w:type="dxa"/>
            <w:vAlign w:val="center"/>
          </w:tcPr>
          <w:p w14:paraId="47559DA9" w14:textId="45BEBB6B" w:rsidR="00A26626" w:rsidRPr="00022248" w:rsidRDefault="009F6790" w:rsidP="00A26626">
            <w:pPr>
              <w:jc w:val="center"/>
              <w:rPr>
                <w:rFonts w:ascii="Times New Roman" w:hAnsi="Times New Roman" w:cs="Times New Roman"/>
                <w:sz w:val="18"/>
                <w:szCs w:val="18"/>
              </w:rPr>
            </w:pPr>
            <w:r>
              <w:rPr>
                <w:rFonts w:ascii="Times New Roman" w:hAnsi="Times New Roman" w:cs="Times New Roman"/>
                <w:sz w:val="18"/>
                <w:szCs w:val="18"/>
              </w:rPr>
              <w:t>14.0</w:t>
            </w:r>
          </w:p>
        </w:tc>
      </w:tr>
      <w:tr w:rsidR="00A26626" w:rsidRPr="00022248" w14:paraId="64C21F51" w14:textId="77777777" w:rsidTr="00022248">
        <w:tc>
          <w:tcPr>
            <w:tcW w:w="1481" w:type="dxa"/>
          </w:tcPr>
          <w:p w14:paraId="7C2DF431" w14:textId="69728B1B"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Rhode Island</w:t>
            </w:r>
          </w:p>
        </w:tc>
        <w:tc>
          <w:tcPr>
            <w:tcW w:w="589" w:type="dxa"/>
            <w:vAlign w:val="center"/>
          </w:tcPr>
          <w:p w14:paraId="09FDEBAC" w14:textId="3AF405EB"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20.3</w:t>
            </w:r>
          </w:p>
        </w:tc>
        <w:tc>
          <w:tcPr>
            <w:tcW w:w="677" w:type="dxa"/>
            <w:vAlign w:val="center"/>
          </w:tcPr>
          <w:p w14:paraId="6D46E04D" w14:textId="2EE101F3"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11.8</w:t>
            </w:r>
          </w:p>
        </w:tc>
        <w:tc>
          <w:tcPr>
            <w:tcW w:w="677" w:type="dxa"/>
            <w:vAlign w:val="center"/>
          </w:tcPr>
          <w:p w14:paraId="5317DA5D" w14:textId="0BCCD119"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15.6</w:t>
            </w:r>
          </w:p>
        </w:tc>
        <w:tc>
          <w:tcPr>
            <w:tcW w:w="676" w:type="dxa"/>
            <w:vAlign w:val="center"/>
          </w:tcPr>
          <w:p w14:paraId="55210D4E" w14:textId="60AC2EEA"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18.6</w:t>
            </w:r>
          </w:p>
        </w:tc>
        <w:tc>
          <w:tcPr>
            <w:tcW w:w="893" w:type="dxa"/>
            <w:vAlign w:val="center"/>
          </w:tcPr>
          <w:p w14:paraId="70085C46" w14:textId="5F1D02A0"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16.7</w:t>
            </w:r>
          </w:p>
        </w:tc>
        <w:tc>
          <w:tcPr>
            <w:tcW w:w="676" w:type="dxa"/>
            <w:vAlign w:val="center"/>
          </w:tcPr>
          <w:p w14:paraId="0BC8DBB3" w14:textId="6CAA7DE4"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9.0</w:t>
            </w:r>
          </w:p>
        </w:tc>
        <w:tc>
          <w:tcPr>
            <w:tcW w:w="676" w:type="dxa"/>
            <w:vAlign w:val="center"/>
          </w:tcPr>
          <w:p w14:paraId="33A115A7" w14:textId="34160EBD"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8.4</w:t>
            </w:r>
          </w:p>
        </w:tc>
        <w:tc>
          <w:tcPr>
            <w:tcW w:w="676" w:type="dxa"/>
            <w:vAlign w:val="center"/>
          </w:tcPr>
          <w:p w14:paraId="45C88747" w14:textId="1865377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6.2</w:t>
            </w:r>
          </w:p>
        </w:tc>
        <w:tc>
          <w:tcPr>
            <w:tcW w:w="676" w:type="dxa"/>
            <w:vAlign w:val="center"/>
          </w:tcPr>
          <w:p w14:paraId="38FA7FF1" w14:textId="0BB3AE80"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8.0</w:t>
            </w:r>
          </w:p>
        </w:tc>
        <w:tc>
          <w:tcPr>
            <w:tcW w:w="893" w:type="dxa"/>
            <w:vAlign w:val="center"/>
          </w:tcPr>
          <w:p w14:paraId="7D0B0F86" w14:textId="33BC3323"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7.9</w:t>
            </w:r>
          </w:p>
        </w:tc>
        <w:tc>
          <w:tcPr>
            <w:tcW w:w="896" w:type="dxa"/>
            <w:vAlign w:val="center"/>
          </w:tcPr>
          <w:p w14:paraId="2C5F72C1" w14:textId="767C0D18" w:rsidR="00A26626" w:rsidRPr="00022248" w:rsidRDefault="009F6790" w:rsidP="00A26626">
            <w:pPr>
              <w:jc w:val="center"/>
              <w:rPr>
                <w:rFonts w:ascii="Times New Roman" w:hAnsi="Times New Roman" w:cs="Times New Roman"/>
                <w:sz w:val="18"/>
                <w:szCs w:val="18"/>
              </w:rPr>
            </w:pPr>
            <w:r>
              <w:rPr>
                <w:rFonts w:ascii="Times New Roman" w:hAnsi="Times New Roman" w:cs="Times New Roman"/>
                <w:sz w:val="18"/>
                <w:szCs w:val="18"/>
              </w:rPr>
              <w:t>12.3</w:t>
            </w:r>
          </w:p>
        </w:tc>
      </w:tr>
      <w:tr w:rsidR="00A26626" w:rsidRPr="00022248" w14:paraId="10C63B43" w14:textId="77777777" w:rsidTr="00022248">
        <w:tc>
          <w:tcPr>
            <w:tcW w:w="1481" w:type="dxa"/>
          </w:tcPr>
          <w:p w14:paraId="5123B018" w14:textId="7B8C9269"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South Carolina</w:t>
            </w:r>
          </w:p>
        </w:tc>
        <w:tc>
          <w:tcPr>
            <w:tcW w:w="589" w:type="dxa"/>
            <w:vAlign w:val="center"/>
          </w:tcPr>
          <w:p w14:paraId="6127616F" w14:textId="3E9891C5"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19.1</w:t>
            </w:r>
          </w:p>
        </w:tc>
        <w:tc>
          <w:tcPr>
            <w:tcW w:w="677" w:type="dxa"/>
            <w:vAlign w:val="center"/>
          </w:tcPr>
          <w:p w14:paraId="3ED1BB90" w14:textId="4A0870C3"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13.4</w:t>
            </w:r>
          </w:p>
        </w:tc>
        <w:tc>
          <w:tcPr>
            <w:tcW w:w="677" w:type="dxa"/>
            <w:vAlign w:val="center"/>
          </w:tcPr>
          <w:p w14:paraId="0F154DCB" w14:textId="439514B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16.3</w:t>
            </w:r>
          </w:p>
        </w:tc>
        <w:tc>
          <w:tcPr>
            <w:tcW w:w="676" w:type="dxa"/>
            <w:vAlign w:val="center"/>
          </w:tcPr>
          <w:p w14:paraId="3F562D5A" w14:textId="57A69477"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18.7</w:t>
            </w:r>
          </w:p>
        </w:tc>
        <w:tc>
          <w:tcPr>
            <w:tcW w:w="893" w:type="dxa"/>
            <w:vAlign w:val="center"/>
          </w:tcPr>
          <w:p w14:paraId="6816AFE8" w14:textId="4EF7EE1B"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16.8</w:t>
            </w:r>
          </w:p>
        </w:tc>
        <w:tc>
          <w:tcPr>
            <w:tcW w:w="676" w:type="dxa"/>
            <w:vAlign w:val="center"/>
          </w:tcPr>
          <w:p w14:paraId="49674BCB" w14:textId="7A29841B"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6.2</w:t>
            </w:r>
          </w:p>
        </w:tc>
        <w:tc>
          <w:tcPr>
            <w:tcW w:w="676" w:type="dxa"/>
            <w:vAlign w:val="center"/>
          </w:tcPr>
          <w:p w14:paraId="1AD395E5" w14:textId="774DA3EF"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6.5</w:t>
            </w:r>
          </w:p>
        </w:tc>
        <w:tc>
          <w:tcPr>
            <w:tcW w:w="676" w:type="dxa"/>
            <w:vAlign w:val="center"/>
          </w:tcPr>
          <w:p w14:paraId="422A424A" w14:textId="3AD618F7"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5.5</w:t>
            </w:r>
          </w:p>
        </w:tc>
        <w:tc>
          <w:tcPr>
            <w:tcW w:w="676" w:type="dxa"/>
            <w:vAlign w:val="center"/>
          </w:tcPr>
          <w:p w14:paraId="6A3DF163" w14:textId="6AC70EAF"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5.3</w:t>
            </w:r>
          </w:p>
        </w:tc>
        <w:tc>
          <w:tcPr>
            <w:tcW w:w="893" w:type="dxa"/>
            <w:vAlign w:val="center"/>
          </w:tcPr>
          <w:p w14:paraId="6562615E" w14:textId="751C79A2"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5.9</w:t>
            </w:r>
          </w:p>
        </w:tc>
        <w:tc>
          <w:tcPr>
            <w:tcW w:w="896" w:type="dxa"/>
            <w:vAlign w:val="center"/>
          </w:tcPr>
          <w:p w14:paraId="0A3E3D66" w14:textId="391574A9" w:rsidR="00A26626" w:rsidRPr="00022248" w:rsidRDefault="009F6790" w:rsidP="00A26626">
            <w:pPr>
              <w:jc w:val="center"/>
              <w:rPr>
                <w:rFonts w:ascii="Times New Roman" w:hAnsi="Times New Roman" w:cs="Times New Roman"/>
                <w:sz w:val="18"/>
                <w:szCs w:val="18"/>
              </w:rPr>
            </w:pPr>
            <w:r>
              <w:rPr>
                <w:rFonts w:ascii="Times New Roman" w:hAnsi="Times New Roman" w:cs="Times New Roman"/>
                <w:sz w:val="18"/>
                <w:szCs w:val="18"/>
              </w:rPr>
              <w:t>11.4</w:t>
            </w:r>
          </w:p>
        </w:tc>
      </w:tr>
      <w:tr w:rsidR="00A26626" w:rsidRPr="00022248" w14:paraId="3FD883E0" w14:textId="77777777" w:rsidTr="00022248">
        <w:tc>
          <w:tcPr>
            <w:tcW w:w="1481" w:type="dxa"/>
          </w:tcPr>
          <w:p w14:paraId="614781B6" w14:textId="7D4932E5"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South Dakota</w:t>
            </w:r>
          </w:p>
        </w:tc>
        <w:tc>
          <w:tcPr>
            <w:tcW w:w="589" w:type="dxa"/>
            <w:vAlign w:val="center"/>
          </w:tcPr>
          <w:p w14:paraId="0F4813AA" w14:textId="2C94B2A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10.6</w:t>
            </w:r>
          </w:p>
        </w:tc>
        <w:tc>
          <w:tcPr>
            <w:tcW w:w="677" w:type="dxa"/>
            <w:vAlign w:val="center"/>
          </w:tcPr>
          <w:p w14:paraId="5B270D7D" w14:textId="1363F019"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14.6</w:t>
            </w:r>
          </w:p>
        </w:tc>
        <w:tc>
          <w:tcPr>
            <w:tcW w:w="677" w:type="dxa"/>
            <w:vAlign w:val="center"/>
          </w:tcPr>
          <w:p w14:paraId="043D5F1D" w14:textId="6B155AE2"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13.7</w:t>
            </w:r>
          </w:p>
        </w:tc>
        <w:tc>
          <w:tcPr>
            <w:tcW w:w="676" w:type="dxa"/>
            <w:vAlign w:val="center"/>
          </w:tcPr>
          <w:p w14:paraId="417681D3" w14:textId="483F4E37"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17.8</w:t>
            </w:r>
          </w:p>
        </w:tc>
        <w:tc>
          <w:tcPr>
            <w:tcW w:w="893" w:type="dxa"/>
            <w:vAlign w:val="center"/>
          </w:tcPr>
          <w:p w14:paraId="7A5F4E85" w14:textId="610BF1D3"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14.1</w:t>
            </w:r>
          </w:p>
        </w:tc>
        <w:tc>
          <w:tcPr>
            <w:tcW w:w="676" w:type="dxa"/>
            <w:vAlign w:val="center"/>
          </w:tcPr>
          <w:p w14:paraId="35544079" w14:textId="400D8597"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4.9</w:t>
            </w:r>
          </w:p>
        </w:tc>
        <w:tc>
          <w:tcPr>
            <w:tcW w:w="676" w:type="dxa"/>
            <w:vAlign w:val="center"/>
          </w:tcPr>
          <w:p w14:paraId="7C3A3B0B" w14:textId="78970E64"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4.1</w:t>
            </w:r>
          </w:p>
        </w:tc>
        <w:tc>
          <w:tcPr>
            <w:tcW w:w="676" w:type="dxa"/>
            <w:vAlign w:val="center"/>
          </w:tcPr>
          <w:p w14:paraId="60F81413" w14:textId="53F0535B"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4.1</w:t>
            </w:r>
          </w:p>
        </w:tc>
        <w:tc>
          <w:tcPr>
            <w:tcW w:w="676" w:type="dxa"/>
            <w:vAlign w:val="center"/>
          </w:tcPr>
          <w:p w14:paraId="2826F924" w14:textId="6CA2C1B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3.9</w:t>
            </w:r>
          </w:p>
        </w:tc>
        <w:tc>
          <w:tcPr>
            <w:tcW w:w="893" w:type="dxa"/>
            <w:vAlign w:val="center"/>
          </w:tcPr>
          <w:p w14:paraId="7A30A48E" w14:textId="170A1603"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4.2</w:t>
            </w:r>
          </w:p>
        </w:tc>
        <w:tc>
          <w:tcPr>
            <w:tcW w:w="896" w:type="dxa"/>
            <w:vAlign w:val="center"/>
          </w:tcPr>
          <w:p w14:paraId="3725CA8E" w14:textId="59F95A0D" w:rsidR="00A26626" w:rsidRPr="00022248" w:rsidRDefault="009F6790" w:rsidP="00A26626">
            <w:pPr>
              <w:jc w:val="center"/>
              <w:rPr>
                <w:rFonts w:ascii="Times New Roman" w:hAnsi="Times New Roman" w:cs="Times New Roman"/>
                <w:sz w:val="18"/>
                <w:szCs w:val="18"/>
              </w:rPr>
            </w:pPr>
            <w:r>
              <w:rPr>
                <w:rFonts w:ascii="Times New Roman" w:hAnsi="Times New Roman" w:cs="Times New Roman"/>
                <w:sz w:val="18"/>
                <w:szCs w:val="18"/>
              </w:rPr>
              <w:t>9.2</w:t>
            </w:r>
          </w:p>
        </w:tc>
      </w:tr>
      <w:tr w:rsidR="00A26626" w:rsidRPr="00022248" w14:paraId="08D596CE" w14:textId="77777777" w:rsidTr="00022248">
        <w:tc>
          <w:tcPr>
            <w:tcW w:w="1481" w:type="dxa"/>
          </w:tcPr>
          <w:p w14:paraId="4146B252" w14:textId="70B8E1EB"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Tennessee</w:t>
            </w:r>
          </w:p>
        </w:tc>
        <w:tc>
          <w:tcPr>
            <w:tcW w:w="589" w:type="dxa"/>
            <w:vAlign w:val="center"/>
          </w:tcPr>
          <w:p w14:paraId="5033D4D2" w14:textId="05E692CB"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18.8</w:t>
            </w:r>
          </w:p>
        </w:tc>
        <w:tc>
          <w:tcPr>
            <w:tcW w:w="677" w:type="dxa"/>
            <w:vAlign w:val="center"/>
          </w:tcPr>
          <w:p w14:paraId="6F785EBE" w14:textId="296C8C02"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11.9</w:t>
            </w:r>
          </w:p>
        </w:tc>
        <w:tc>
          <w:tcPr>
            <w:tcW w:w="677" w:type="dxa"/>
            <w:vAlign w:val="center"/>
          </w:tcPr>
          <w:p w14:paraId="77D792C9" w14:textId="4F9A041A"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18.7</w:t>
            </w:r>
          </w:p>
        </w:tc>
        <w:tc>
          <w:tcPr>
            <w:tcW w:w="676" w:type="dxa"/>
            <w:vAlign w:val="center"/>
          </w:tcPr>
          <w:p w14:paraId="24271B4A" w14:textId="30605403"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15.8</w:t>
            </w:r>
          </w:p>
        </w:tc>
        <w:tc>
          <w:tcPr>
            <w:tcW w:w="893" w:type="dxa"/>
            <w:vAlign w:val="center"/>
          </w:tcPr>
          <w:p w14:paraId="0B4E9983" w14:textId="47F9C3D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16.4</w:t>
            </w:r>
          </w:p>
        </w:tc>
        <w:tc>
          <w:tcPr>
            <w:tcW w:w="676" w:type="dxa"/>
            <w:vAlign w:val="center"/>
          </w:tcPr>
          <w:p w14:paraId="6163EFD5" w14:textId="32563665"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5.5</w:t>
            </w:r>
          </w:p>
        </w:tc>
        <w:tc>
          <w:tcPr>
            <w:tcW w:w="676" w:type="dxa"/>
            <w:vAlign w:val="center"/>
          </w:tcPr>
          <w:p w14:paraId="51F4B5E4" w14:textId="56101B39"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7.2</w:t>
            </w:r>
          </w:p>
        </w:tc>
        <w:tc>
          <w:tcPr>
            <w:tcW w:w="676" w:type="dxa"/>
            <w:vAlign w:val="center"/>
          </w:tcPr>
          <w:p w14:paraId="33F2BACE" w14:textId="636505B9"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6.2</w:t>
            </w:r>
          </w:p>
        </w:tc>
        <w:tc>
          <w:tcPr>
            <w:tcW w:w="676" w:type="dxa"/>
            <w:vAlign w:val="center"/>
          </w:tcPr>
          <w:p w14:paraId="01F5358D" w14:textId="72EAA54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6.6</w:t>
            </w:r>
          </w:p>
        </w:tc>
        <w:tc>
          <w:tcPr>
            <w:tcW w:w="893" w:type="dxa"/>
            <w:vAlign w:val="center"/>
          </w:tcPr>
          <w:p w14:paraId="371404FE" w14:textId="659BA84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6.4</w:t>
            </w:r>
          </w:p>
        </w:tc>
        <w:tc>
          <w:tcPr>
            <w:tcW w:w="896" w:type="dxa"/>
            <w:vAlign w:val="center"/>
          </w:tcPr>
          <w:p w14:paraId="1610428B" w14:textId="02EE5685" w:rsidR="00A26626" w:rsidRPr="00022248" w:rsidRDefault="009F6790" w:rsidP="00A26626">
            <w:pPr>
              <w:jc w:val="center"/>
              <w:rPr>
                <w:rFonts w:ascii="Times New Roman" w:hAnsi="Times New Roman" w:cs="Times New Roman"/>
                <w:sz w:val="18"/>
                <w:szCs w:val="18"/>
              </w:rPr>
            </w:pPr>
            <w:r>
              <w:rPr>
                <w:rFonts w:ascii="Times New Roman" w:hAnsi="Times New Roman" w:cs="Times New Roman"/>
                <w:sz w:val="18"/>
                <w:szCs w:val="18"/>
              </w:rPr>
              <w:t>11.4</w:t>
            </w:r>
          </w:p>
        </w:tc>
      </w:tr>
      <w:tr w:rsidR="00A26626" w:rsidRPr="00022248" w14:paraId="0D306B5D" w14:textId="77777777" w:rsidTr="00022248">
        <w:tc>
          <w:tcPr>
            <w:tcW w:w="1481" w:type="dxa"/>
          </w:tcPr>
          <w:p w14:paraId="6865DAF3" w14:textId="5ABCD572"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Texas</w:t>
            </w:r>
          </w:p>
        </w:tc>
        <w:tc>
          <w:tcPr>
            <w:tcW w:w="589" w:type="dxa"/>
            <w:vAlign w:val="center"/>
          </w:tcPr>
          <w:p w14:paraId="268D7AEA" w14:textId="2E1647B9"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12.3</w:t>
            </w:r>
          </w:p>
        </w:tc>
        <w:tc>
          <w:tcPr>
            <w:tcW w:w="677" w:type="dxa"/>
            <w:vAlign w:val="center"/>
          </w:tcPr>
          <w:p w14:paraId="1CB1264C" w14:textId="3524E8B6"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17.0</w:t>
            </w:r>
          </w:p>
        </w:tc>
        <w:tc>
          <w:tcPr>
            <w:tcW w:w="677" w:type="dxa"/>
            <w:vAlign w:val="center"/>
          </w:tcPr>
          <w:p w14:paraId="5316E96E" w14:textId="12EC3D8A"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11.2</w:t>
            </w:r>
          </w:p>
        </w:tc>
        <w:tc>
          <w:tcPr>
            <w:tcW w:w="676" w:type="dxa"/>
            <w:vAlign w:val="center"/>
          </w:tcPr>
          <w:p w14:paraId="3106072A" w14:textId="7FC60782"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15.2</w:t>
            </w:r>
          </w:p>
        </w:tc>
        <w:tc>
          <w:tcPr>
            <w:tcW w:w="893" w:type="dxa"/>
            <w:vAlign w:val="center"/>
          </w:tcPr>
          <w:p w14:paraId="4F4DA6CE" w14:textId="6EA4B40B"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13.9</w:t>
            </w:r>
          </w:p>
        </w:tc>
        <w:tc>
          <w:tcPr>
            <w:tcW w:w="676" w:type="dxa"/>
            <w:vAlign w:val="center"/>
          </w:tcPr>
          <w:p w14:paraId="710510CA" w14:textId="2E05BBBE"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5.1</w:t>
            </w:r>
          </w:p>
        </w:tc>
        <w:tc>
          <w:tcPr>
            <w:tcW w:w="676" w:type="dxa"/>
            <w:vAlign w:val="center"/>
          </w:tcPr>
          <w:p w14:paraId="6A61FB0F" w14:textId="42F12E27"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5.0</w:t>
            </w:r>
          </w:p>
        </w:tc>
        <w:tc>
          <w:tcPr>
            <w:tcW w:w="676" w:type="dxa"/>
            <w:vAlign w:val="center"/>
          </w:tcPr>
          <w:p w14:paraId="4BE95B05" w14:textId="4E0E697F"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5.2</w:t>
            </w:r>
          </w:p>
        </w:tc>
        <w:tc>
          <w:tcPr>
            <w:tcW w:w="676" w:type="dxa"/>
            <w:vAlign w:val="center"/>
          </w:tcPr>
          <w:p w14:paraId="5255B039" w14:textId="03CECFA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5.3</w:t>
            </w:r>
          </w:p>
        </w:tc>
        <w:tc>
          <w:tcPr>
            <w:tcW w:w="893" w:type="dxa"/>
            <w:vAlign w:val="center"/>
          </w:tcPr>
          <w:p w14:paraId="3C5659A4" w14:textId="15265F7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5.1</w:t>
            </w:r>
          </w:p>
        </w:tc>
        <w:tc>
          <w:tcPr>
            <w:tcW w:w="896" w:type="dxa"/>
            <w:vAlign w:val="center"/>
          </w:tcPr>
          <w:p w14:paraId="57B9C7BC" w14:textId="6DF12DA7" w:rsidR="00A26626" w:rsidRPr="00022248" w:rsidRDefault="009F6790" w:rsidP="00A26626">
            <w:pPr>
              <w:jc w:val="center"/>
              <w:rPr>
                <w:rFonts w:ascii="Times New Roman" w:hAnsi="Times New Roman" w:cs="Times New Roman"/>
                <w:sz w:val="18"/>
                <w:szCs w:val="18"/>
              </w:rPr>
            </w:pPr>
            <w:r>
              <w:rPr>
                <w:rFonts w:ascii="Times New Roman" w:hAnsi="Times New Roman" w:cs="Times New Roman"/>
                <w:sz w:val="18"/>
                <w:szCs w:val="18"/>
              </w:rPr>
              <w:t>9.5</w:t>
            </w:r>
          </w:p>
        </w:tc>
      </w:tr>
      <w:tr w:rsidR="00A26626" w:rsidRPr="00022248" w14:paraId="711B5A09" w14:textId="77777777" w:rsidTr="00022248">
        <w:tc>
          <w:tcPr>
            <w:tcW w:w="1481" w:type="dxa"/>
          </w:tcPr>
          <w:p w14:paraId="5C38E152" w14:textId="7802205F"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Utah</w:t>
            </w:r>
          </w:p>
        </w:tc>
        <w:tc>
          <w:tcPr>
            <w:tcW w:w="589" w:type="dxa"/>
            <w:vAlign w:val="center"/>
          </w:tcPr>
          <w:p w14:paraId="0D28FFF4" w14:textId="21AA3F96"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14.4</w:t>
            </w:r>
          </w:p>
        </w:tc>
        <w:tc>
          <w:tcPr>
            <w:tcW w:w="677" w:type="dxa"/>
            <w:vAlign w:val="center"/>
          </w:tcPr>
          <w:p w14:paraId="78EFDC19" w14:textId="1A67926A"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6.5</w:t>
            </w:r>
          </w:p>
        </w:tc>
        <w:tc>
          <w:tcPr>
            <w:tcW w:w="677" w:type="dxa"/>
            <w:vAlign w:val="center"/>
          </w:tcPr>
          <w:p w14:paraId="24DBAE95" w14:textId="181E4BDC"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14.2</w:t>
            </w:r>
          </w:p>
        </w:tc>
        <w:tc>
          <w:tcPr>
            <w:tcW w:w="676" w:type="dxa"/>
            <w:vAlign w:val="center"/>
          </w:tcPr>
          <w:p w14:paraId="1AC55B94" w14:textId="62705E75"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15.5</w:t>
            </w:r>
          </w:p>
        </w:tc>
        <w:tc>
          <w:tcPr>
            <w:tcW w:w="893" w:type="dxa"/>
            <w:vAlign w:val="center"/>
          </w:tcPr>
          <w:p w14:paraId="20570141" w14:textId="0D7CDADC"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12.6</w:t>
            </w:r>
          </w:p>
        </w:tc>
        <w:tc>
          <w:tcPr>
            <w:tcW w:w="676" w:type="dxa"/>
            <w:vAlign w:val="center"/>
          </w:tcPr>
          <w:p w14:paraId="44D7CED7" w14:textId="307116EC"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4.4</w:t>
            </w:r>
          </w:p>
        </w:tc>
        <w:tc>
          <w:tcPr>
            <w:tcW w:w="676" w:type="dxa"/>
            <w:vAlign w:val="center"/>
          </w:tcPr>
          <w:p w14:paraId="2626D8BC" w14:textId="4EC2959C"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5.2</w:t>
            </w:r>
          </w:p>
        </w:tc>
        <w:tc>
          <w:tcPr>
            <w:tcW w:w="676" w:type="dxa"/>
            <w:vAlign w:val="center"/>
          </w:tcPr>
          <w:p w14:paraId="3B557AD7" w14:textId="67C9D582"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3.5</w:t>
            </w:r>
          </w:p>
        </w:tc>
        <w:tc>
          <w:tcPr>
            <w:tcW w:w="676" w:type="dxa"/>
            <w:vAlign w:val="center"/>
          </w:tcPr>
          <w:p w14:paraId="59565C13" w14:textId="6944A5AC"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4.3</w:t>
            </w:r>
          </w:p>
        </w:tc>
        <w:tc>
          <w:tcPr>
            <w:tcW w:w="893" w:type="dxa"/>
            <w:vAlign w:val="center"/>
          </w:tcPr>
          <w:p w14:paraId="61173A2A" w14:textId="34CB8068"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4.4</w:t>
            </w:r>
          </w:p>
        </w:tc>
        <w:tc>
          <w:tcPr>
            <w:tcW w:w="896" w:type="dxa"/>
            <w:vAlign w:val="center"/>
          </w:tcPr>
          <w:p w14:paraId="531F415C" w14:textId="205B205C" w:rsidR="00A26626" w:rsidRPr="00022248" w:rsidRDefault="009F6790" w:rsidP="00A26626">
            <w:pPr>
              <w:jc w:val="center"/>
              <w:rPr>
                <w:rFonts w:ascii="Times New Roman" w:hAnsi="Times New Roman" w:cs="Times New Roman"/>
                <w:sz w:val="18"/>
                <w:szCs w:val="18"/>
              </w:rPr>
            </w:pPr>
            <w:r>
              <w:rPr>
                <w:rFonts w:ascii="Times New Roman" w:hAnsi="Times New Roman" w:cs="Times New Roman"/>
                <w:sz w:val="18"/>
                <w:szCs w:val="18"/>
              </w:rPr>
              <w:t>8.5</w:t>
            </w:r>
          </w:p>
        </w:tc>
      </w:tr>
      <w:tr w:rsidR="00A26626" w:rsidRPr="00022248" w14:paraId="236D1DF9" w14:textId="77777777" w:rsidTr="00022248">
        <w:tc>
          <w:tcPr>
            <w:tcW w:w="1481" w:type="dxa"/>
          </w:tcPr>
          <w:p w14:paraId="65C2B4EB" w14:textId="1B13EBB5"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Vermont</w:t>
            </w:r>
          </w:p>
        </w:tc>
        <w:tc>
          <w:tcPr>
            <w:tcW w:w="589" w:type="dxa"/>
            <w:vAlign w:val="center"/>
          </w:tcPr>
          <w:p w14:paraId="79A37C66" w14:textId="1F0CCD50"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22.6</w:t>
            </w:r>
          </w:p>
        </w:tc>
        <w:tc>
          <w:tcPr>
            <w:tcW w:w="677" w:type="dxa"/>
            <w:vAlign w:val="center"/>
          </w:tcPr>
          <w:p w14:paraId="0FE85DE1" w14:textId="55693A37"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20.2</w:t>
            </w:r>
          </w:p>
        </w:tc>
        <w:tc>
          <w:tcPr>
            <w:tcW w:w="677" w:type="dxa"/>
            <w:vAlign w:val="center"/>
          </w:tcPr>
          <w:p w14:paraId="606627ED" w14:textId="74EEECCA"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15.6</w:t>
            </w:r>
          </w:p>
        </w:tc>
        <w:tc>
          <w:tcPr>
            <w:tcW w:w="676" w:type="dxa"/>
            <w:vAlign w:val="center"/>
          </w:tcPr>
          <w:p w14:paraId="4A1688DD" w14:textId="7B8A4AA0"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20.8</w:t>
            </w:r>
          </w:p>
        </w:tc>
        <w:tc>
          <w:tcPr>
            <w:tcW w:w="893" w:type="dxa"/>
            <w:vAlign w:val="center"/>
          </w:tcPr>
          <w:p w14:paraId="5D8D50FD" w14:textId="25ABEFFA"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19.9</w:t>
            </w:r>
          </w:p>
        </w:tc>
        <w:tc>
          <w:tcPr>
            <w:tcW w:w="676" w:type="dxa"/>
            <w:vAlign w:val="center"/>
          </w:tcPr>
          <w:p w14:paraId="1168D76D" w14:textId="34EAE58F"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7.4</w:t>
            </w:r>
          </w:p>
        </w:tc>
        <w:tc>
          <w:tcPr>
            <w:tcW w:w="676" w:type="dxa"/>
            <w:vAlign w:val="center"/>
          </w:tcPr>
          <w:p w14:paraId="7E1D1815" w14:textId="1EF62702"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6.5</w:t>
            </w:r>
          </w:p>
        </w:tc>
        <w:tc>
          <w:tcPr>
            <w:tcW w:w="676" w:type="dxa"/>
            <w:vAlign w:val="center"/>
          </w:tcPr>
          <w:p w14:paraId="3D31D344" w14:textId="219A2228"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11.6</w:t>
            </w:r>
          </w:p>
        </w:tc>
        <w:tc>
          <w:tcPr>
            <w:tcW w:w="676" w:type="dxa"/>
            <w:vAlign w:val="center"/>
          </w:tcPr>
          <w:p w14:paraId="3B82B870" w14:textId="2B99477A"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10.0</w:t>
            </w:r>
          </w:p>
        </w:tc>
        <w:tc>
          <w:tcPr>
            <w:tcW w:w="893" w:type="dxa"/>
            <w:vAlign w:val="center"/>
          </w:tcPr>
          <w:p w14:paraId="20EA6746" w14:textId="4949A545"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8.7</w:t>
            </w:r>
          </w:p>
        </w:tc>
        <w:tc>
          <w:tcPr>
            <w:tcW w:w="896" w:type="dxa"/>
            <w:vAlign w:val="center"/>
          </w:tcPr>
          <w:p w14:paraId="5B889FF3" w14:textId="2D593830" w:rsidR="00A26626" w:rsidRPr="00022248" w:rsidRDefault="009F6790" w:rsidP="00A26626">
            <w:pPr>
              <w:jc w:val="center"/>
              <w:rPr>
                <w:rFonts w:ascii="Times New Roman" w:hAnsi="Times New Roman" w:cs="Times New Roman"/>
                <w:sz w:val="18"/>
                <w:szCs w:val="18"/>
              </w:rPr>
            </w:pPr>
            <w:r>
              <w:rPr>
                <w:rFonts w:ascii="Times New Roman" w:hAnsi="Times New Roman" w:cs="Times New Roman"/>
                <w:sz w:val="18"/>
                <w:szCs w:val="18"/>
              </w:rPr>
              <w:t>14.3</w:t>
            </w:r>
          </w:p>
        </w:tc>
      </w:tr>
      <w:tr w:rsidR="00A26626" w:rsidRPr="00022248" w14:paraId="7B1EBB80" w14:textId="77777777" w:rsidTr="00022248">
        <w:tc>
          <w:tcPr>
            <w:tcW w:w="1481" w:type="dxa"/>
          </w:tcPr>
          <w:p w14:paraId="128B4AAB" w14:textId="2898BD8F"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Virginia</w:t>
            </w:r>
          </w:p>
        </w:tc>
        <w:tc>
          <w:tcPr>
            <w:tcW w:w="589" w:type="dxa"/>
            <w:vAlign w:val="center"/>
          </w:tcPr>
          <w:p w14:paraId="04BC44F6" w14:textId="25477888"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13.5</w:t>
            </w:r>
          </w:p>
        </w:tc>
        <w:tc>
          <w:tcPr>
            <w:tcW w:w="677" w:type="dxa"/>
            <w:vAlign w:val="center"/>
          </w:tcPr>
          <w:p w14:paraId="45AE45BE" w14:textId="1911EA9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16.6</w:t>
            </w:r>
          </w:p>
        </w:tc>
        <w:tc>
          <w:tcPr>
            <w:tcW w:w="677" w:type="dxa"/>
            <w:vAlign w:val="center"/>
          </w:tcPr>
          <w:p w14:paraId="49B66297" w14:textId="3395F587"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17.7</w:t>
            </w:r>
          </w:p>
        </w:tc>
        <w:tc>
          <w:tcPr>
            <w:tcW w:w="676" w:type="dxa"/>
            <w:vAlign w:val="center"/>
          </w:tcPr>
          <w:p w14:paraId="74F10927" w14:textId="7090D52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8.0</w:t>
            </w:r>
          </w:p>
        </w:tc>
        <w:tc>
          <w:tcPr>
            <w:tcW w:w="893" w:type="dxa"/>
            <w:vAlign w:val="center"/>
          </w:tcPr>
          <w:p w14:paraId="5DF91640" w14:textId="0CC9D163"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14.0</w:t>
            </w:r>
          </w:p>
        </w:tc>
        <w:tc>
          <w:tcPr>
            <w:tcW w:w="676" w:type="dxa"/>
            <w:vAlign w:val="center"/>
          </w:tcPr>
          <w:p w14:paraId="37D78378" w14:textId="00444ED5"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6.0</w:t>
            </w:r>
          </w:p>
        </w:tc>
        <w:tc>
          <w:tcPr>
            <w:tcW w:w="676" w:type="dxa"/>
            <w:vAlign w:val="center"/>
          </w:tcPr>
          <w:p w14:paraId="61DB73D9" w14:textId="3FCE30D4"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5.6</w:t>
            </w:r>
          </w:p>
        </w:tc>
        <w:tc>
          <w:tcPr>
            <w:tcW w:w="676" w:type="dxa"/>
            <w:vAlign w:val="center"/>
          </w:tcPr>
          <w:p w14:paraId="3AF84332" w14:textId="17B3AC44"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6.3</w:t>
            </w:r>
          </w:p>
        </w:tc>
        <w:tc>
          <w:tcPr>
            <w:tcW w:w="676" w:type="dxa"/>
            <w:vAlign w:val="center"/>
          </w:tcPr>
          <w:p w14:paraId="61369633" w14:textId="2369A434"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6.1</w:t>
            </w:r>
          </w:p>
        </w:tc>
        <w:tc>
          <w:tcPr>
            <w:tcW w:w="893" w:type="dxa"/>
            <w:vAlign w:val="center"/>
          </w:tcPr>
          <w:p w14:paraId="062D15D9" w14:textId="66F46E3A"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6.0</w:t>
            </w:r>
          </w:p>
        </w:tc>
        <w:tc>
          <w:tcPr>
            <w:tcW w:w="896" w:type="dxa"/>
            <w:vAlign w:val="center"/>
          </w:tcPr>
          <w:p w14:paraId="0AABC7DA" w14:textId="35B74EE2" w:rsidR="00A26626" w:rsidRPr="00022248" w:rsidRDefault="009F6790" w:rsidP="00A26626">
            <w:pPr>
              <w:jc w:val="center"/>
              <w:rPr>
                <w:rFonts w:ascii="Times New Roman" w:hAnsi="Times New Roman" w:cs="Times New Roman"/>
                <w:sz w:val="18"/>
                <w:szCs w:val="18"/>
              </w:rPr>
            </w:pPr>
            <w:r>
              <w:rPr>
                <w:rFonts w:ascii="Times New Roman" w:hAnsi="Times New Roman" w:cs="Times New Roman"/>
                <w:sz w:val="18"/>
                <w:szCs w:val="18"/>
              </w:rPr>
              <w:t>10.0</w:t>
            </w:r>
          </w:p>
        </w:tc>
      </w:tr>
      <w:tr w:rsidR="00A26626" w:rsidRPr="00022248" w14:paraId="5E82CF9A" w14:textId="77777777" w:rsidTr="00022248">
        <w:tc>
          <w:tcPr>
            <w:tcW w:w="1481" w:type="dxa"/>
          </w:tcPr>
          <w:p w14:paraId="79A69967" w14:textId="3B9BEE1B"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Washington</w:t>
            </w:r>
          </w:p>
        </w:tc>
        <w:tc>
          <w:tcPr>
            <w:tcW w:w="589" w:type="dxa"/>
            <w:vAlign w:val="center"/>
          </w:tcPr>
          <w:p w14:paraId="0757F650" w14:textId="35F42A94"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15.7</w:t>
            </w:r>
          </w:p>
        </w:tc>
        <w:tc>
          <w:tcPr>
            <w:tcW w:w="677" w:type="dxa"/>
            <w:vAlign w:val="center"/>
          </w:tcPr>
          <w:p w14:paraId="54911222" w14:textId="13A9C399"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14.5</w:t>
            </w:r>
          </w:p>
        </w:tc>
        <w:tc>
          <w:tcPr>
            <w:tcW w:w="677" w:type="dxa"/>
            <w:vAlign w:val="center"/>
          </w:tcPr>
          <w:p w14:paraId="5C718F98" w14:textId="54ED6EA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19.7</w:t>
            </w:r>
          </w:p>
        </w:tc>
        <w:tc>
          <w:tcPr>
            <w:tcW w:w="676" w:type="dxa"/>
            <w:vAlign w:val="center"/>
          </w:tcPr>
          <w:p w14:paraId="0B9EB3FB" w14:textId="6E337CB1" w:rsidR="00A26626" w:rsidRPr="00931327" w:rsidRDefault="00A26626" w:rsidP="00A26626">
            <w:pPr>
              <w:jc w:val="center"/>
              <w:rPr>
                <w:rFonts w:ascii="Times New Roman" w:hAnsi="Times New Roman" w:cs="Times New Roman"/>
                <w:sz w:val="18"/>
                <w:szCs w:val="18"/>
              </w:rPr>
            </w:pPr>
            <w:commentRangeStart w:id="38"/>
            <w:r w:rsidRPr="00931327">
              <w:rPr>
                <w:rFonts w:ascii="Times New Roman" w:hAnsi="Times New Roman" w:cs="Times New Roman"/>
                <w:sz w:val="18"/>
                <w:szCs w:val="18"/>
              </w:rPr>
              <w:t>110.8</w:t>
            </w:r>
            <w:commentRangeEnd w:id="38"/>
            <w:r w:rsidR="00931327">
              <w:rPr>
                <w:rStyle w:val="CommentReference"/>
              </w:rPr>
              <w:commentReference w:id="38"/>
            </w:r>
          </w:p>
        </w:tc>
        <w:tc>
          <w:tcPr>
            <w:tcW w:w="893" w:type="dxa"/>
            <w:vAlign w:val="center"/>
          </w:tcPr>
          <w:p w14:paraId="626B5E07" w14:textId="6A624E2F"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15.2</w:t>
            </w:r>
          </w:p>
        </w:tc>
        <w:tc>
          <w:tcPr>
            <w:tcW w:w="676" w:type="dxa"/>
            <w:vAlign w:val="center"/>
          </w:tcPr>
          <w:p w14:paraId="4C031513" w14:textId="2D68EBF6"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5.1</w:t>
            </w:r>
          </w:p>
        </w:tc>
        <w:tc>
          <w:tcPr>
            <w:tcW w:w="676" w:type="dxa"/>
            <w:vAlign w:val="center"/>
          </w:tcPr>
          <w:p w14:paraId="2D4C4E46" w14:textId="6EE133A8"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5.8</w:t>
            </w:r>
          </w:p>
        </w:tc>
        <w:tc>
          <w:tcPr>
            <w:tcW w:w="676" w:type="dxa"/>
            <w:vAlign w:val="center"/>
          </w:tcPr>
          <w:p w14:paraId="63639B22" w14:textId="308C3903"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5.3</w:t>
            </w:r>
          </w:p>
        </w:tc>
        <w:tc>
          <w:tcPr>
            <w:tcW w:w="676" w:type="dxa"/>
            <w:vAlign w:val="center"/>
          </w:tcPr>
          <w:p w14:paraId="7F436108" w14:textId="046FB71F"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6.0</w:t>
            </w:r>
          </w:p>
        </w:tc>
        <w:tc>
          <w:tcPr>
            <w:tcW w:w="893" w:type="dxa"/>
            <w:vAlign w:val="center"/>
          </w:tcPr>
          <w:p w14:paraId="56EE6F82" w14:textId="20BA1ECE"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5.6</w:t>
            </w:r>
          </w:p>
        </w:tc>
        <w:tc>
          <w:tcPr>
            <w:tcW w:w="896" w:type="dxa"/>
            <w:vAlign w:val="center"/>
          </w:tcPr>
          <w:p w14:paraId="1438B4F5" w14:textId="60B79E4D" w:rsidR="00A26626" w:rsidRPr="00022248" w:rsidRDefault="009F6790" w:rsidP="00A26626">
            <w:pPr>
              <w:jc w:val="center"/>
              <w:rPr>
                <w:rFonts w:ascii="Times New Roman" w:hAnsi="Times New Roman" w:cs="Times New Roman"/>
                <w:sz w:val="18"/>
                <w:szCs w:val="18"/>
              </w:rPr>
            </w:pPr>
            <w:r>
              <w:rPr>
                <w:rFonts w:ascii="Times New Roman" w:hAnsi="Times New Roman" w:cs="Times New Roman"/>
                <w:sz w:val="18"/>
                <w:szCs w:val="18"/>
              </w:rPr>
              <w:t>10.4</w:t>
            </w:r>
          </w:p>
        </w:tc>
      </w:tr>
      <w:tr w:rsidR="00A26626" w:rsidRPr="00022248" w14:paraId="253FDACB" w14:textId="77777777" w:rsidTr="00022248">
        <w:tc>
          <w:tcPr>
            <w:tcW w:w="1481" w:type="dxa"/>
          </w:tcPr>
          <w:p w14:paraId="70FD5867" w14:textId="380C1A64"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West Virginia</w:t>
            </w:r>
          </w:p>
        </w:tc>
        <w:tc>
          <w:tcPr>
            <w:tcW w:w="589" w:type="dxa"/>
            <w:vAlign w:val="center"/>
          </w:tcPr>
          <w:p w14:paraId="4235514B" w14:textId="0C77975B"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16.7</w:t>
            </w:r>
          </w:p>
        </w:tc>
        <w:tc>
          <w:tcPr>
            <w:tcW w:w="677" w:type="dxa"/>
            <w:vAlign w:val="center"/>
          </w:tcPr>
          <w:p w14:paraId="127C770D" w14:textId="0618C73E"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13.7</w:t>
            </w:r>
          </w:p>
        </w:tc>
        <w:tc>
          <w:tcPr>
            <w:tcW w:w="677" w:type="dxa"/>
            <w:vAlign w:val="center"/>
          </w:tcPr>
          <w:p w14:paraId="4BEFE82B" w14:textId="3F6CDFED"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23.2</w:t>
            </w:r>
          </w:p>
        </w:tc>
        <w:tc>
          <w:tcPr>
            <w:tcW w:w="676" w:type="dxa"/>
            <w:vAlign w:val="center"/>
          </w:tcPr>
          <w:p w14:paraId="4DAA872C" w14:textId="27AE537B"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18.4</w:t>
            </w:r>
          </w:p>
        </w:tc>
        <w:tc>
          <w:tcPr>
            <w:tcW w:w="893" w:type="dxa"/>
            <w:vAlign w:val="center"/>
          </w:tcPr>
          <w:p w14:paraId="22107CC0" w14:textId="282CF09B"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18.0</w:t>
            </w:r>
          </w:p>
        </w:tc>
        <w:tc>
          <w:tcPr>
            <w:tcW w:w="676" w:type="dxa"/>
            <w:vAlign w:val="center"/>
          </w:tcPr>
          <w:p w14:paraId="6D8E9C73" w14:textId="4B57DA12"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7.7</w:t>
            </w:r>
          </w:p>
        </w:tc>
        <w:tc>
          <w:tcPr>
            <w:tcW w:w="676" w:type="dxa"/>
            <w:vAlign w:val="center"/>
          </w:tcPr>
          <w:p w14:paraId="1314EBA7" w14:textId="0424EEE3"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7.4</w:t>
            </w:r>
          </w:p>
        </w:tc>
        <w:tc>
          <w:tcPr>
            <w:tcW w:w="676" w:type="dxa"/>
            <w:vAlign w:val="center"/>
          </w:tcPr>
          <w:p w14:paraId="24A13385" w14:textId="3064AF8B"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7.2</w:t>
            </w:r>
          </w:p>
        </w:tc>
        <w:tc>
          <w:tcPr>
            <w:tcW w:w="676" w:type="dxa"/>
            <w:vAlign w:val="center"/>
          </w:tcPr>
          <w:p w14:paraId="57424497" w14:textId="1AFDF268"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8.2</w:t>
            </w:r>
          </w:p>
        </w:tc>
        <w:tc>
          <w:tcPr>
            <w:tcW w:w="893" w:type="dxa"/>
            <w:vAlign w:val="center"/>
          </w:tcPr>
          <w:p w14:paraId="244E3571" w14:textId="5842847E"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7.6</w:t>
            </w:r>
          </w:p>
        </w:tc>
        <w:tc>
          <w:tcPr>
            <w:tcW w:w="896" w:type="dxa"/>
            <w:vAlign w:val="center"/>
          </w:tcPr>
          <w:p w14:paraId="6764E8B2" w14:textId="4E52007F" w:rsidR="00A26626" w:rsidRPr="00022248" w:rsidRDefault="009F6790" w:rsidP="00A26626">
            <w:pPr>
              <w:jc w:val="center"/>
              <w:rPr>
                <w:rFonts w:ascii="Times New Roman" w:hAnsi="Times New Roman" w:cs="Times New Roman"/>
                <w:sz w:val="18"/>
                <w:szCs w:val="18"/>
              </w:rPr>
            </w:pPr>
            <w:r>
              <w:rPr>
                <w:rFonts w:ascii="Times New Roman" w:hAnsi="Times New Roman" w:cs="Times New Roman"/>
                <w:sz w:val="18"/>
                <w:szCs w:val="18"/>
              </w:rPr>
              <w:t>12.8</w:t>
            </w:r>
          </w:p>
        </w:tc>
      </w:tr>
      <w:tr w:rsidR="00A26626" w:rsidRPr="00022248" w14:paraId="669200D4" w14:textId="77777777" w:rsidTr="00022248">
        <w:tc>
          <w:tcPr>
            <w:tcW w:w="1481" w:type="dxa"/>
          </w:tcPr>
          <w:p w14:paraId="6912D057" w14:textId="3A2262B6"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Wisconsin</w:t>
            </w:r>
          </w:p>
        </w:tc>
        <w:tc>
          <w:tcPr>
            <w:tcW w:w="589" w:type="dxa"/>
            <w:vAlign w:val="center"/>
          </w:tcPr>
          <w:p w14:paraId="11CF8E92" w14:textId="6A372490"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17.2</w:t>
            </w:r>
          </w:p>
        </w:tc>
        <w:tc>
          <w:tcPr>
            <w:tcW w:w="677" w:type="dxa"/>
            <w:vAlign w:val="center"/>
          </w:tcPr>
          <w:p w14:paraId="629D3F45" w14:textId="42376105"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21.4</w:t>
            </w:r>
          </w:p>
        </w:tc>
        <w:tc>
          <w:tcPr>
            <w:tcW w:w="677" w:type="dxa"/>
            <w:vAlign w:val="center"/>
          </w:tcPr>
          <w:p w14:paraId="459117CD" w14:textId="5EA5D810"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15.7</w:t>
            </w:r>
          </w:p>
        </w:tc>
        <w:tc>
          <w:tcPr>
            <w:tcW w:w="676" w:type="dxa"/>
            <w:vAlign w:val="center"/>
          </w:tcPr>
          <w:p w14:paraId="6A4AF63A" w14:textId="4164CA87"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22.1</w:t>
            </w:r>
          </w:p>
        </w:tc>
        <w:tc>
          <w:tcPr>
            <w:tcW w:w="893" w:type="dxa"/>
            <w:vAlign w:val="center"/>
          </w:tcPr>
          <w:p w14:paraId="58D4F858" w14:textId="452B3832"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19.1</w:t>
            </w:r>
          </w:p>
        </w:tc>
        <w:tc>
          <w:tcPr>
            <w:tcW w:w="676" w:type="dxa"/>
            <w:vAlign w:val="center"/>
          </w:tcPr>
          <w:p w14:paraId="7D4829AC" w14:textId="06188DF5"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6.4</w:t>
            </w:r>
          </w:p>
        </w:tc>
        <w:tc>
          <w:tcPr>
            <w:tcW w:w="676" w:type="dxa"/>
            <w:vAlign w:val="center"/>
          </w:tcPr>
          <w:p w14:paraId="5473A64A" w14:textId="4C7E5A75"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6.5</w:t>
            </w:r>
          </w:p>
        </w:tc>
        <w:tc>
          <w:tcPr>
            <w:tcW w:w="676" w:type="dxa"/>
            <w:vAlign w:val="center"/>
          </w:tcPr>
          <w:p w14:paraId="73BF59FE" w14:textId="561A1E68"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5.9</w:t>
            </w:r>
          </w:p>
        </w:tc>
        <w:tc>
          <w:tcPr>
            <w:tcW w:w="676" w:type="dxa"/>
            <w:vAlign w:val="center"/>
          </w:tcPr>
          <w:p w14:paraId="0EEC61CF" w14:textId="41E4F185"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5.7</w:t>
            </w:r>
          </w:p>
        </w:tc>
        <w:tc>
          <w:tcPr>
            <w:tcW w:w="893" w:type="dxa"/>
            <w:vAlign w:val="center"/>
          </w:tcPr>
          <w:p w14:paraId="1D70F17B" w14:textId="49B9DF16"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6.1</w:t>
            </w:r>
          </w:p>
        </w:tc>
        <w:tc>
          <w:tcPr>
            <w:tcW w:w="896" w:type="dxa"/>
            <w:vAlign w:val="center"/>
          </w:tcPr>
          <w:p w14:paraId="10ECC6C4" w14:textId="38B1E556" w:rsidR="00A26626" w:rsidRPr="00022248" w:rsidRDefault="009F6790" w:rsidP="00A26626">
            <w:pPr>
              <w:jc w:val="center"/>
              <w:rPr>
                <w:rFonts w:ascii="Times New Roman" w:hAnsi="Times New Roman" w:cs="Times New Roman"/>
                <w:sz w:val="18"/>
                <w:szCs w:val="18"/>
              </w:rPr>
            </w:pPr>
            <w:r>
              <w:rPr>
                <w:rFonts w:ascii="Times New Roman" w:hAnsi="Times New Roman" w:cs="Times New Roman"/>
                <w:sz w:val="18"/>
                <w:szCs w:val="18"/>
              </w:rPr>
              <w:t>12.6</w:t>
            </w:r>
          </w:p>
        </w:tc>
      </w:tr>
      <w:tr w:rsidR="00A26626" w:rsidRPr="00022248" w14:paraId="188DCE7A" w14:textId="77777777" w:rsidTr="00022248">
        <w:tc>
          <w:tcPr>
            <w:tcW w:w="1481" w:type="dxa"/>
          </w:tcPr>
          <w:p w14:paraId="373F7F33" w14:textId="10D231BA"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Wyoming</w:t>
            </w:r>
          </w:p>
        </w:tc>
        <w:tc>
          <w:tcPr>
            <w:tcW w:w="589" w:type="dxa"/>
            <w:vAlign w:val="center"/>
          </w:tcPr>
          <w:p w14:paraId="19FF917C" w14:textId="500FDD42"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12.9</w:t>
            </w:r>
          </w:p>
        </w:tc>
        <w:tc>
          <w:tcPr>
            <w:tcW w:w="677" w:type="dxa"/>
            <w:vAlign w:val="center"/>
          </w:tcPr>
          <w:p w14:paraId="7C7D003C" w14:textId="6F296D7D"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16.0</w:t>
            </w:r>
          </w:p>
        </w:tc>
        <w:tc>
          <w:tcPr>
            <w:tcW w:w="677" w:type="dxa"/>
            <w:vAlign w:val="center"/>
          </w:tcPr>
          <w:p w14:paraId="627EF4DB" w14:textId="7E563EFD"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17.5</w:t>
            </w:r>
          </w:p>
        </w:tc>
        <w:tc>
          <w:tcPr>
            <w:tcW w:w="676" w:type="dxa"/>
            <w:vAlign w:val="center"/>
          </w:tcPr>
          <w:p w14:paraId="3B846786" w14:textId="6BF43A4E"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18.2</w:t>
            </w:r>
          </w:p>
        </w:tc>
        <w:tc>
          <w:tcPr>
            <w:tcW w:w="893" w:type="dxa"/>
            <w:vAlign w:val="center"/>
          </w:tcPr>
          <w:p w14:paraId="61846415" w14:textId="7659603A"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16.1</w:t>
            </w:r>
          </w:p>
        </w:tc>
        <w:tc>
          <w:tcPr>
            <w:tcW w:w="676" w:type="dxa"/>
            <w:vAlign w:val="center"/>
          </w:tcPr>
          <w:p w14:paraId="2F0062C1" w14:textId="0BEFF428"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7.6</w:t>
            </w:r>
          </w:p>
        </w:tc>
        <w:tc>
          <w:tcPr>
            <w:tcW w:w="676" w:type="dxa"/>
            <w:vAlign w:val="center"/>
          </w:tcPr>
          <w:p w14:paraId="3CD959E2" w14:textId="2CC0C12D"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6.4</w:t>
            </w:r>
          </w:p>
        </w:tc>
        <w:tc>
          <w:tcPr>
            <w:tcW w:w="676" w:type="dxa"/>
            <w:vAlign w:val="center"/>
          </w:tcPr>
          <w:p w14:paraId="795A0FC9" w14:textId="57817FC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4.7</w:t>
            </w:r>
          </w:p>
        </w:tc>
        <w:tc>
          <w:tcPr>
            <w:tcW w:w="676" w:type="dxa"/>
            <w:vAlign w:val="center"/>
          </w:tcPr>
          <w:p w14:paraId="0F1C8650" w14:textId="40DCD684"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6.3</w:t>
            </w:r>
          </w:p>
        </w:tc>
        <w:tc>
          <w:tcPr>
            <w:tcW w:w="893" w:type="dxa"/>
            <w:vAlign w:val="center"/>
          </w:tcPr>
          <w:p w14:paraId="54595AF1" w14:textId="05499AD6"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6.3</w:t>
            </w:r>
          </w:p>
        </w:tc>
        <w:tc>
          <w:tcPr>
            <w:tcW w:w="896" w:type="dxa"/>
            <w:vAlign w:val="center"/>
          </w:tcPr>
          <w:p w14:paraId="0302AC04" w14:textId="154F46D8" w:rsidR="00A26626" w:rsidRPr="00022248" w:rsidRDefault="009F6790" w:rsidP="00A26626">
            <w:pPr>
              <w:jc w:val="center"/>
              <w:rPr>
                <w:rFonts w:ascii="Times New Roman" w:hAnsi="Times New Roman" w:cs="Times New Roman"/>
                <w:sz w:val="18"/>
                <w:szCs w:val="18"/>
              </w:rPr>
            </w:pPr>
            <w:r>
              <w:rPr>
                <w:rFonts w:ascii="Times New Roman" w:hAnsi="Times New Roman" w:cs="Times New Roman"/>
                <w:sz w:val="18"/>
                <w:szCs w:val="18"/>
              </w:rPr>
              <w:t>11.2</w:t>
            </w:r>
          </w:p>
        </w:tc>
      </w:tr>
    </w:tbl>
    <w:p w14:paraId="2C54A1F4" w14:textId="52F07B95" w:rsidR="00DB6705" w:rsidRDefault="00DB6705" w:rsidP="00D1002D">
      <w:pPr>
        <w:rPr>
          <w:rFonts w:ascii="Times New Roman" w:hAnsi="Times New Roman" w:cs="Times New Roman"/>
          <w:b/>
          <w:bCs/>
        </w:rPr>
      </w:pPr>
    </w:p>
    <w:p w14:paraId="45D5DFFD" w14:textId="3841F928" w:rsidR="00DB6705" w:rsidRPr="00CD3AC5" w:rsidRDefault="00DB6705" w:rsidP="00DB6705">
      <w:pPr>
        <w:spacing w:after="0"/>
        <w:rPr>
          <w:rFonts w:ascii="Times New Roman" w:hAnsi="Times New Roman" w:cs="Times New Roman"/>
          <w:sz w:val="24"/>
          <w:szCs w:val="24"/>
        </w:rPr>
      </w:pPr>
      <w:r w:rsidRPr="00CD3AC5">
        <w:rPr>
          <w:rFonts w:ascii="Times New Roman" w:hAnsi="Times New Roman" w:cs="Times New Roman"/>
          <w:sz w:val="24"/>
          <w:szCs w:val="24"/>
        </w:rPr>
        <w:lastRenderedPageBreak/>
        <w:t xml:space="preserve">Supplementary Table </w:t>
      </w:r>
      <w:r w:rsidR="00572580" w:rsidRPr="00CD3AC5">
        <w:rPr>
          <w:rFonts w:ascii="Times New Roman" w:hAnsi="Times New Roman" w:cs="Times New Roman"/>
          <w:sz w:val="24"/>
          <w:szCs w:val="24"/>
        </w:rPr>
        <w:t>S</w:t>
      </w:r>
      <w:r w:rsidR="00C256D2" w:rsidRPr="00CD3AC5">
        <w:rPr>
          <w:rFonts w:ascii="Times New Roman" w:hAnsi="Times New Roman" w:cs="Times New Roman"/>
          <w:sz w:val="24"/>
          <w:szCs w:val="24"/>
        </w:rPr>
        <w:t>2.</w:t>
      </w:r>
      <w:r w:rsidRPr="00CD3AC5">
        <w:rPr>
          <w:rFonts w:ascii="Times New Roman" w:hAnsi="Times New Roman" w:cs="Times New Roman"/>
          <w:sz w:val="24"/>
          <w:szCs w:val="24"/>
        </w:rPr>
        <w:t xml:space="preserve"> </w:t>
      </w:r>
      <w:r w:rsidR="00A53C4A" w:rsidRPr="00CD3AC5">
        <w:rPr>
          <w:rFonts w:ascii="Times New Roman" w:hAnsi="Times New Roman" w:cs="Times New Roman"/>
          <w:sz w:val="24"/>
          <w:szCs w:val="24"/>
        </w:rPr>
        <w:t>N</w:t>
      </w:r>
      <w:r w:rsidRPr="00CD3AC5">
        <w:rPr>
          <w:rFonts w:ascii="Times New Roman" w:hAnsi="Times New Roman" w:cs="Times New Roman"/>
          <w:sz w:val="24"/>
          <w:szCs w:val="24"/>
        </w:rPr>
        <w:t xml:space="preserve">umber of </w:t>
      </w:r>
      <w:r w:rsidR="00A53C4A" w:rsidRPr="00CD3AC5">
        <w:rPr>
          <w:rFonts w:ascii="Times New Roman" w:hAnsi="Times New Roman" w:cs="Times New Roman"/>
          <w:sz w:val="24"/>
          <w:szCs w:val="24"/>
        </w:rPr>
        <w:t xml:space="preserve">financially eligible </w:t>
      </w:r>
      <w:r w:rsidRPr="00CD3AC5">
        <w:rPr>
          <w:rFonts w:ascii="Times New Roman" w:hAnsi="Times New Roman" w:cs="Times New Roman"/>
          <w:sz w:val="24"/>
          <w:szCs w:val="24"/>
        </w:rPr>
        <w:t>children affected by state by raising the</w:t>
      </w:r>
      <w:r w:rsidR="00C074D6" w:rsidRPr="00CD3AC5">
        <w:rPr>
          <w:rFonts w:ascii="Times New Roman" w:hAnsi="Times New Roman" w:cs="Times New Roman"/>
          <w:sz w:val="24"/>
          <w:szCs w:val="24"/>
        </w:rPr>
        <w:t xml:space="preserve"> child</w:t>
      </w:r>
      <w:r w:rsidRPr="00CD3AC5">
        <w:rPr>
          <w:rFonts w:ascii="Times New Roman" w:hAnsi="Times New Roman" w:cs="Times New Roman"/>
          <w:sz w:val="24"/>
          <w:szCs w:val="24"/>
        </w:rPr>
        <w:t xml:space="preserve"> </w:t>
      </w:r>
      <w:r w:rsidR="008A7F63" w:rsidRPr="00CD3AC5">
        <w:rPr>
          <w:rFonts w:ascii="Times New Roman" w:hAnsi="Times New Roman" w:cs="Times New Roman"/>
          <w:sz w:val="24"/>
          <w:szCs w:val="24"/>
        </w:rPr>
        <w:t xml:space="preserve">Supplemented Security Income </w:t>
      </w:r>
      <w:r w:rsidRPr="00CD3AC5">
        <w:rPr>
          <w:rFonts w:ascii="Times New Roman" w:hAnsi="Times New Roman" w:cs="Times New Roman"/>
          <w:sz w:val="24"/>
          <w:szCs w:val="24"/>
        </w:rPr>
        <w:t>participation rate up to the United States average of 38.6% and up to 50%, respectively.</w:t>
      </w:r>
    </w:p>
    <w:tbl>
      <w:tblPr>
        <w:tblStyle w:val="TableGrid"/>
        <w:tblW w:w="4327" w:type="dxa"/>
        <w:tblLayout w:type="fixed"/>
        <w:tblLook w:val="04A0" w:firstRow="1" w:lastRow="0" w:firstColumn="1" w:lastColumn="0" w:noHBand="0" w:noVBand="1"/>
      </w:tblPr>
      <w:tblGrid>
        <w:gridCol w:w="1483"/>
        <w:gridCol w:w="1272"/>
        <w:gridCol w:w="1572"/>
      </w:tblGrid>
      <w:tr w:rsidR="007840B6" w:rsidRPr="00022248" w14:paraId="1F2C24DE" w14:textId="456BF8DA" w:rsidTr="007840B6">
        <w:trPr>
          <w:trHeight w:val="207"/>
        </w:trPr>
        <w:tc>
          <w:tcPr>
            <w:tcW w:w="1483" w:type="dxa"/>
            <w:vAlign w:val="center"/>
          </w:tcPr>
          <w:p w14:paraId="03B4FA90" w14:textId="613CB8AA" w:rsidR="007840B6" w:rsidRPr="00022248" w:rsidRDefault="007840B6" w:rsidP="007840B6">
            <w:pPr>
              <w:jc w:val="center"/>
              <w:rPr>
                <w:rFonts w:ascii="Times New Roman" w:hAnsi="Times New Roman" w:cs="Times New Roman"/>
                <w:sz w:val="18"/>
                <w:szCs w:val="18"/>
              </w:rPr>
            </w:pPr>
            <w:r w:rsidRPr="00022248">
              <w:rPr>
                <w:rFonts w:ascii="Times New Roman" w:hAnsi="Times New Roman" w:cs="Times New Roman"/>
                <w:b/>
                <w:bCs/>
                <w:sz w:val="18"/>
                <w:szCs w:val="18"/>
              </w:rPr>
              <w:t>State</w:t>
            </w:r>
          </w:p>
        </w:tc>
        <w:tc>
          <w:tcPr>
            <w:tcW w:w="1272" w:type="dxa"/>
            <w:vAlign w:val="center"/>
          </w:tcPr>
          <w:p w14:paraId="101F632B" w14:textId="7185303D" w:rsidR="007840B6" w:rsidRPr="007840B6" w:rsidRDefault="007840B6" w:rsidP="007840B6">
            <w:pPr>
              <w:jc w:val="center"/>
              <w:rPr>
                <w:rFonts w:ascii="Times New Roman" w:hAnsi="Times New Roman" w:cs="Times New Roman"/>
                <w:b/>
                <w:bCs/>
                <w:sz w:val="18"/>
                <w:szCs w:val="18"/>
              </w:rPr>
            </w:pPr>
            <w:r w:rsidRPr="007840B6">
              <w:rPr>
                <w:rFonts w:ascii="Times New Roman" w:hAnsi="Times New Roman" w:cs="Times New Roman"/>
                <w:b/>
                <w:bCs/>
                <w:sz w:val="18"/>
                <w:szCs w:val="18"/>
              </w:rPr>
              <w:t>Up to 38.6%</w:t>
            </w:r>
          </w:p>
        </w:tc>
        <w:tc>
          <w:tcPr>
            <w:tcW w:w="1572" w:type="dxa"/>
            <w:vAlign w:val="center"/>
          </w:tcPr>
          <w:p w14:paraId="5A369C0F" w14:textId="3D18AD25" w:rsidR="007840B6" w:rsidRPr="007840B6" w:rsidRDefault="007840B6" w:rsidP="007840B6">
            <w:pPr>
              <w:jc w:val="center"/>
              <w:rPr>
                <w:rFonts w:ascii="Times New Roman" w:hAnsi="Times New Roman" w:cs="Times New Roman"/>
                <w:b/>
                <w:bCs/>
                <w:sz w:val="18"/>
                <w:szCs w:val="18"/>
              </w:rPr>
            </w:pPr>
            <w:r w:rsidRPr="007840B6">
              <w:rPr>
                <w:rFonts w:ascii="Times New Roman" w:hAnsi="Times New Roman" w:cs="Times New Roman"/>
                <w:b/>
                <w:bCs/>
                <w:sz w:val="18"/>
                <w:szCs w:val="18"/>
              </w:rPr>
              <w:t>Up to 50%</w:t>
            </w:r>
          </w:p>
        </w:tc>
      </w:tr>
      <w:tr w:rsidR="00B21282" w:rsidRPr="00022248" w14:paraId="09D29C17" w14:textId="77777777" w:rsidTr="000829A5">
        <w:tc>
          <w:tcPr>
            <w:tcW w:w="1483" w:type="dxa"/>
          </w:tcPr>
          <w:p w14:paraId="06A10888" w14:textId="77777777" w:rsidR="00B21282" w:rsidRPr="00022248" w:rsidRDefault="00B21282" w:rsidP="000829A5">
            <w:pPr>
              <w:rPr>
                <w:rFonts w:ascii="Times New Roman" w:hAnsi="Times New Roman" w:cs="Times New Roman"/>
                <w:b/>
                <w:bCs/>
                <w:sz w:val="18"/>
                <w:szCs w:val="18"/>
              </w:rPr>
            </w:pPr>
            <w:r w:rsidRPr="00022248">
              <w:rPr>
                <w:rFonts w:ascii="Times New Roman" w:hAnsi="Times New Roman" w:cs="Times New Roman"/>
                <w:b/>
                <w:bCs/>
                <w:sz w:val="18"/>
                <w:szCs w:val="18"/>
              </w:rPr>
              <w:t>United States</w:t>
            </w:r>
          </w:p>
        </w:tc>
        <w:tc>
          <w:tcPr>
            <w:tcW w:w="1272" w:type="dxa"/>
            <w:vAlign w:val="center"/>
          </w:tcPr>
          <w:p w14:paraId="6AD0ECB2" w14:textId="77777777" w:rsidR="00B21282" w:rsidRPr="00022248" w:rsidRDefault="00B21282" w:rsidP="000829A5">
            <w:pPr>
              <w:jc w:val="center"/>
              <w:rPr>
                <w:rFonts w:ascii="Times New Roman" w:hAnsi="Times New Roman" w:cs="Times New Roman"/>
                <w:b/>
                <w:bCs/>
                <w:sz w:val="18"/>
                <w:szCs w:val="18"/>
              </w:rPr>
            </w:pPr>
            <w:r>
              <w:rPr>
                <w:rFonts w:ascii="Times New Roman" w:hAnsi="Times New Roman" w:cs="Times New Roman"/>
                <w:b/>
                <w:bCs/>
                <w:sz w:val="18"/>
                <w:szCs w:val="18"/>
              </w:rPr>
              <w:t>121,744</w:t>
            </w:r>
          </w:p>
        </w:tc>
        <w:tc>
          <w:tcPr>
            <w:tcW w:w="1572" w:type="dxa"/>
          </w:tcPr>
          <w:p w14:paraId="6C1557B5" w14:textId="77777777" w:rsidR="00B21282" w:rsidRPr="00022248" w:rsidRDefault="00B21282" w:rsidP="000829A5">
            <w:pPr>
              <w:jc w:val="center"/>
              <w:rPr>
                <w:rFonts w:ascii="Times New Roman" w:hAnsi="Times New Roman" w:cs="Times New Roman"/>
                <w:b/>
                <w:bCs/>
                <w:sz w:val="18"/>
                <w:szCs w:val="18"/>
              </w:rPr>
            </w:pPr>
            <w:r>
              <w:rPr>
                <w:rFonts w:ascii="Times New Roman" w:hAnsi="Times New Roman" w:cs="Times New Roman"/>
                <w:b/>
                <w:bCs/>
                <w:sz w:val="18"/>
                <w:szCs w:val="18"/>
              </w:rPr>
              <w:t>374,178</w:t>
            </w:r>
          </w:p>
        </w:tc>
      </w:tr>
      <w:tr w:rsidR="007840B6" w:rsidRPr="00022248" w14:paraId="5B02467A" w14:textId="7C0DD59F" w:rsidTr="007840B6">
        <w:tc>
          <w:tcPr>
            <w:tcW w:w="1483" w:type="dxa"/>
          </w:tcPr>
          <w:p w14:paraId="7B8F0D9F"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Alabama</w:t>
            </w:r>
          </w:p>
        </w:tc>
        <w:tc>
          <w:tcPr>
            <w:tcW w:w="1272" w:type="dxa"/>
            <w:vAlign w:val="center"/>
          </w:tcPr>
          <w:p w14:paraId="35C17DC2" w14:textId="5AF03012" w:rsidR="007840B6" w:rsidRPr="00022248" w:rsidRDefault="00713EDC" w:rsidP="007840B6">
            <w:pPr>
              <w:jc w:val="center"/>
              <w:rPr>
                <w:rFonts w:ascii="Times New Roman" w:hAnsi="Times New Roman" w:cs="Times New Roman"/>
                <w:sz w:val="18"/>
                <w:szCs w:val="18"/>
              </w:rPr>
            </w:pPr>
            <w:r>
              <w:rPr>
                <w:rFonts w:ascii="Times New Roman" w:hAnsi="Times New Roman" w:cs="Times New Roman"/>
                <w:sz w:val="18"/>
                <w:szCs w:val="18"/>
              </w:rPr>
              <w:t>1,846</w:t>
            </w:r>
          </w:p>
        </w:tc>
        <w:tc>
          <w:tcPr>
            <w:tcW w:w="1572" w:type="dxa"/>
          </w:tcPr>
          <w:p w14:paraId="39C91D5D" w14:textId="7E3BB4B2" w:rsidR="007840B6" w:rsidRPr="00022248" w:rsidRDefault="00713EDC" w:rsidP="007840B6">
            <w:pPr>
              <w:jc w:val="center"/>
              <w:rPr>
                <w:rFonts w:ascii="Times New Roman" w:hAnsi="Times New Roman" w:cs="Times New Roman"/>
                <w:sz w:val="18"/>
                <w:szCs w:val="18"/>
              </w:rPr>
            </w:pPr>
            <w:r>
              <w:rPr>
                <w:rFonts w:ascii="Times New Roman" w:hAnsi="Times New Roman" w:cs="Times New Roman"/>
                <w:sz w:val="18"/>
                <w:szCs w:val="18"/>
              </w:rPr>
              <w:t>8,134</w:t>
            </w:r>
          </w:p>
        </w:tc>
      </w:tr>
      <w:tr w:rsidR="007840B6" w:rsidRPr="00022248" w14:paraId="56EC33A2" w14:textId="73784223" w:rsidTr="007840B6">
        <w:tc>
          <w:tcPr>
            <w:tcW w:w="1483" w:type="dxa"/>
          </w:tcPr>
          <w:p w14:paraId="0156AFB5"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Alaska</w:t>
            </w:r>
          </w:p>
        </w:tc>
        <w:tc>
          <w:tcPr>
            <w:tcW w:w="1272" w:type="dxa"/>
            <w:vAlign w:val="center"/>
          </w:tcPr>
          <w:p w14:paraId="189994BF" w14:textId="667616B4" w:rsidR="007840B6" w:rsidRPr="00022248" w:rsidRDefault="00713EDC" w:rsidP="007840B6">
            <w:pPr>
              <w:jc w:val="center"/>
              <w:rPr>
                <w:rFonts w:ascii="Times New Roman" w:hAnsi="Times New Roman" w:cs="Times New Roman"/>
                <w:sz w:val="18"/>
                <w:szCs w:val="18"/>
              </w:rPr>
            </w:pPr>
            <w:r>
              <w:rPr>
                <w:rFonts w:ascii="Times New Roman" w:hAnsi="Times New Roman" w:cs="Times New Roman"/>
                <w:sz w:val="18"/>
                <w:szCs w:val="18"/>
              </w:rPr>
              <w:t>914</w:t>
            </w:r>
          </w:p>
        </w:tc>
        <w:tc>
          <w:tcPr>
            <w:tcW w:w="1572" w:type="dxa"/>
          </w:tcPr>
          <w:p w14:paraId="678E323F" w14:textId="667DADAB" w:rsidR="007840B6" w:rsidRPr="00022248" w:rsidRDefault="00713EDC" w:rsidP="007840B6">
            <w:pPr>
              <w:jc w:val="center"/>
              <w:rPr>
                <w:rFonts w:ascii="Times New Roman" w:hAnsi="Times New Roman" w:cs="Times New Roman"/>
                <w:sz w:val="18"/>
                <w:szCs w:val="18"/>
              </w:rPr>
            </w:pPr>
            <w:r>
              <w:rPr>
                <w:rFonts w:ascii="Times New Roman" w:hAnsi="Times New Roman" w:cs="Times New Roman"/>
                <w:sz w:val="18"/>
                <w:szCs w:val="18"/>
              </w:rPr>
              <w:t>1,533</w:t>
            </w:r>
          </w:p>
        </w:tc>
      </w:tr>
      <w:tr w:rsidR="007840B6" w:rsidRPr="00022248" w14:paraId="4FC7997B" w14:textId="552A8CB4" w:rsidTr="007840B6">
        <w:tc>
          <w:tcPr>
            <w:tcW w:w="1483" w:type="dxa"/>
          </w:tcPr>
          <w:p w14:paraId="3E85BC4C"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Arizona</w:t>
            </w:r>
          </w:p>
        </w:tc>
        <w:tc>
          <w:tcPr>
            <w:tcW w:w="1272" w:type="dxa"/>
            <w:vAlign w:val="center"/>
          </w:tcPr>
          <w:p w14:paraId="433E802A" w14:textId="51E7FDA7" w:rsidR="007840B6" w:rsidRPr="00022248" w:rsidRDefault="00713EDC" w:rsidP="007840B6">
            <w:pPr>
              <w:jc w:val="center"/>
              <w:rPr>
                <w:rFonts w:ascii="Times New Roman" w:hAnsi="Times New Roman" w:cs="Times New Roman"/>
                <w:sz w:val="18"/>
                <w:szCs w:val="18"/>
              </w:rPr>
            </w:pPr>
            <w:r>
              <w:rPr>
                <w:rFonts w:ascii="Times New Roman" w:hAnsi="Times New Roman" w:cs="Times New Roman"/>
                <w:sz w:val="18"/>
                <w:szCs w:val="18"/>
              </w:rPr>
              <w:t>10,508</w:t>
            </w:r>
          </w:p>
        </w:tc>
        <w:tc>
          <w:tcPr>
            <w:tcW w:w="1572" w:type="dxa"/>
          </w:tcPr>
          <w:p w14:paraId="5C64ABDB" w14:textId="495AC43B" w:rsidR="007840B6" w:rsidRPr="00022248" w:rsidRDefault="00713EDC" w:rsidP="007840B6">
            <w:pPr>
              <w:jc w:val="center"/>
              <w:rPr>
                <w:rFonts w:ascii="Times New Roman" w:hAnsi="Times New Roman" w:cs="Times New Roman"/>
                <w:sz w:val="18"/>
                <w:szCs w:val="18"/>
              </w:rPr>
            </w:pPr>
            <w:r>
              <w:rPr>
                <w:rFonts w:ascii="Times New Roman" w:hAnsi="Times New Roman" w:cs="Times New Roman"/>
                <w:sz w:val="18"/>
                <w:szCs w:val="18"/>
              </w:rPr>
              <w:t>18,752</w:t>
            </w:r>
          </w:p>
        </w:tc>
      </w:tr>
      <w:tr w:rsidR="007840B6" w:rsidRPr="00022248" w14:paraId="6C69DDFF" w14:textId="1D21E1ED" w:rsidTr="007840B6">
        <w:tc>
          <w:tcPr>
            <w:tcW w:w="1483" w:type="dxa"/>
          </w:tcPr>
          <w:p w14:paraId="3757F5CD"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Arkansas</w:t>
            </w:r>
          </w:p>
        </w:tc>
        <w:tc>
          <w:tcPr>
            <w:tcW w:w="1272" w:type="dxa"/>
            <w:vAlign w:val="center"/>
          </w:tcPr>
          <w:p w14:paraId="7A641440" w14:textId="76B72CD2" w:rsidR="007840B6" w:rsidRPr="00022248" w:rsidRDefault="007840B6" w:rsidP="007840B6">
            <w:pPr>
              <w:jc w:val="center"/>
              <w:rPr>
                <w:rFonts w:ascii="Times New Roman" w:hAnsi="Times New Roman" w:cs="Times New Roman"/>
                <w:sz w:val="18"/>
                <w:szCs w:val="18"/>
              </w:rPr>
            </w:pPr>
            <w:r>
              <w:rPr>
                <w:rFonts w:ascii="Times New Roman" w:hAnsi="Times New Roman" w:cs="Times New Roman"/>
                <w:sz w:val="18"/>
                <w:szCs w:val="18"/>
              </w:rPr>
              <w:t>0</w:t>
            </w:r>
          </w:p>
        </w:tc>
        <w:tc>
          <w:tcPr>
            <w:tcW w:w="1572" w:type="dxa"/>
          </w:tcPr>
          <w:p w14:paraId="37E5141E" w14:textId="0EDF6D58" w:rsidR="007840B6" w:rsidRPr="00022248" w:rsidRDefault="00713EDC" w:rsidP="007840B6">
            <w:pPr>
              <w:jc w:val="center"/>
              <w:rPr>
                <w:rFonts w:ascii="Times New Roman" w:hAnsi="Times New Roman" w:cs="Times New Roman"/>
                <w:sz w:val="18"/>
                <w:szCs w:val="18"/>
              </w:rPr>
            </w:pPr>
            <w:r>
              <w:rPr>
                <w:rFonts w:ascii="Times New Roman" w:hAnsi="Times New Roman" w:cs="Times New Roman"/>
                <w:sz w:val="18"/>
                <w:szCs w:val="18"/>
              </w:rPr>
              <w:t>577</w:t>
            </w:r>
          </w:p>
        </w:tc>
      </w:tr>
      <w:tr w:rsidR="007840B6" w:rsidRPr="00022248" w14:paraId="51BE4D04" w14:textId="6A41A6A0" w:rsidTr="007840B6">
        <w:tc>
          <w:tcPr>
            <w:tcW w:w="1483" w:type="dxa"/>
          </w:tcPr>
          <w:p w14:paraId="34767E7E"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California</w:t>
            </w:r>
          </w:p>
        </w:tc>
        <w:tc>
          <w:tcPr>
            <w:tcW w:w="1272" w:type="dxa"/>
            <w:vAlign w:val="center"/>
          </w:tcPr>
          <w:p w14:paraId="288A03BE" w14:textId="1A26432E" w:rsidR="007840B6" w:rsidRPr="00022248" w:rsidRDefault="00713EDC" w:rsidP="007840B6">
            <w:pPr>
              <w:jc w:val="center"/>
              <w:rPr>
                <w:rFonts w:ascii="Times New Roman" w:hAnsi="Times New Roman" w:cs="Times New Roman"/>
                <w:sz w:val="18"/>
                <w:szCs w:val="18"/>
              </w:rPr>
            </w:pPr>
            <w:r>
              <w:rPr>
                <w:rFonts w:ascii="Times New Roman" w:hAnsi="Times New Roman" w:cs="Times New Roman"/>
                <w:sz w:val="18"/>
                <w:szCs w:val="18"/>
              </w:rPr>
              <w:t>8,403</w:t>
            </w:r>
          </w:p>
        </w:tc>
        <w:tc>
          <w:tcPr>
            <w:tcW w:w="1572" w:type="dxa"/>
          </w:tcPr>
          <w:p w14:paraId="73A23F42" w14:textId="2E3BEB62" w:rsidR="007840B6" w:rsidRPr="00022248" w:rsidRDefault="00713EDC" w:rsidP="007840B6">
            <w:pPr>
              <w:jc w:val="center"/>
              <w:rPr>
                <w:rFonts w:ascii="Times New Roman" w:hAnsi="Times New Roman" w:cs="Times New Roman"/>
                <w:sz w:val="18"/>
                <w:szCs w:val="18"/>
              </w:rPr>
            </w:pPr>
            <w:r>
              <w:rPr>
                <w:rFonts w:ascii="Times New Roman" w:hAnsi="Times New Roman" w:cs="Times New Roman"/>
                <w:sz w:val="18"/>
                <w:szCs w:val="18"/>
              </w:rPr>
              <w:t>33,965</w:t>
            </w:r>
          </w:p>
        </w:tc>
      </w:tr>
      <w:tr w:rsidR="007840B6" w:rsidRPr="00022248" w14:paraId="3FBCD618" w14:textId="3261BFD6" w:rsidTr="007840B6">
        <w:tc>
          <w:tcPr>
            <w:tcW w:w="1483" w:type="dxa"/>
          </w:tcPr>
          <w:p w14:paraId="0C9D66C0"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Colorado</w:t>
            </w:r>
          </w:p>
        </w:tc>
        <w:tc>
          <w:tcPr>
            <w:tcW w:w="1272" w:type="dxa"/>
            <w:vAlign w:val="center"/>
          </w:tcPr>
          <w:p w14:paraId="6EE0C39A" w14:textId="7F1DF197" w:rsidR="007840B6" w:rsidRPr="00022248" w:rsidRDefault="00713EDC" w:rsidP="007840B6">
            <w:pPr>
              <w:jc w:val="center"/>
              <w:rPr>
                <w:rFonts w:ascii="Times New Roman" w:hAnsi="Times New Roman" w:cs="Times New Roman"/>
                <w:sz w:val="18"/>
                <w:szCs w:val="18"/>
              </w:rPr>
            </w:pPr>
            <w:r>
              <w:rPr>
                <w:rFonts w:ascii="Times New Roman" w:hAnsi="Times New Roman" w:cs="Times New Roman"/>
                <w:sz w:val="18"/>
                <w:szCs w:val="18"/>
              </w:rPr>
              <w:t>5,691</w:t>
            </w:r>
          </w:p>
        </w:tc>
        <w:tc>
          <w:tcPr>
            <w:tcW w:w="1572" w:type="dxa"/>
          </w:tcPr>
          <w:p w14:paraId="6B094E21" w14:textId="03ABFF5E" w:rsidR="007840B6" w:rsidRPr="00022248" w:rsidRDefault="00713EDC" w:rsidP="007840B6">
            <w:pPr>
              <w:jc w:val="center"/>
              <w:rPr>
                <w:rFonts w:ascii="Times New Roman" w:hAnsi="Times New Roman" w:cs="Times New Roman"/>
                <w:sz w:val="18"/>
                <w:szCs w:val="18"/>
              </w:rPr>
            </w:pPr>
            <w:r>
              <w:rPr>
                <w:rFonts w:ascii="Times New Roman" w:hAnsi="Times New Roman" w:cs="Times New Roman"/>
                <w:sz w:val="18"/>
                <w:szCs w:val="18"/>
              </w:rPr>
              <w:t>9,968</w:t>
            </w:r>
          </w:p>
        </w:tc>
      </w:tr>
      <w:tr w:rsidR="007840B6" w:rsidRPr="00022248" w14:paraId="7C78B261" w14:textId="5F073C93" w:rsidTr="007840B6">
        <w:tc>
          <w:tcPr>
            <w:tcW w:w="1483" w:type="dxa"/>
          </w:tcPr>
          <w:p w14:paraId="4A6E26F7"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Connecticut</w:t>
            </w:r>
          </w:p>
        </w:tc>
        <w:tc>
          <w:tcPr>
            <w:tcW w:w="1272" w:type="dxa"/>
            <w:vAlign w:val="center"/>
          </w:tcPr>
          <w:p w14:paraId="07F5D1A7" w14:textId="3E5A6E04" w:rsidR="007840B6" w:rsidRPr="00022248" w:rsidRDefault="00713EDC" w:rsidP="007840B6">
            <w:pPr>
              <w:jc w:val="center"/>
              <w:rPr>
                <w:rFonts w:ascii="Times New Roman" w:hAnsi="Times New Roman" w:cs="Times New Roman"/>
                <w:sz w:val="18"/>
                <w:szCs w:val="18"/>
              </w:rPr>
            </w:pPr>
            <w:r>
              <w:rPr>
                <w:rFonts w:ascii="Times New Roman" w:hAnsi="Times New Roman" w:cs="Times New Roman"/>
                <w:sz w:val="18"/>
                <w:szCs w:val="18"/>
              </w:rPr>
              <w:t>1,613</w:t>
            </w:r>
          </w:p>
        </w:tc>
        <w:tc>
          <w:tcPr>
            <w:tcW w:w="1572" w:type="dxa"/>
          </w:tcPr>
          <w:p w14:paraId="33ABC585" w14:textId="4E3F7999" w:rsidR="007840B6" w:rsidRPr="00022248" w:rsidRDefault="00713EDC" w:rsidP="007840B6">
            <w:pPr>
              <w:jc w:val="center"/>
              <w:rPr>
                <w:rFonts w:ascii="Times New Roman" w:hAnsi="Times New Roman" w:cs="Times New Roman"/>
                <w:sz w:val="18"/>
                <w:szCs w:val="18"/>
              </w:rPr>
            </w:pPr>
            <w:r>
              <w:rPr>
                <w:rFonts w:ascii="Times New Roman" w:hAnsi="Times New Roman" w:cs="Times New Roman"/>
                <w:sz w:val="18"/>
                <w:szCs w:val="18"/>
              </w:rPr>
              <w:t>4,593</w:t>
            </w:r>
          </w:p>
        </w:tc>
      </w:tr>
      <w:tr w:rsidR="007840B6" w:rsidRPr="00022248" w14:paraId="377B78B2" w14:textId="5FC54B4B" w:rsidTr="007840B6">
        <w:tc>
          <w:tcPr>
            <w:tcW w:w="1483" w:type="dxa"/>
          </w:tcPr>
          <w:p w14:paraId="3D6034B7"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Delaware</w:t>
            </w:r>
          </w:p>
        </w:tc>
        <w:tc>
          <w:tcPr>
            <w:tcW w:w="1272" w:type="dxa"/>
            <w:vAlign w:val="center"/>
          </w:tcPr>
          <w:p w14:paraId="3F54E900" w14:textId="0382EDEA" w:rsidR="007840B6" w:rsidRPr="00022248" w:rsidRDefault="00713EDC" w:rsidP="007840B6">
            <w:pPr>
              <w:jc w:val="center"/>
              <w:rPr>
                <w:rFonts w:ascii="Times New Roman" w:hAnsi="Times New Roman" w:cs="Times New Roman"/>
                <w:sz w:val="18"/>
                <w:szCs w:val="18"/>
              </w:rPr>
            </w:pPr>
            <w:r>
              <w:rPr>
                <w:rFonts w:ascii="Times New Roman" w:hAnsi="Times New Roman" w:cs="Times New Roman"/>
                <w:sz w:val="18"/>
                <w:szCs w:val="18"/>
              </w:rPr>
              <w:t>118</w:t>
            </w:r>
          </w:p>
        </w:tc>
        <w:tc>
          <w:tcPr>
            <w:tcW w:w="1572" w:type="dxa"/>
          </w:tcPr>
          <w:p w14:paraId="2EE65D21" w14:textId="42BDC372" w:rsidR="007840B6" w:rsidRPr="00022248" w:rsidRDefault="00713EDC" w:rsidP="007840B6">
            <w:pPr>
              <w:jc w:val="center"/>
              <w:rPr>
                <w:rFonts w:ascii="Times New Roman" w:hAnsi="Times New Roman" w:cs="Times New Roman"/>
                <w:sz w:val="18"/>
                <w:szCs w:val="18"/>
              </w:rPr>
            </w:pPr>
            <w:r>
              <w:rPr>
                <w:rFonts w:ascii="Times New Roman" w:hAnsi="Times New Roman" w:cs="Times New Roman"/>
                <w:sz w:val="18"/>
                <w:szCs w:val="18"/>
              </w:rPr>
              <w:t>1,048</w:t>
            </w:r>
          </w:p>
        </w:tc>
      </w:tr>
      <w:tr w:rsidR="007840B6" w:rsidRPr="00022248" w14:paraId="783F0768" w14:textId="568F8F82" w:rsidTr="007840B6">
        <w:tc>
          <w:tcPr>
            <w:tcW w:w="1483" w:type="dxa"/>
          </w:tcPr>
          <w:p w14:paraId="16D21A63"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Florida</w:t>
            </w:r>
          </w:p>
        </w:tc>
        <w:tc>
          <w:tcPr>
            <w:tcW w:w="1272" w:type="dxa"/>
            <w:vAlign w:val="center"/>
          </w:tcPr>
          <w:p w14:paraId="3070F3A0" w14:textId="50EDE068" w:rsidR="007840B6" w:rsidRPr="00022248" w:rsidRDefault="00713EDC" w:rsidP="007840B6">
            <w:pPr>
              <w:jc w:val="center"/>
              <w:rPr>
                <w:rFonts w:ascii="Times New Roman" w:hAnsi="Times New Roman" w:cs="Times New Roman"/>
                <w:sz w:val="18"/>
                <w:szCs w:val="18"/>
              </w:rPr>
            </w:pPr>
            <w:r>
              <w:rPr>
                <w:rFonts w:ascii="Times New Roman" w:hAnsi="Times New Roman" w:cs="Times New Roman"/>
                <w:sz w:val="18"/>
                <w:szCs w:val="18"/>
              </w:rPr>
              <w:t>0</w:t>
            </w:r>
          </w:p>
        </w:tc>
        <w:tc>
          <w:tcPr>
            <w:tcW w:w="1572" w:type="dxa"/>
          </w:tcPr>
          <w:p w14:paraId="5C8143DE" w14:textId="4FBCDA32" w:rsidR="007840B6" w:rsidRPr="00022248" w:rsidRDefault="00713EDC" w:rsidP="007840B6">
            <w:pPr>
              <w:jc w:val="center"/>
              <w:rPr>
                <w:rFonts w:ascii="Times New Roman" w:hAnsi="Times New Roman" w:cs="Times New Roman"/>
                <w:sz w:val="18"/>
                <w:szCs w:val="18"/>
              </w:rPr>
            </w:pPr>
            <w:r>
              <w:rPr>
                <w:rFonts w:ascii="Times New Roman" w:hAnsi="Times New Roman" w:cs="Times New Roman"/>
                <w:sz w:val="18"/>
                <w:szCs w:val="18"/>
              </w:rPr>
              <w:t>6,310</w:t>
            </w:r>
          </w:p>
        </w:tc>
      </w:tr>
      <w:tr w:rsidR="007840B6" w:rsidRPr="00022248" w14:paraId="466F368B" w14:textId="66158D16" w:rsidTr="007840B6">
        <w:tc>
          <w:tcPr>
            <w:tcW w:w="1483" w:type="dxa"/>
          </w:tcPr>
          <w:p w14:paraId="250C0929"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Georgia</w:t>
            </w:r>
          </w:p>
        </w:tc>
        <w:tc>
          <w:tcPr>
            <w:tcW w:w="1272" w:type="dxa"/>
            <w:vAlign w:val="center"/>
          </w:tcPr>
          <w:p w14:paraId="6CDF1D2D" w14:textId="06182207" w:rsidR="007840B6" w:rsidRPr="00022248" w:rsidRDefault="00713EDC" w:rsidP="007840B6">
            <w:pPr>
              <w:jc w:val="center"/>
              <w:rPr>
                <w:rFonts w:ascii="Times New Roman" w:hAnsi="Times New Roman" w:cs="Times New Roman"/>
                <w:sz w:val="18"/>
                <w:szCs w:val="18"/>
              </w:rPr>
            </w:pPr>
            <w:r>
              <w:rPr>
                <w:rFonts w:ascii="Times New Roman" w:hAnsi="Times New Roman" w:cs="Times New Roman"/>
                <w:sz w:val="18"/>
                <w:szCs w:val="18"/>
              </w:rPr>
              <w:t>3,506</w:t>
            </w:r>
          </w:p>
        </w:tc>
        <w:tc>
          <w:tcPr>
            <w:tcW w:w="1572" w:type="dxa"/>
          </w:tcPr>
          <w:p w14:paraId="63D28558" w14:textId="7749C864" w:rsidR="007840B6" w:rsidRPr="00022248" w:rsidRDefault="00713EDC" w:rsidP="007840B6">
            <w:pPr>
              <w:jc w:val="center"/>
              <w:rPr>
                <w:rFonts w:ascii="Times New Roman" w:hAnsi="Times New Roman" w:cs="Times New Roman"/>
                <w:sz w:val="18"/>
                <w:szCs w:val="18"/>
              </w:rPr>
            </w:pPr>
            <w:r>
              <w:rPr>
                <w:rFonts w:ascii="Times New Roman" w:hAnsi="Times New Roman" w:cs="Times New Roman"/>
                <w:sz w:val="18"/>
                <w:szCs w:val="18"/>
              </w:rPr>
              <w:t>15,089</w:t>
            </w:r>
          </w:p>
        </w:tc>
      </w:tr>
      <w:tr w:rsidR="007840B6" w:rsidRPr="00022248" w14:paraId="4FEEDDF5" w14:textId="1E526094" w:rsidTr="007840B6">
        <w:tc>
          <w:tcPr>
            <w:tcW w:w="1483" w:type="dxa"/>
          </w:tcPr>
          <w:p w14:paraId="338C3B41"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Hawaii</w:t>
            </w:r>
          </w:p>
        </w:tc>
        <w:tc>
          <w:tcPr>
            <w:tcW w:w="1272" w:type="dxa"/>
            <w:vAlign w:val="center"/>
          </w:tcPr>
          <w:p w14:paraId="3535118B" w14:textId="40A93089" w:rsidR="007840B6" w:rsidRPr="00022248" w:rsidRDefault="00713EDC" w:rsidP="007840B6">
            <w:pPr>
              <w:jc w:val="center"/>
              <w:rPr>
                <w:rFonts w:ascii="Times New Roman" w:hAnsi="Times New Roman" w:cs="Times New Roman"/>
                <w:sz w:val="18"/>
                <w:szCs w:val="18"/>
              </w:rPr>
            </w:pPr>
            <w:r>
              <w:rPr>
                <w:rFonts w:ascii="Times New Roman" w:hAnsi="Times New Roman" w:cs="Times New Roman"/>
                <w:sz w:val="18"/>
                <w:szCs w:val="18"/>
              </w:rPr>
              <w:t>883</w:t>
            </w:r>
          </w:p>
        </w:tc>
        <w:tc>
          <w:tcPr>
            <w:tcW w:w="1572" w:type="dxa"/>
          </w:tcPr>
          <w:p w14:paraId="594FDEE9" w14:textId="56138970"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1,530</w:t>
            </w:r>
          </w:p>
        </w:tc>
      </w:tr>
      <w:tr w:rsidR="007840B6" w:rsidRPr="00022248" w14:paraId="38F1F78B" w14:textId="682785FB" w:rsidTr="007840B6">
        <w:tc>
          <w:tcPr>
            <w:tcW w:w="1483" w:type="dxa"/>
          </w:tcPr>
          <w:p w14:paraId="19C5DF64"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Idaho</w:t>
            </w:r>
          </w:p>
        </w:tc>
        <w:tc>
          <w:tcPr>
            <w:tcW w:w="1272" w:type="dxa"/>
            <w:vAlign w:val="center"/>
          </w:tcPr>
          <w:p w14:paraId="6ADCF00C" w14:textId="370ED922"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2,222</w:t>
            </w:r>
          </w:p>
        </w:tc>
        <w:tc>
          <w:tcPr>
            <w:tcW w:w="1572" w:type="dxa"/>
          </w:tcPr>
          <w:p w14:paraId="4F4BD941" w14:textId="675133BC"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4,374</w:t>
            </w:r>
          </w:p>
        </w:tc>
      </w:tr>
      <w:tr w:rsidR="007840B6" w:rsidRPr="00022248" w14:paraId="03BDD0D8" w14:textId="2BDA821C" w:rsidTr="007840B6">
        <w:tc>
          <w:tcPr>
            <w:tcW w:w="1483" w:type="dxa"/>
          </w:tcPr>
          <w:p w14:paraId="35B25AA6"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Illinois</w:t>
            </w:r>
          </w:p>
        </w:tc>
        <w:tc>
          <w:tcPr>
            <w:tcW w:w="1272" w:type="dxa"/>
            <w:vAlign w:val="center"/>
          </w:tcPr>
          <w:p w14:paraId="41A8CC99" w14:textId="5387BCA3"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2,192</w:t>
            </w:r>
          </w:p>
        </w:tc>
        <w:tc>
          <w:tcPr>
            <w:tcW w:w="1572" w:type="dxa"/>
          </w:tcPr>
          <w:p w14:paraId="78BE2A6F" w14:textId="6EC13CD6"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12,752</w:t>
            </w:r>
          </w:p>
        </w:tc>
      </w:tr>
      <w:tr w:rsidR="007840B6" w:rsidRPr="00022248" w14:paraId="378F898C" w14:textId="326EE25B" w:rsidTr="007840B6">
        <w:tc>
          <w:tcPr>
            <w:tcW w:w="1483" w:type="dxa"/>
          </w:tcPr>
          <w:p w14:paraId="240197FB"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Indiana</w:t>
            </w:r>
          </w:p>
        </w:tc>
        <w:tc>
          <w:tcPr>
            <w:tcW w:w="1272" w:type="dxa"/>
            <w:vAlign w:val="center"/>
          </w:tcPr>
          <w:p w14:paraId="75F0F262" w14:textId="10BAA168"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6,999</w:t>
            </w:r>
          </w:p>
        </w:tc>
        <w:tc>
          <w:tcPr>
            <w:tcW w:w="1572" w:type="dxa"/>
          </w:tcPr>
          <w:p w14:paraId="62EE849D" w14:textId="6EBBE9C4"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15,649</w:t>
            </w:r>
          </w:p>
        </w:tc>
      </w:tr>
      <w:tr w:rsidR="007840B6" w:rsidRPr="00022248" w14:paraId="3364F533" w14:textId="736266C7" w:rsidTr="007840B6">
        <w:tc>
          <w:tcPr>
            <w:tcW w:w="1483" w:type="dxa"/>
          </w:tcPr>
          <w:p w14:paraId="189C81B9"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Iowa</w:t>
            </w:r>
          </w:p>
        </w:tc>
        <w:tc>
          <w:tcPr>
            <w:tcW w:w="1272" w:type="dxa"/>
            <w:vAlign w:val="center"/>
          </w:tcPr>
          <w:p w14:paraId="7F6A7DB1" w14:textId="62C02354"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2,561</w:t>
            </w:r>
          </w:p>
        </w:tc>
        <w:tc>
          <w:tcPr>
            <w:tcW w:w="1572" w:type="dxa"/>
          </w:tcPr>
          <w:p w14:paraId="210DE824" w14:textId="717EEC9D"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5,261</w:t>
            </w:r>
          </w:p>
        </w:tc>
      </w:tr>
      <w:tr w:rsidR="007840B6" w:rsidRPr="00022248" w14:paraId="083CDC53" w14:textId="2D8F6CB2" w:rsidTr="007840B6">
        <w:tc>
          <w:tcPr>
            <w:tcW w:w="1483" w:type="dxa"/>
          </w:tcPr>
          <w:p w14:paraId="431F6FC8"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Kansas</w:t>
            </w:r>
          </w:p>
        </w:tc>
        <w:tc>
          <w:tcPr>
            <w:tcW w:w="1272" w:type="dxa"/>
            <w:vAlign w:val="center"/>
          </w:tcPr>
          <w:p w14:paraId="1BF10440" w14:textId="09360E70"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3,712</w:t>
            </w:r>
          </w:p>
        </w:tc>
        <w:tc>
          <w:tcPr>
            <w:tcW w:w="1572" w:type="dxa"/>
          </w:tcPr>
          <w:p w14:paraId="7249A44E" w14:textId="659776E9"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7,363</w:t>
            </w:r>
          </w:p>
        </w:tc>
      </w:tr>
      <w:tr w:rsidR="007840B6" w:rsidRPr="00022248" w14:paraId="2C94AD1A" w14:textId="0E3134A8" w:rsidTr="007840B6">
        <w:tc>
          <w:tcPr>
            <w:tcW w:w="1483" w:type="dxa"/>
          </w:tcPr>
          <w:p w14:paraId="21DD2429"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Kentucky</w:t>
            </w:r>
          </w:p>
        </w:tc>
        <w:tc>
          <w:tcPr>
            <w:tcW w:w="1272" w:type="dxa"/>
            <w:vAlign w:val="center"/>
          </w:tcPr>
          <w:p w14:paraId="7AD3DB65" w14:textId="1FCF4DB5"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214</w:t>
            </w:r>
          </w:p>
        </w:tc>
        <w:tc>
          <w:tcPr>
            <w:tcW w:w="1572" w:type="dxa"/>
          </w:tcPr>
          <w:p w14:paraId="10BDCF4D" w14:textId="01A62C18"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4,898</w:t>
            </w:r>
          </w:p>
        </w:tc>
      </w:tr>
      <w:tr w:rsidR="007840B6" w:rsidRPr="00022248" w14:paraId="4AA074A7" w14:textId="5CC66E46" w:rsidTr="007840B6">
        <w:tc>
          <w:tcPr>
            <w:tcW w:w="1483" w:type="dxa"/>
          </w:tcPr>
          <w:p w14:paraId="5EC17837"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Louisiana</w:t>
            </w:r>
          </w:p>
        </w:tc>
        <w:tc>
          <w:tcPr>
            <w:tcW w:w="1272" w:type="dxa"/>
            <w:vAlign w:val="center"/>
          </w:tcPr>
          <w:p w14:paraId="2C977CEE" w14:textId="6EE4EBC6"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0</w:t>
            </w:r>
          </w:p>
        </w:tc>
        <w:tc>
          <w:tcPr>
            <w:tcW w:w="1572" w:type="dxa"/>
          </w:tcPr>
          <w:p w14:paraId="43816133" w14:textId="4B0FFFC8"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1,310</w:t>
            </w:r>
          </w:p>
        </w:tc>
      </w:tr>
      <w:tr w:rsidR="007840B6" w:rsidRPr="00022248" w14:paraId="2CA848BD" w14:textId="557ABF56" w:rsidTr="007840B6">
        <w:tc>
          <w:tcPr>
            <w:tcW w:w="1483" w:type="dxa"/>
          </w:tcPr>
          <w:p w14:paraId="08A7FB5F"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Maine</w:t>
            </w:r>
          </w:p>
        </w:tc>
        <w:tc>
          <w:tcPr>
            <w:tcW w:w="1272" w:type="dxa"/>
            <w:vAlign w:val="center"/>
          </w:tcPr>
          <w:p w14:paraId="373FFBB6" w14:textId="455715FD"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649</w:t>
            </w:r>
          </w:p>
        </w:tc>
        <w:tc>
          <w:tcPr>
            <w:tcW w:w="1572" w:type="dxa"/>
          </w:tcPr>
          <w:p w14:paraId="610B2FF7" w14:textId="17D2595C"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1,887</w:t>
            </w:r>
          </w:p>
        </w:tc>
      </w:tr>
      <w:tr w:rsidR="007840B6" w:rsidRPr="00022248" w14:paraId="77A0F409" w14:textId="053BFBE3" w:rsidTr="007840B6">
        <w:tc>
          <w:tcPr>
            <w:tcW w:w="1483" w:type="dxa"/>
          </w:tcPr>
          <w:p w14:paraId="4EFB4969"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Maryland</w:t>
            </w:r>
          </w:p>
        </w:tc>
        <w:tc>
          <w:tcPr>
            <w:tcW w:w="1272" w:type="dxa"/>
            <w:vAlign w:val="center"/>
          </w:tcPr>
          <w:p w14:paraId="67CB26EB" w14:textId="35B7C1BA" w:rsidR="007840B6" w:rsidRPr="00022248" w:rsidRDefault="00713EDC" w:rsidP="007840B6">
            <w:pPr>
              <w:jc w:val="center"/>
              <w:rPr>
                <w:rFonts w:ascii="Times New Roman" w:hAnsi="Times New Roman" w:cs="Times New Roman"/>
                <w:sz w:val="18"/>
                <w:szCs w:val="18"/>
              </w:rPr>
            </w:pPr>
            <w:r>
              <w:rPr>
                <w:rFonts w:ascii="Times New Roman" w:hAnsi="Times New Roman" w:cs="Times New Roman"/>
                <w:sz w:val="18"/>
                <w:szCs w:val="18"/>
              </w:rPr>
              <w:t>0</w:t>
            </w:r>
          </w:p>
        </w:tc>
        <w:tc>
          <w:tcPr>
            <w:tcW w:w="1572" w:type="dxa"/>
          </w:tcPr>
          <w:p w14:paraId="693AEF2E" w14:textId="2C5464E4" w:rsidR="007840B6" w:rsidRPr="00022248" w:rsidRDefault="00CE4E02" w:rsidP="007840B6">
            <w:pPr>
              <w:jc w:val="center"/>
              <w:rPr>
                <w:rFonts w:ascii="Times New Roman" w:hAnsi="Times New Roman" w:cs="Times New Roman"/>
                <w:sz w:val="18"/>
                <w:szCs w:val="18"/>
              </w:rPr>
            </w:pPr>
            <w:r>
              <w:rPr>
                <w:rFonts w:ascii="Times New Roman" w:hAnsi="Times New Roman" w:cs="Times New Roman"/>
                <w:sz w:val="18"/>
                <w:szCs w:val="18"/>
              </w:rPr>
              <w:t>1,386</w:t>
            </w:r>
          </w:p>
        </w:tc>
      </w:tr>
      <w:tr w:rsidR="007840B6" w:rsidRPr="00022248" w14:paraId="18B8674C" w14:textId="14F6AF00" w:rsidTr="007840B6">
        <w:tc>
          <w:tcPr>
            <w:tcW w:w="1483" w:type="dxa"/>
          </w:tcPr>
          <w:p w14:paraId="74BF0855"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Massachusetts</w:t>
            </w:r>
          </w:p>
        </w:tc>
        <w:tc>
          <w:tcPr>
            <w:tcW w:w="1272" w:type="dxa"/>
            <w:vAlign w:val="center"/>
          </w:tcPr>
          <w:p w14:paraId="63AA562A" w14:textId="658FBAC2" w:rsidR="007840B6" w:rsidRPr="00022248" w:rsidRDefault="00713EDC" w:rsidP="007840B6">
            <w:pPr>
              <w:jc w:val="center"/>
              <w:rPr>
                <w:rFonts w:ascii="Times New Roman" w:hAnsi="Times New Roman" w:cs="Times New Roman"/>
                <w:sz w:val="18"/>
                <w:szCs w:val="18"/>
              </w:rPr>
            </w:pPr>
            <w:r>
              <w:rPr>
                <w:rFonts w:ascii="Times New Roman" w:hAnsi="Times New Roman" w:cs="Times New Roman"/>
                <w:sz w:val="18"/>
                <w:szCs w:val="18"/>
              </w:rPr>
              <w:t>0</w:t>
            </w:r>
          </w:p>
        </w:tc>
        <w:tc>
          <w:tcPr>
            <w:tcW w:w="1572" w:type="dxa"/>
          </w:tcPr>
          <w:p w14:paraId="56A44D12" w14:textId="0D2EAB40" w:rsidR="007840B6" w:rsidRPr="00022248" w:rsidRDefault="00CE4E02" w:rsidP="007840B6">
            <w:pPr>
              <w:jc w:val="center"/>
              <w:rPr>
                <w:rFonts w:ascii="Times New Roman" w:hAnsi="Times New Roman" w:cs="Times New Roman"/>
                <w:sz w:val="18"/>
                <w:szCs w:val="18"/>
              </w:rPr>
            </w:pPr>
            <w:r>
              <w:rPr>
                <w:rFonts w:ascii="Times New Roman" w:hAnsi="Times New Roman" w:cs="Times New Roman"/>
                <w:sz w:val="18"/>
                <w:szCs w:val="18"/>
              </w:rPr>
              <w:t>3,316</w:t>
            </w:r>
          </w:p>
        </w:tc>
      </w:tr>
      <w:tr w:rsidR="007840B6" w:rsidRPr="00022248" w14:paraId="04030563" w14:textId="782D7C9C" w:rsidTr="007840B6">
        <w:tc>
          <w:tcPr>
            <w:tcW w:w="1483" w:type="dxa"/>
          </w:tcPr>
          <w:p w14:paraId="755F8082"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Michigan</w:t>
            </w:r>
          </w:p>
        </w:tc>
        <w:tc>
          <w:tcPr>
            <w:tcW w:w="1272" w:type="dxa"/>
            <w:vAlign w:val="center"/>
          </w:tcPr>
          <w:p w14:paraId="35366D11" w14:textId="69A18683"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3,770</w:t>
            </w:r>
          </w:p>
        </w:tc>
        <w:tc>
          <w:tcPr>
            <w:tcW w:w="1572" w:type="dxa"/>
          </w:tcPr>
          <w:p w14:paraId="04125B0C" w14:textId="1F401EF8" w:rsidR="007840B6" w:rsidRPr="00022248" w:rsidRDefault="00CE4E02" w:rsidP="007840B6">
            <w:pPr>
              <w:jc w:val="center"/>
              <w:rPr>
                <w:rFonts w:ascii="Times New Roman" w:hAnsi="Times New Roman" w:cs="Times New Roman"/>
                <w:sz w:val="18"/>
                <w:szCs w:val="18"/>
              </w:rPr>
            </w:pPr>
            <w:r>
              <w:rPr>
                <w:rFonts w:ascii="Times New Roman" w:hAnsi="Times New Roman" w:cs="Times New Roman"/>
                <w:sz w:val="18"/>
                <w:szCs w:val="18"/>
              </w:rPr>
              <w:t>15,547</w:t>
            </w:r>
          </w:p>
        </w:tc>
      </w:tr>
      <w:tr w:rsidR="00CE4E02" w:rsidRPr="00022248" w14:paraId="4EC5B9D6" w14:textId="77777777" w:rsidTr="007840B6">
        <w:tc>
          <w:tcPr>
            <w:tcW w:w="1483" w:type="dxa"/>
          </w:tcPr>
          <w:p w14:paraId="226DAB44" w14:textId="173BBC03" w:rsidR="00CE4E02" w:rsidRPr="00022248" w:rsidRDefault="00CE4E02" w:rsidP="007840B6">
            <w:pPr>
              <w:rPr>
                <w:rFonts w:ascii="Times New Roman" w:hAnsi="Times New Roman" w:cs="Times New Roman"/>
                <w:sz w:val="18"/>
                <w:szCs w:val="18"/>
              </w:rPr>
            </w:pPr>
            <w:r>
              <w:rPr>
                <w:rFonts w:ascii="Times New Roman" w:hAnsi="Times New Roman" w:cs="Times New Roman"/>
                <w:sz w:val="18"/>
                <w:szCs w:val="18"/>
              </w:rPr>
              <w:t>Minnesota</w:t>
            </w:r>
          </w:p>
        </w:tc>
        <w:tc>
          <w:tcPr>
            <w:tcW w:w="1272" w:type="dxa"/>
            <w:vAlign w:val="center"/>
          </w:tcPr>
          <w:p w14:paraId="64500606" w14:textId="27914DC6" w:rsidR="00CE4E02"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4,182</w:t>
            </w:r>
          </w:p>
        </w:tc>
        <w:tc>
          <w:tcPr>
            <w:tcW w:w="1572" w:type="dxa"/>
          </w:tcPr>
          <w:p w14:paraId="6D040877" w14:textId="70EE0A3D" w:rsidR="00CE4E02" w:rsidRDefault="00832FFC" w:rsidP="007840B6">
            <w:pPr>
              <w:jc w:val="center"/>
              <w:rPr>
                <w:rFonts w:ascii="Times New Roman" w:hAnsi="Times New Roman" w:cs="Times New Roman"/>
                <w:sz w:val="18"/>
                <w:szCs w:val="18"/>
              </w:rPr>
            </w:pPr>
            <w:r>
              <w:rPr>
                <w:rFonts w:ascii="Times New Roman" w:hAnsi="Times New Roman" w:cs="Times New Roman"/>
                <w:sz w:val="18"/>
                <w:szCs w:val="18"/>
              </w:rPr>
              <w:t>8,860</w:t>
            </w:r>
          </w:p>
        </w:tc>
      </w:tr>
      <w:tr w:rsidR="007840B6" w:rsidRPr="00022248" w14:paraId="6606E039" w14:textId="4F3B7DE7" w:rsidTr="007840B6">
        <w:tc>
          <w:tcPr>
            <w:tcW w:w="1483" w:type="dxa"/>
          </w:tcPr>
          <w:p w14:paraId="02F26323"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Mississippi</w:t>
            </w:r>
          </w:p>
        </w:tc>
        <w:tc>
          <w:tcPr>
            <w:tcW w:w="1272" w:type="dxa"/>
            <w:vAlign w:val="center"/>
          </w:tcPr>
          <w:p w14:paraId="77F0A56B" w14:textId="62969299" w:rsidR="007840B6" w:rsidRPr="00022248" w:rsidRDefault="00CE4E02" w:rsidP="007840B6">
            <w:pPr>
              <w:jc w:val="center"/>
              <w:rPr>
                <w:rFonts w:ascii="Times New Roman" w:hAnsi="Times New Roman" w:cs="Times New Roman"/>
                <w:sz w:val="18"/>
                <w:szCs w:val="18"/>
              </w:rPr>
            </w:pPr>
            <w:r>
              <w:rPr>
                <w:rFonts w:ascii="Times New Roman" w:hAnsi="Times New Roman" w:cs="Times New Roman"/>
                <w:sz w:val="18"/>
                <w:szCs w:val="18"/>
              </w:rPr>
              <w:t>0</w:t>
            </w:r>
          </w:p>
        </w:tc>
        <w:tc>
          <w:tcPr>
            <w:tcW w:w="1572" w:type="dxa"/>
          </w:tcPr>
          <w:p w14:paraId="3859D6A4" w14:textId="5EA7883D"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3,515</w:t>
            </w:r>
          </w:p>
        </w:tc>
      </w:tr>
      <w:tr w:rsidR="007840B6" w:rsidRPr="00022248" w14:paraId="57A22354" w14:textId="698C359B" w:rsidTr="007840B6">
        <w:tc>
          <w:tcPr>
            <w:tcW w:w="1483" w:type="dxa"/>
          </w:tcPr>
          <w:p w14:paraId="30D4C958"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Missouri</w:t>
            </w:r>
          </w:p>
        </w:tc>
        <w:tc>
          <w:tcPr>
            <w:tcW w:w="1272" w:type="dxa"/>
            <w:vAlign w:val="center"/>
          </w:tcPr>
          <w:p w14:paraId="5C9B94A3" w14:textId="42AFD734"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6,036</w:t>
            </w:r>
          </w:p>
        </w:tc>
        <w:tc>
          <w:tcPr>
            <w:tcW w:w="1572" w:type="dxa"/>
          </w:tcPr>
          <w:p w14:paraId="42F167F4" w14:textId="2EC6DEA3" w:rsidR="007840B6" w:rsidRPr="00022248" w:rsidRDefault="00CE4E02" w:rsidP="007840B6">
            <w:pPr>
              <w:jc w:val="center"/>
              <w:rPr>
                <w:rFonts w:ascii="Times New Roman" w:hAnsi="Times New Roman" w:cs="Times New Roman"/>
                <w:sz w:val="18"/>
                <w:szCs w:val="18"/>
              </w:rPr>
            </w:pPr>
            <w:r>
              <w:rPr>
                <w:rFonts w:ascii="Times New Roman" w:hAnsi="Times New Roman" w:cs="Times New Roman"/>
                <w:sz w:val="18"/>
                <w:szCs w:val="18"/>
              </w:rPr>
              <w:t>13,67</w:t>
            </w:r>
            <w:r w:rsidR="00832FFC">
              <w:rPr>
                <w:rFonts w:ascii="Times New Roman" w:hAnsi="Times New Roman" w:cs="Times New Roman"/>
                <w:sz w:val="18"/>
                <w:szCs w:val="18"/>
              </w:rPr>
              <w:t>5</w:t>
            </w:r>
          </w:p>
        </w:tc>
      </w:tr>
      <w:tr w:rsidR="007840B6" w:rsidRPr="00022248" w14:paraId="4E0FD8CA" w14:textId="422DE404" w:rsidTr="007840B6">
        <w:tc>
          <w:tcPr>
            <w:tcW w:w="1483" w:type="dxa"/>
          </w:tcPr>
          <w:p w14:paraId="02323FDC"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Montana</w:t>
            </w:r>
          </w:p>
        </w:tc>
        <w:tc>
          <w:tcPr>
            <w:tcW w:w="1272" w:type="dxa"/>
            <w:vAlign w:val="center"/>
          </w:tcPr>
          <w:p w14:paraId="57F78756" w14:textId="3E522783"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2,121</w:t>
            </w:r>
          </w:p>
        </w:tc>
        <w:tc>
          <w:tcPr>
            <w:tcW w:w="1572" w:type="dxa"/>
          </w:tcPr>
          <w:p w14:paraId="75914843" w14:textId="74B4FF7A"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3,411</w:t>
            </w:r>
          </w:p>
        </w:tc>
      </w:tr>
      <w:tr w:rsidR="007840B6" w:rsidRPr="00022248" w14:paraId="3AE0556C" w14:textId="618E383C" w:rsidTr="007840B6">
        <w:tc>
          <w:tcPr>
            <w:tcW w:w="1483" w:type="dxa"/>
          </w:tcPr>
          <w:p w14:paraId="50FCA276"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Nebraska</w:t>
            </w:r>
          </w:p>
        </w:tc>
        <w:tc>
          <w:tcPr>
            <w:tcW w:w="1272" w:type="dxa"/>
            <w:vAlign w:val="center"/>
          </w:tcPr>
          <w:p w14:paraId="006B992F" w14:textId="5BB113C0"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3,064</w:t>
            </w:r>
          </w:p>
        </w:tc>
        <w:tc>
          <w:tcPr>
            <w:tcW w:w="1572" w:type="dxa"/>
          </w:tcPr>
          <w:p w14:paraId="2810466A" w14:textId="02629A58"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5,097</w:t>
            </w:r>
          </w:p>
        </w:tc>
      </w:tr>
      <w:tr w:rsidR="007840B6" w:rsidRPr="00022248" w14:paraId="13E002A2" w14:textId="136A2A93" w:rsidTr="007840B6">
        <w:tc>
          <w:tcPr>
            <w:tcW w:w="1483" w:type="dxa"/>
          </w:tcPr>
          <w:p w14:paraId="4B39F6AA"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Nevada</w:t>
            </w:r>
          </w:p>
        </w:tc>
        <w:tc>
          <w:tcPr>
            <w:tcW w:w="1272" w:type="dxa"/>
            <w:vAlign w:val="center"/>
          </w:tcPr>
          <w:p w14:paraId="4C271F13" w14:textId="0DB369F1"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478</w:t>
            </w:r>
          </w:p>
        </w:tc>
        <w:tc>
          <w:tcPr>
            <w:tcW w:w="1572" w:type="dxa"/>
          </w:tcPr>
          <w:p w14:paraId="6AF0099D" w14:textId="107DD563"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3,259</w:t>
            </w:r>
          </w:p>
        </w:tc>
      </w:tr>
      <w:tr w:rsidR="007840B6" w:rsidRPr="00022248" w14:paraId="49CE6B63" w14:textId="15ADBF6D" w:rsidTr="007840B6">
        <w:tc>
          <w:tcPr>
            <w:tcW w:w="1483" w:type="dxa"/>
          </w:tcPr>
          <w:p w14:paraId="13D1B574"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New Hampshire</w:t>
            </w:r>
          </w:p>
        </w:tc>
        <w:tc>
          <w:tcPr>
            <w:tcW w:w="1272" w:type="dxa"/>
            <w:vAlign w:val="center"/>
          </w:tcPr>
          <w:p w14:paraId="1D4A6341" w14:textId="3A5FA969"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1,042</w:t>
            </w:r>
          </w:p>
        </w:tc>
        <w:tc>
          <w:tcPr>
            <w:tcW w:w="1572" w:type="dxa"/>
          </w:tcPr>
          <w:p w14:paraId="459587F2" w14:textId="19643D8A"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2,001</w:t>
            </w:r>
          </w:p>
        </w:tc>
      </w:tr>
      <w:tr w:rsidR="007840B6" w:rsidRPr="00022248" w14:paraId="33BC82B3" w14:textId="148D3678" w:rsidTr="007840B6">
        <w:tc>
          <w:tcPr>
            <w:tcW w:w="1483" w:type="dxa"/>
          </w:tcPr>
          <w:p w14:paraId="0EFA8657"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New Jersey</w:t>
            </w:r>
          </w:p>
        </w:tc>
        <w:tc>
          <w:tcPr>
            <w:tcW w:w="1272" w:type="dxa"/>
            <w:vAlign w:val="center"/>
          </w:tcPr>
          <w:p w14:paraId="45DC6932" w14:textId="3CA0B6BB" w:rsidR="007840B6" w:rsidRPr="00022248" w:rsidRDefault="00EE0F47" w:rsidP="007840B6">
            <w:pPr>
              <w:jc w:val="center"/>
              <w:rPr>
                <w:rFonts w:ascii="Times New Roman" w:hAnsi="Times New Roman" w:cs="Times New Roman"/>
                <w:sz w:val="18"/>
                <w:szCs w:val="18"/>
              </w:rPr>
            </w:pPr>
            <w:r>
              <w:rPr>
                <w:rFonts w:ascii="Times New Roman" w:hAnsi="Times New Roman" w:cs="Times New Roman"/>
                <w:sz w:val="18"/>
                <w:szCs w:val="18"/>
              </w:rPr>
              <w:t>0</w:t>
            </w:r>
          </w:p>
        </w:tc>
        <w:tc>
          <w:tcPr>
            <w:tcW w:w="1572" w:type="dxa"/>
          </w:tcPr>
          <w:p w14:paraId="086F4E1F" w14:textId="302212E8"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3,316</w:t>
            </w:r>
          </w:p>
        </w:tc>
      </w:tr>
      <w:tr w:rsidR="007840B6" w:rsidRPr="00022248" w14:paraId="35234644" w14:textId="3114BB67" w:rsidTr="007840B6">
        <w:tc>
          <w:tcPr>
            <w:tcW w:w="1483" w:type="dxa"/>
          </w:tcPr>
          <w:p w14:paraId="61EED734"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New Mexico</w:t>
            </w:r>
          </w:p>
        </w:tc>
        <w:tc>
          <w:tcPr>
            <w:tcW w:w="1272" w:type="dxa"/>
            <w:vAlign w:val="center"/>
          </w:tcPr>
          <w:p w14:paraId="1D2F2821" w14:textId="55C2B990"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2,160</w:t>
            </w:r>
          </w:p>
        </w:tc>
        <w:tc>
          <w:tcPr>
            <w:tcW w:w="1572" w:type="dxa"/>
          </w:tcPr>
          <w:p w14:paraId="0366247B" w14:textId="5F0C87C5"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5,167</w:t>
            </w:r>
          </w:p>
        </w:tc>
      </w:tr>
      <w:tr w:rsidR="007840B6" w:rsidRPr="00022248" w14:paraId="27402723" w14:textId="00922FCB" w:rsidTr="007840B6">
        <w:tc>
          <w:tcPr>
            <w:tcW w:w="1483" w:type="dxa"/>
          </w:tcPr>
          <w:p w14:paraId="254B7519"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New York</w:t>
            </w:r>
          </w:p>
        </w:tc>
        <w:tc>
          <w:tcPr>
            <w:tcW w:w="1272" w:type="dxa"/>
            <w:vAlign w:val="center"/>
          </w:tcPr>
          <w:p w14:paraId="48A2C3D9" w14:textId="7C8F0244" w:rsidR="007840B6" w:rsidRPr="00022248" w:rsidRDefault="00EE0F47" w:rsidP="007840B6">
            <w:pPr>
              <w:jc w:val="center"/>
              <w:rPr>
                <w:rFonts w:ascii="Times New Roman" w:hAnsi="Times New Roman" w:cs="Times New Roman"/>
                <w:sz w:val="18"/>
                <w:szCs w:val="18"/>
              </w:rPr>
            </w:pPr>
            <w:r>
              <w:rPr>
                <w:rFonts w:ascii="Times New Roman" w:hAnsi="Times New Roman" w:cs="Times New Roman"/>
                <w:sz w:val="18"/>
                <w:szCs w:val="18"/>
              </w:rPr>
              <w:t>0</w:t>
            </w:r>
          </w:p>
        </w:tc>
        <w:tc>
          <w:tcPr>
            <w:tcW w:w="1572" w:type="dxa"/>
          </w:tcPr>
          <w:p w14:paraId="03403F90" w14:textId="05FD8DD8"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1,313</w:t>
            </w:r>
          </w:p>
        </w:tc>
      </w:tr>
      <w:tr w:rsidR="007840B6" w:rsidRPr="00022248" w14:paraId="6F01EC50" w14:textId="52D32F5C" w:rsidTr="007840B6">
        <w:tc>
          <w:tcPr>
            <w:tcW w:w="1483" w:type="dxa"/>
          </w:tcPr>
          <w:p w14:paraId="632A323E"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North Carolina</w:t>
            </w:r>
          </w:p>
        </w:tc>
        <w:tc>
          <w:tcPr>
            <w:tcW w:w="1272" w:type="dxa"/>
            <w:vAlign w:val="center"/>
          </w:tcPr>
          <w:p w14:paraId="142F2097" w14:textId="023D2711"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3,920</w:t>
            </w:r>
          </w:p>
        </w:tc>
        <w:tc>
          <w:tcPr>
            <w:tcW w:w="1572" w:type="dxa"/>
          </w:tcPr>
          <w:p w14:paraId="0ACCBCAB" w14:textId="5DE42099"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14,950</w:t>
            </w:r>
          </w:p>
        </w:tc>
      </w:tr>
      <w:tr w:rsidR="007840B6" w:rsidRPr="00022248" w14:paraId="41BC870E" w14:textId="6B6EA7FD" w:rsidTr="007840B6">
        <w:tc>
          <w:tcPr>
            <w:tcW w:w="1483" w:type="dxa"/>
          </w:tcPr>
          <w:p w14:paraId="37D3A064"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North Dakota</w:t>
            </w:r>
          </w:p>
        </w:tc>
        <w:tc>
          <w:tcPr>
            <w:tcW w:w="1272" w:type="dxa"/>
            <w:vAlign w:val="center"/>
          </w:tcPr>
          <w:p w14:paraId="6412D685" w14:textId="3B044C9D"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636</w:t>
            </w:r>
          </w:p>
        </w:tc>
        <w:tc>
          <w:tcPr>
            <w:tcW w:w="1572" w:type="dxa"/>
          </w:tcPr>
          <w:p w14:paraId="0F2F73C6" w14:textId="7E8587DC"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1,138</w:t>
            </w:r>
          </w:p>
        </w:tc>
      </w:tr>
      <w:tr w:rsidR="007840B6" w:rsidRPr="00022248" w14:paraId="37497D40" w14:textId="2A7924E9" w:rsidTr="007840B6">
        <w:tc>
          <w:tcPr>
            <w:tcW w:w="1483" w:type="dxa"/>
          </w:tcPr>
          <w:p w14:paraId="7895FCA6"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Ohio</w:t>
            </w:r>
          </w:p>
        </w:tc>
        <w:tc>
          <w:tcPr>
            <w:tcW w:w="1272" w:type="dxa"/>
            <w:vAlign w:val="center"/>
          </w:tcPr>
          <w:p w14:paraId="30869D33" w14:textId="35A1319A"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6,757</w:t>
            </w:r>
          </w:p>
        </w:tc>
        <w:tc>
          <w:tcPr>
            <w:tcW w:w="1572" w:type="dxa"/>
          </w:tcPr>
          <w:p w14:paraId="0489B80B" w14:textId="329525B0"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20,606</w:t>
            </w:r>
          </w:p>
        </w:tc>
      </w:tr>
      <w:tr w:rsidR="007840B6" w:rsidRPr="00022248" w14:paraId="17DD0067" w14:textId="326636B8" w:rsidTr="007840B6">
        <w:tc>
          <w:tcPr>
            <w:tcW w:w="1483" w:type="dxa"/>
          </w:tcPr>
          <w:p w14:paraId="1956E448"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Oklahoma</w:t>
            </w:r>
          </w:p>
        </w:tc>
        <w:tc>
          <w:tcPr>
            <w:tcW w:w="1272" w:type="dxa"/>
            <w:vAlign w:val="center"/>
          </w:tcPr>
          <w:p w14:paraId="5149D0D3" w14:textId="490629F4"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4,716</w:t>
            </w:r>
          </w:p>
        </w:tc>
        <w:tc>
          <w:tcPr>
            <w:tcW w:w="1572" w:type="dxa"/>
          </w:tcPr>
          <w:p w14:paraId="164DF794" w14:textId="273345BA"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10,766</w:t>
            </w:r>
          </w:p>
        </w:tc>
      </w:tr>
      <w:tr w:rsidR="007840B6" w:rsidRPr="00022248" w14:paraId="4C7DA49A" w14:textId="481FAE39" w:rsidTr="007840B6">
        <w:tc>
          <w:tcPr>
            <w:tcW w:w="1483" w:type="dxa"/>
          </w:tcPr>
          <w:p w14:paraId="1465296A"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Oregon</w:t>
            </w:r>
          </w:p>
        </w:tc>
        <w:tc>
          <w:tcPr>
            <w:tcW w:w="1272" w:type="dxa"/>
            <w:vAlign w:val="center"/>
          </w:tcPr>
          <w:p w14:paraId="1484FA29" w14:textId="6DBA4A27"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4,035</w:t>
            </w:r>
          </w:p>
        </w:tc>
        <w:tc>
          <w:tcPr>
            <w:tcW w:w="1572" w:type="dxa"/>
          </w:tcPr>
          <w:p w14:paraId="026BA929" w14:textId="380A76D8"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8,323</w:t>
            </w:r>
          </w:p>
        </w:tc>
      </w:tr>
      <w:tr w:rsidR="007840B6" w:rsidRPr="00022248" w14:paraId="3BBF125D" w14:textId="7745454F" w:rsidTr="007840B6">
        <w:tc>
          <w:tcPr>
            <w:tcW w:w="1483" w:type="dxa"/>
          </w:tcPr>
          <w:p w14:paraId="0B209126"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Pennsylvania</w:t>
            </w:r>
          </w:p>
        </w:tc>
        <w:tc>
          <w:tcPr>
            <w:tcW w:w="1272" w:type="dxa"/>
            <w:vAlign w:val="center"/>
          </w:tcPr>
          <w:p w14:paraId="54C59A58" w14:textId="0FA37AF0"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340</w:t>
            </w:r>
          </w:p>
        </w:tc>
        <w:tc>
          <w:tcPr>
            <w:tcW w:w="1572" w:type="dxa"/>
          </w:tcPr>
          <w:p w14:paraId="3780E97A" w14:textId="25BF78BC"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6,241</w:t>
            </w:r>
          </w:p>
        </w:tc>
      </w:tr>
      <w:tr w:rsidR="007840B6" w:rsidRPr="00022248" w14:paraId="1FB16F06" w14:textId="6789CEF3" w:rsidTr="007840B6">
        <w:tc>
          <w:tcPr>
            <w:tcW w:w="1483" w:type="dxa"/>
          </w:tcPr>
          <w:p w14:paraId="2C303EF2"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Rhode Island</w:t>
            </w:r>
          </w:p>
        </w:tc>
        <w:tc>
          <w:tcPr>
            <w:tcW w:w="1272" w:type="dxa"/>
            <w:vAlign w:val="center"/>
          </w:tcPr>
          <w:p w14:paraId="6EA088EA" w14:textId="336B9835"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54</w:t>
            </w:r>
          </w:p>
        </w:tc>
        <w:tc>
          <w:tcPr>
            <w:tcW w:w="1572" w:type="dxa"/>
          </w:tcPr>
          <w:p w14:paraId="2CD5341E" w14:textId="02BFEF37"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493</w:t>
            </w:r>
          </w:p>
        </w:tc>
      </w:tr>
      <w:tr w:rsidR="007840B6" w:rsidRPr="00022248" w14:paraId="4EE1B470" w14:textId="0A3D35B3" w:rsidTr="007840B6">
        <w:tc>
          <w:tcPr>
            <w:tcW w:w="1483" w:type="dxa"/>
          </w:tcPr>
          <w:p w14:paraId="74FCEFF3"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South Carolina</w:t>
            </w:r>
          </w:p>
        </w:tc>
        <w:tc>
          <w:tcPr>
            <w:tcW w:w="1272" w:type="dxa"/>
            <w:vAlign w:val="center"/>
          </w:tcPr>
          <w:p w14:paraId="196B928C" w14:textId="592253EB"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3,659</w:t>
            </w:r>
          </w:p>
        </w:tc>
        <w:tc>
          <w:tcPr>
            <w:tcW w:w="1572" w:type="dxa"/>
          </w:tcPr>
          <w:p w14:paraId="6941BC7D" w14:textId="53F89AE0"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10,139</w:t>
            </w:r>
          </w:p>
        </w:tc>
      </w:tr>
      <w:tr w:rsidR="007840B6" w:rsidRPr="00022248" w14:paraId="288688A7" w14:textId="19E8E48C" w:rsidTr="007840B6">
        <w:tc>
          <w:tcPr>
            <w:tcW w:w="1483" w:type="dxa"/>
          </w:tcPr>
          <w:p w14:paraId="43D413A4"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South Dakota</w:t>
            </w:r>
          </w:p>
        </w:tc>
        <w:tc>
          <w:tcPr>
            <w:tcW w:w="1272" w:type="dxa"/>
            <w:vAlign w:val="center"/>
          </w:tcPr>
          <w:p w14:paraId="1887B063" w14:textId="26FF42B9"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404</w:t>
            </w:r>
          </w:p>
        </w:tc>
        <w:tc>
          <w:tcPr>
            <w:tcW w:w="1572" w:type="dxa"/>
          </w:tcPr>
          <w:p w14:paraId="1694A03C" w14:textId="197FDB45"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1,205</w:t>
            </w:r>
          </w:p>
        </w:tc>
      </w:tr>
      <w:tr w:rsidR="007840B6" w:rsidRPr="00022248" w14:paraId="4DF0CEE6" w14:textId="5ED3DB50" w:rsidTr="007840B6">
        <w:tc>
          <w:tcPr>
            <w:tcW w:w="1483" w:type="dxa"/>
          </w:tcPr>
          <w:p w14:paraId="4C353B78"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Tennessee</w:t>
            </w:r>
          </w:p>
        </w:tc>
        <w:tc>
          <w:tcPr>
            <w:tcW w:w="1272" w:type="dxa"/>
            <w:vAlign w:val="center"/>
          </w:tcPr>
          <w:p w14:paraId="3AD30EF0" w14:textId="59CE3D45"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6,942</w:t>
            </w:r>
          </w:p>
        </w:tc>
        <w:tc>
          <w:tcPr>
            <w:tcW w:w="1572" w:type="dxa"/>
          </w:tcPr>
          <w:p w14:paraId="00916AC7" w14:textId="2A169D05"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15,575</w:t>
            </w:r>
          </w:p>
        </w:tc>
      </w:tr>
      <w:tr w:rsidR="007840B6" w:rsidRPr="00022248" w14:paraId="3A914CE5" w14:textId="65B9F82F" w:rsidTr="007840B6">
        <w:tc>
          <w:tcPr>
            <w:tcW w:w="1483" w:type="dxa"/>
          </w:tcPr>
          <w:p w14:paraId="2A3E32DC"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Texas</w:t>
            </w:r>
          </w:p>
        </w:tc>
        <w:tc>
          <w:tcPr>
            <w:tcW w:w="1272" w:type="dxa"/>
            <w:vAlign w:val="center"/>
          </w:tcPr>
          <w:p w14:paraId="77956D5C" w14:textId="2AC757DF"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1,297</w:t>
            </w:r>
          </w:p>
        </w:tc>
        <w:tc>
          <w:tcPr>
            <w:tcW w:w="1572" w:type="dxa"/>
          </w:tcPr>
          <w:p w14:paraId="2A72FD24" w14:textId="64933174"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23,141</w:t>
            </w:r>
          </w:p>
        </w:tc>
      </w:tr>
      <w:tr w:rsidR="007840B6" w:rsidRPr="00022248" w14:paraId="1648A6FF" w14:textId="186619C2" w:rsidTr="007840B6">
        <w:tc>
          <w:tcPr>
            <w:tcW w:w="1483" w:type="dxa"/>
          </w:tcPr>
          <w:p w14:paraId="733FCB60"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Utah</w:t>
            </w:r>
          </w:p>
        </w:tc>
        <w:tc>
          <w:tcPr>
            <w:tcW w:w="1272" w:type="dxa"/>
            <w:vAlign w:val="center"/>
          </w:tcPr>
          <w:p w14:paraId="2073D1E9" w14:textId="73095F04"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4,344</w:t>
            </w:r>
          </w:p>
        </w:tc>
        <w:tc>
          <w:tcPr>
            <w:tcW w:w="1572" w:type="dxa"/>
          </w:tcPr>
          <w:p w14:paraId="1FF6EC7D" w14:textId="6B4B59DB"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7,118</w:t>
            </w:r>
          </w:p>
        </w:tc>
      </w:tr>
      <w:tr w:rsidR="007840B6" w:rsidRPr="00022248" w14:paraId="64688EF9" w14:textId="5EDB360C" w:rsidTr="007840B6">
        <w:tc>
          <w:tcPr>
            <w:tcW w:w="1483" w:type="dxa"/>
          </w:tcPr>
          <w:p w14:paraId="7C3B45D2"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Vermont</w:t>
            </w:r>
          </w:p>
        </w:tc>
        <w:tc>
          <w:tcPr>
            <w:tcW w:w="1272" w:type="dxa"/>
            <w:vAlign w:val="center"/>
          </w:tcPr>
          <w:p w14:paraId="3932941A" w14:textId="14BC99FC"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588</w:t>
            </w:r>
          </w:p>
        </w:tc>
        <w:tc>
          <w:tcPr>
            <w:tcW w:w="1572" w:type="dxa"/>
          </w:tcPr>
          <w:p w14:paraId="1AB564DF" w14:textId="53E89B86"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1,174</w:t>
            </w:r>
          </w:p>
        </w:tc>
      </w:tr>
      <w:tr w:rsidR="007840B6" w:rsidRPr="00022248" w14:paraId="45D40EC8" w14:textId="3BEB71D0" w:rsidTr="007840B6">
        <w:tc>
          <w:tcPr>
            <w:tcW w:w="1483" w:type="dxa"/>
          </w:tcPr>
          <w:p w14:paraId="1A41C505"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Virginia</w:t>
            </w:r>
          </w:p>
        </w:tc>
        <w:tc>
          <w:tcPr>
            <w:tcW w:w="1272" w:type="dxa"/>
            <w:vAlign w:val="center"/>
          </w:tcPr>
          <w:p w14:paraId="3001883B" w14:textId="6E74CA68"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1,692</w:t>
            </w:r>
          </w:p>
        </w:tc>
        <w:tc>
          <w:tcPr>
            <w:tcW w:w="1572" w:type="dxa"/>
          </w:tcPr>
          <w:p w14:paraId="527A183F" w14:textId="045E302D"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6,980</w:t>
            </w:r>
          </w:p>
        </w:tc>
      </w:tr>
      <w:tr w:rsidR="007840B6" w:rsidRPr="00022248" w14:paraId="0AB49A2D" w14:textId="31010101" w:rsidTr="007840B6">
        <w:tc>
          <w:tcPr>
            <w:tcW w:w="1483" w:type="dxa"/>
          </w:tcPr>
          <w:p w14:paraId="7347F634"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Washington</w:t>
            </w:r>
          </w:p>
        </w:tc>
        <w:tc>
          <w:tcPr>
            <w:tcW w:w="1272" w:type="dxa"/>
            <w:vAlign w:val="center"/>
          </w:tcPr>
          <w:p w14:paraId="4FC66F9C" w14:textId="440D6275"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4,392</w:t>
            </w:r>
          </w:p>
        </w:tc>
        <w:tc>
          <w:tcPr>
            <w:tcW w:w="1572" w:type="dxa"/>
          </w:tcPr>
          <w:p w14:paraId="0E904E38" w14:textId="143C6E25"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10,537</w:t>
            </w:r>
          </w:p>
        </w:tc>
      </w:tr>
      <w:tr w:rsidR="007840B6" w:rsidRPr="00022248" w14:paraId="7B688EE6" w14:textId="51157F6D" w:rsidTr="007840B6">
        <w:tc>
          <w:tcPr>
            <w:tcW w:w="1483" w:type="dxa"/>
          </w:tcPr>
          <w:p w14:paraId="4D8B7668"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West Virginia</w:t>
            </w:r>
          </w:p>
        </w:tc>
        <w:tc>
          <w:tcPr>
            <w:tcW w:w="1272" w:type="dxa"/>
            <w:vAlign w:val="center"/>
          </w:tcPr>
          <w:p w14:paraId="550D5451" w14:textId="501337EE"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1,154</w:t>
            </w:r>
          </w:p>
        </w:tc>
        <w:tc>
          <w:tcPr>
            <w:tcW w:w="1572" w:type="dxa"/>
          </w:tcPr>
          <w:p w14:paraId="40C66492" w14:textId="56829757"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3,490</w:t>
            </w:r>
          </w:p>
        </w:tc>
      </w:tr>
      <w:tr w:rsidR="007840B6" w:rsidRPr="00022248" w14:paraId="19691BD5" w14:textId="160D0511" w:rsidTr="007840B6">
        <w:tc>
          <w:tcPr>
            <w:tcW w:w="1483" w:type="dxa"/>
          </w:tcPr>
          <w:p w14:paraId="753F07D6"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Wisconsin</w:t>
            </w:r>
          </w:p>
        </w:tc>
        <w:tc>
          <w:tcPr>
            <w:tcW w:w="1272" w:type="dxa"/>
            <w:vAlign w:val="center"/>
          </w:tcPr>
          <w:p w14:paraId="272D8C39" w14:textId="7BD21001"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917</w:t>
            </w:r>
          </w:p>
        </w:tc>
        <w:tc>
          <w:tcPr>
            <w:tcW w:w="1572" w:type="dxa"/>
          </w:tcPr>
          <w:p w14:paraId="0C88105B" w14:textId="092256BE"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5,869</w:t>
            </w:r>
          </w:p>
        </w:tc>
      </w:tr>
      <w:tr w:rsidR="007840B6" w:rsidRPr="00022248" w14:paraId="7A45DBEA" w14:textId="5AE828DB" w:rsidTr="007840B6">
        <w:tc>
          <w:tcPr>
            <w:tcW w:w="1483" w:type="dxa"/>
          </w:tcPr>
          <w:p w14:paraId="705D8BE6"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Wyoming</w:t>
            </w:r>
          </w:p>
        </w:tc>
        <w:tc>
          <w:tcPr>
            <w:tcW w:w="1272" w:type="dxa"/>
            <w:vAlign w:val="center"/>
          </w:tcPr>
          <w:p w14:paraId="7F12409E" w14:textId="6322F3C5"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1,016</w:t>
            </w:r>
          </w:p>
        </w:tc>
        <w:tc>
          <w:tcPr>
            <w:tcW w:w="1572" w:type="dxa"/>
          </w:tcPr>
          <w:p w14:paraId="1774436F" w14:textId="060FED54"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1,579</w:t>
            </w:r>
          </w:p>
        </w:tc>
      </w:tr>
    </w:tbl>
    <w:p w14:paraId="62B6A733" w14:textId="71B3C684" w:rsidR="006B38C2" w:rsidRDefault="006B38C2" w:rsidP="00DB6705">
      <w:pPr>
        <w:rPr>
          <w:rFonts w:ascii="Times New Roman" w:hAnsi="Times New Roman" w:cs="Times New Roman"/>
          <w:b/>
          <w:bCs/>
        </w:rPr>
      </w:pPr>
    </w:p>
    <w:p w14:paraId="18D3A513" w14:textId="77777777" w:rsidR="006B38C2" w:rsidRDefault="006B38C2">
      <w:pPr>
        <w:rPr>
          <w:rFonts w:ascii="Times New Roman" w:hAnsi="Times New Roman" w:cs="Times New Roman"/>
          <w:b/>
          <w:bCs/>
        </w:rPr>
      </w:pPr>
      <w:r>
        <w:rPr>
          <w:rFonts w:ascii="Times New Roman" w:hAnsi="Times New Roman" w:cs="Times New Roman"/>
          <w:b/>
          <w:bCs/>
        </w:rPr>
        <w:br w:type="page"/>
      </w:r>
    </w:p>
    <w:p w14:paraId="3A92B632" w14:textId="121843B4" w:rsidR="00705318" w:rsidRPr="00CD3AC5" w:rsidRDefault="00705318" w:rsidP="00705318">
      <w:pPr>
        <w:spacing w:after="0"/>
        <w:rPr>
          <w:rFonts w:ascii="Times New Roman" w:hAnsi="Times New Roman" w:cs="Times New Roman"/>
          <w:sz w:val="24"/>
          <w:szCs w:val="24"/>
        </w:rPr>
      </w:pPr>
      <w:r w:rsidRPr="00CD3AC5">
        <w:rPr>
          <w:rFonts w:ascii="Times New Roman" w:hAnsi="Times New Roman" w:cs="Times New Roman"/>
          <w:sz w:val="24"/>
          <w:szCs w:val="24"/>
        </w:rPr>
        <w:lastRenderedPageBreak/>
        <w:t xml:space="preserve">Supplementary Figure </w:t>
      </w:r>
      <w:r w:rsidR="00572580" w:rsidRPr="00CD3AC5">
        <w:rPr>
          <w:rFonts w:ascii="Times New Roman" w:hAnsi="Times New Roman" w:cs="Times New Roman"/>
          <w:sz w:val="24"/>
          <w:szCs w:val="24"/>
        </w:rPr>
        <w:t>S</w:t>
      </w:r>
      <w:r w:rsidRPr="00CD3AC5">
        <w:rPr>
          <w:rFonts w:ascii="Times New Roman" w:hAnsi="Times New Roman" w:cs="Times New Roman"/>
          <w:sz w:val="24"/>
          <w:szCs w:val="24"/>
        </w:rPr>
        <w:t>1</w:t>
      </w:r>
      <w:r w:rsidR="00C256D2" w:rsidRPr="00CD3AC5">
        <w:rPr>
          <w:rFonts w:ascii="Times New Roman" w:hAnsi="Times New Roman" w:cs="Times New Roman"/>
          <w:sz w:val="24"/>
          <w:szCs w:val="24"/>
        </w:rPr>
        <w:t>.</w:t>
      </w:r>
      <w:r w:rsidRPr="00CD3AC5">
        <w:rPr>
          <w:rFonts w:ascii="Times New Roman" w:hAnsi="Times New Roman" w:cs="Times New Roman"/>
          <w:sz w:val="24"/>
          <w:szCs w:val="24"/>
        </w:rPr>
        <w:t xml:space="preserve"> Relationship between the disability prevalences for </w:t>
      </w:r>
      <w:r w:rsidR="00EB6BC3" w:rsidRPr="00CD3AC5">
        <w:rPr>
          <w:rFonts w:ascii="Times New Roman" w:hAnsi="Times New Roman" w:cs="Times New Roman"/>
          <w:sz w:val="24"/>
          <w:szCs w:val="24"/>
        </w:rPr>
        <w:t xml:space="preserve">financially eligible children according to </w:t>
      </w:r>
      <w:r w:rsidRPr="00CD3AC5">
        <w:rPr>
          <w:rFonts w:ascii="Times New Roman" w:hAnsi="Times New Roman" w:cs="Times New Roman"/>
          <w:sz w:val="24"/>
          <w:szCs w:val="24"/>
        </w:rPr>
        <w:t xml:space="preserve">the </w:t>
      </w:r>
      <w:r w:rsidR="008A7F63" w:rsidRPr="00CD3AC5">
        <w:rPr>
          <w:rFonts w:ascii="Times New Roman" w:hAnsi="Times New Roman" w:cs="Times New Roman"/>
          <w:sz w:val="24"/>
          <w:szCs w:val="24"/>
        </w:rPr>
        <w:t>American Community Survey (</w:t>
      </w:r>
      <w:r w:rsidRPr="00CD3AC5">
        <w:rPr>
          <w:rFonts w:ascii="Times New Roman" w:hAnsi="Times New Roman" w:cs="Times New Roman"/>
          <w:sz w:val="24"/>
          <w:szCs w:val="24"/>
        </w:rPr>
        <w:t>ACS</w:t>
      </w:r>
      <w:r w:rsidR="008A7F63" w:rsidRPr="00CD3AC5">
        <w:rPr>
          <w:rFonts w:ascii="Times New Roman" w:hAnsi="Times New Roman" w:cs="Times New Roman"/>
          <w:sz w:val="24"/>
          <w:szCs w:val="24"/>
        </w:rPr>
        <w:t>)</w:t>
      </w:r>
      <w:r w:rsidRPr="00CD3AC5">
        <w:rPr>
          <w:rFonts w:ascii="Times New Roman" w:hAnsi="Times New Roman" w:cs="Times New Roman"/>
          <w:sz w:val="24"/>
          <w:szCs w:val="24"/>
        </w:rPr>
        <w:t xml:space="preserve"> and </w:t>
      </w:r>
      <w:r w:rsidR="0068459E" w:rsidRPr="00CD3AC5">
        <w:rPr>
          <w:rFonts w:ascii="Times New Roman" w:hAnsi="Times New Roman" w:cs="Times New Roman"/>
          <w:sz w:val="24"/>
          <w:szCs w:val="24"/>
        </w:rPr>
        <w:t>the National Survey of Children’s Health (</w:t>
      </w:r>
      <w:r w:rsidRPr="00CD3AC5">
        <w:rPr>
          <w:rFonts w:ascii="Times New Roman" w:hAnsi="Times New Roman" w:cs="Times New Roman"/>
          <w:sz w:val="24"/>
          <w:szCs w:val="24"/>
        </w:rPr>
        <w:t>NSCH</w:t>
      </w:r>
      <w:r w:rsidR="0068459E" w:rsidRPr="00CD3AC5">
        <w:rPr>
          <w:rFonts w:ascii="Times New Roman" w:hAnsi="Times New Roman" w:cs="Times New Roman"/>
          <w:sz w:val="24"/>
          <w:szCs w:val="24"/>
        </w:rPr>
        <w:t>)</w:t>
      </w:r>
      <w:r w:rsidR="00EE0F47" w:rsidRPr="00CD3AC5">
        <w:rPr>
          <w:rFonts w:ascii="Times New Roman" w:hAnsi="Times New Roman" w:cs="Times New Roman"/>
          <w:sz w:val="24"/>
          <w:szCs w:val="24"/>
        </w:rPr>
        <w:t>.</w:t>
      </w:r>
    </w:p>
    <w:p w14:paraId="3F410F88" w14:textId="581FC322" w:rsidR="00705318" w:rsidRDefault="00844718" w:rsidP="00435A6F">
      <w:pPr>
        <w:spacing w:after="0"/>
        <w:rPr>
          <w:rFonts w:ascii="Times New Roman" w:hAnsi="Times New Roman" w:cs="Times New Roman"/>
        </w:rPr>
      </w:pPr>
      <w:r>
        <w:rPr>
          <w:rFonts w:ascii="Times New Roman" w:hAnsi="Times New Roman" w:cs="Times New Roman"/>
          <w:noProof/>
        </w:rPr>
        <w:drawing>
          <wp:inline distT="0" distB="0" distL="0" distR="0" wp14:anchorId="39F47347" wp14:editId="42E8B188">
            <wp:extent cx="5943600" cy="4134485"/>
            <wp:effectExtent l="0" t="0" r="0" b="0"/>
            <wp:docPr id="18" name="Picture 1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imeli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134485"/>
                    </a:xfrm>
                    <a:prstGeom prst="rect">
                      <a:avLst/>
                    </a:prstGeom>
                  </pic:spPr>
                </pic:pic>
              </a:graphicData>
            </a:graphic>
          </wp:inline>
        </w:drawing>
      </w:r>
    </w:p>
    <w:p w14:paraId="558DD661" w14:textId="3D6617B6" w:rsidR="00844718" w:rsidRDefault="00844718">
      <w:pPr>
        <w:rPr>
          <w:rFonts w:ascii="Times New Roman" w:hAnsi="Times New Roman" w:cs="Times New Roman"/>
        </w:rPr>
      </w:pPr>
      <w:r>
        <w:rPr>
          <w:rFonts w:ascii="Times New Roman" w:hAnsi="Times New Roman" w:cs="Times New Roman"/>
        </w:rPr>
        <w:br w:type="page"/>
      </w:r>
    </w:p>
    <w:p w14:paraId="6A4C64A6" w14:textId="2C795786" w:rsidR="00F0357F" w:rsidRPr="00CD3AC5" w:rsidRDefault="00F0357F" w:rsidP="00435A6F">
      <w:pPr>
        <w:spacing w:after="0"/>
        <w:rPr>
          <w:rFonts w:ascii="Times New Roman" w:hAnsi="Times New Roman" w:cs="Times New Roman"/>
          <w:sz w:val="24"/>
          <w:szCs w:val="24"/>
        </w:rPr>
      </w:pPr>
      <w:r w:rsidRPr="00CD3AC5">
        <w:rPr>
          <w:rFonts w:ascii="Times New Roman" w:hAnsi="Times New Roman" w:cs="Times New Roman"/>
          <w:sz w:val="24"/>
          <w:szCs w:val="24"/>
        </w:rPr>
        <w:lastRenderedPageBreak/>
        <w:t>Supplementary Figure</w:t>
      </w:r>
      <w:r w:rsidR="005401BA" w:rsidRPr="00CD3AC5">
        <w:rPr>
          <w:rFonts w:ascii="Times New Roman" w:hAnsi="Times New Roman" w:cs="Times New Roman"/>
          <w:sz w:val="24"/>
          <w:szCs w:val="24"/>
        </w:rPr>
        <w:t xml:space="preserve"> </w:t>
      </w:r>
      <w:r w:rsidR="00572580" w:rsidRPr="00CD3AC5">
        <w:rPr>
          <w:rFonts w:ascii="Times New Roman" w:hAnsi="Times New Roman" w:cs="Times New Roman"/>
          <w:sz w:val="24"/>
          <w:szCs w:val="24"/>
        </w:rPr>
        <w:t>S</w:t>
      </w:r>
      <w:r w:rsidR="00705318" w:rsidRPr="00CD3AC5">
        <w:rPr>
          <w:rFonts w:ascii="Times New Roman" w:hAnsi="Times New Roman" w:cs="Times New Roman"/>
          <w:sz w:val="24"/>
          <w:szCs w:val="24"/>
        </w:rPr>
        <w:t>2</w:t>
      </w:r>
      <w:r w:rsidR="00C256D2" w:rsidRPr="00CD3AC5">
        <w:rPr>
          <w:rFonts w:ascii="Times New Roman" w:hAnsi="Times New Roman" w:cs="Times New Roman"/>
          <w:sz w:val="24"/>
          <w:szCs w:val="24"/>
        </w:rPr>
        <w:t>.</w:t>
      </w:r>
      <w:r w:rsidRPr="00CD3AC5">
        <w:rPr>
          <w:rFonts w:ascii="Times New Roman" w:hAnsi="Times New Roman" w:cs="Times New Roman"/>
          <w:sz w:val="24"/>
          <w:szCs w:val="24"/>
        </w:rPr>
        <w:t xml:space="preserve"> </w:t>
      </w:r>
      <w:r w:rsidR="00F50DCB" w:rsidRPr="00CD3AC5">
        <w:rPr>
          <w:rFonts w:ascii="Times New Roman" w:hAnsi="Times New Roman" w:cs="Times New Roman"/>
          <w:sz w:val="24"/>
          <w:szCs w:val="24"/>
        </w:rPr>
        <w:t>Relationship</w:t>
      </w:r>
      <w:r w:rsidRPr="00CD3AC5">
        <w:rPr>
          <w:rFonts w:ascii="Times New Roman" w:hAnsi="Times New Roman" w:cs="Times New Roman"/>
          <w:sz w:val="24"/>
          <w:szCs w:val="24"/>
        </w:rPr>
        <w:t xml:space="preserve"> between estimated </w:t>
      </w:r>
      <w:r w:rsidR="00F50DCB" w:rsidRPr="00CD3AC5">
        <w:rPr>
          <w:rFonts w:ascii="Times New Roman" w:hAnsi="Times New Roman" w:cs="Times New Roman"/>
          <w:sz w:val="24"/>
          <w:szCs w:val="24"/>
        </w:rPr>
        <w:t xml:space="preserve">child </w:t>
      </w:r>
      <w:r w:rsidR="008A7F63" w:rsidRPr="00CD3AC5">
        <w:rPr>
          <w:rFonts w:ascii="Times New Roman" w:hAnsi="Times New Roman" w:cs="Times New Roman"/>
          <w:sz w:val="24"/>
          <w:szCs w:val="24"/>
        </w:rPr>
        <w:t xml:space="preserve">Supplemented Security Income (SSI) </w:t>
      </w:r>
      <w:r w:rsidRPr="00CD3AC5">
        <w:rPr>
          <w:rFonts w:ascii="Times New Roman" w:hAnsi="Times New Roman" w:cs="Times New Roman"/>
          <w:sz w:val="24"/>
          <w:szCs w:val="24"/>
        </w:rPr>
        <w:t xml:space="preserve">rates and </w:t>
      </w:r>
      <w:r w:rsidR="009A66B2" w:rsidRPr="00CD3AC5">
        <w:rPr>
          <w:rFonts w:ascii="Times New Roman" w:hAnsi="Times New Roman" w:cs="Times New Roman"/>
          <w:sz w:val="24"/>
          <w:szCs w:val="24"/>
        </w:rPr>
        <w:t xml:space="preserve">state-level </w:t>
      </w:r>
      <w:r w:rsidRPr="00CD3AC5">
        <w:rPr>
          <w:rFonts w:ascii="Times New Roman" w:hAnsi="Times New Roman" w:cs="Times New Roman"/>
          <w:sz w:val="24"/>
          <w:szCs w:val="24"/>
        </w:rPr>
        <w:t>policies</w:t>
      </w:r>
      <w:r w:rsidR="009A66B2" w:rsidRPr="00CD3AC5">
        <w:rPr>
          <w:rFonts w:ascii="Times New Roman" w:hAnsi="Times New Roman" w:cs="Times New Roman"/>
          <w:sz w:val="24"/>
          <w:szCs w:val="24"/>
        </w:rPr>
        <w:t xml:space="preserve"> (whether </w:t>
      </w:r>
      <w:r w:rsidR="008A7F63" w:rsidRPr="00CD3AC5">
        <w:rPr>
          <w:rFonts w:ascii="Times New Roman" w:hAnsi="Times New Roman" w:cs="Times New Roman"/>
          <w:sz w:val="24"/>
          <w:szCs w:val="24"/>
        </w:rPr>
        <w:t xml:space="preserve">Medicaid </w:t>
      </w:r>
      <w:r w:rsidR="000459F8" w:rsidRPr="00CD3AC5">
        <w:rPr>
          <w:rFonts w:ascii="Times New Roman" w:hAnsi="Times New Roman" w:cs="Times New Roman"/>
          <w:sz w:val="24"/>
          <w:szCs w:val="24"/>
        </w:rPr>
        <w:t>was automatically rewarded if SSI was awarded</w:t>
      </w:r>
      <w:r w:rsidR="009A66B2" w:rsidRPr="00CD3AC5">
        <w:rPr>
          <w:rFonts w:ascii="Times New Roman" w:hAnsi="Times New Roman" w:cs="Times New Roman"/>
          <w:sz w:val="24"/>
          <w:szCs w:val="24"/>
        </w:rPr>
        <w:t xml:space="preserve">, Medicaid </w:t>
      </w:r>
      <w:r w:rsidR="008A7F63" w:rsidRPr="00CD3AC5">
        <w:rPr>
          <w:rFonts w:ascii="Times New Roman" w:hAnsi="Times New Roman" w:cs="Times New Roman"/>
          <w:sz w:val="24"/>
          <w:szCs w:val="24"/>
        </w:rPr>
        <w:t>was expanded</w:t>
      </w:r>
      <w:r w:rsidR="009A66B2" w:rsidRPr="00CD3AC5">
        <w:rPr>
          <w:rFonts w:ascii="Times New Roman" w:hAnsi="Times New Roman" w:cs="Times New Roman"/>
          <w:sz w:val="24"/>
          <w:szCs w:val="24"/>
        </w:rPr>
        <w:t xml:space="preserve">, children are eligible to receive </w:t>
      </w:r>
      <w:r w:rsidR="008A7F63" w:rsidRPr="00CD3AC5">
        <w:rPr>
          <w:rFonts w:ascii="Times New Roman" w:hAnsi="Times New Roman" w:cs="Times New Roman"/>
          <w:sz w:val="24"/>
          <w:szCs w:val="24"/>
        </w:rPr>
        <w:t>S</w:t>
      </w:r>
      <w:r w:rsidR="009A66B2" w:rsidRPr="00CD3AC5">
        <w:rPr>
          <w:rFonts w:ascii="Times New Roman" w:hAnsi="Times New Roman" w:cs="Times New Roman"/>
          <w:sz w:val="24"/>
          <w:szCs w:val="24"/>
        </w:rPr>
        <w:t xml:space="preserve">tate </w:t>
      </w:r>
      <w:r w:rsidR="008A7F63" w:rsidRPr="00CD3AC5">
        <w:rPr>
          <w:rFonts w:ascii="Times New Roman" w:hAnsi="Times New Roman" w:cs="Times New Roman"/>
          <w:sz w:val="24"/>
          <w:szCs w:val="24"/>
        </w:rPr>
        <w:t>S</w:t>
      </w:r>
      <w:r w:rsidR="009A66B2" w:rsidRPr="00CD3AC5">
        <w:rPr>
          <w:rFonts w:ascii="Times New Roman" w:hAnsi="Times New Roman" w:cs="Times New Roman"/>
          <w:sz w:val="24"/>
          <w:szCs w:val="24"/>
        </w:rPr>
        <w:t xml:space="preserve">upplementary </w:t>
      </w:r>
      <w:r w:rsidR="008A7F63" w:rsidRPr="00CD3AC5">
        <w:rPr>
          <w:rFonts w:ascii="Times New Roman" w:hAnsi="Times New Roman" w:cs="Times New Roman"/>
          <w:sz w:val="24"/>
          <w:szCs w:val="24"/>
        </w:rPr>
        <w:t>P</w:t>
      </w:r>
      <w:r w:rsidR="009A66B2" w:rsidRPr="00CD3AC5">
        <w:rPr>
          <w:rFonts w:ascii="Times New Roman" w:hAnsi="Times New Roman" w:cs="Times New Roman"/>
          <w:sz w:val="24"/>
          <w:szCs w:val="24"/>
        </w:rPr>
        <w:t>ayments</w:t>
      </w:r>
      <w:r w:rsidR="008A7F63" w:rsidRPr="00CD3AC5">
        <w:rPr>
          <w:rFonts w:ascii="Times New Roman" w:hAnsi="Times New Roman" w:cs="Times New Roman"/>
          <w:sz w:val="24"/>
          <w:szCs w:val="24"/>
        </w:rPr>
        <w:t xml:space="preserve"> [SSP]</w:t>
      </w:r>
      <w:r w:rsidR="009A66B2" w:rsidRPr="00CD3AC5">
        <w:rPr>
          <w:rFonts w:ascii="Times New Roman" w:hAnsi="Times New Roman" w:cs="Times New Roman"/>
          <w:sz w:val="24"/>
          <w:szCs w:val="24"/>
        </w:rPr>
        <w:t>)</w:t>
      </w:r>
      <w:r w:rsidR="002B2BF3" w:rsidRPr="00CD3AC5">
        <w:rPr>
          <w:rFonts w:ascii="Times New Roman" w:hAnsi="Times New Roman" w:cs="Times New Roman"/>
          <w:sz w:val="24"/>
          <w:szCs w:val="24"/>
        </w:rPr>
        <w:t xml:space="preserve"> </w:t>
      </w:r>
      <w:r w:rsidR="00435A6F" w:rsidRPr="00CD3AC5">
        <w:rPr>
          <w:rFonts w:ascii="Times New Roman" w:hAnsi="Times New Roman" w:cs="Times New Roman"/>
          <w:sz w:val="24"/>
          <w:szCs w:val="24"/>
        </w:rPr>
        <w:t>by year.</w:t>
      </w:r>
      <w:r w:rsidR="00C074D6" w:rsidRPr="00CD3AC5">
        <w:rPr>
          <w:rFonts w:ascii="Times New Roman" w:hAnsi="Times New Roman" w:cs="Times New Roman"/>
          <w:sz w:val="24"/>
          <w:szCs w:val="24"/>
        </w:rPr>
        <w:t xml:space="preserve"> </w:t>
      </w:r>
      <w:r w:rsidR="004A2263" w:rsidRPr="00CD3AC5">
        <w:rPr>
          <w:rFonts w:ascii="Times New Roman" w:hAnsi="Times New Roman" w:cs="Times New Roman"/>
          <w:sz w:val="24"/>
          <w:szCs w:val="24"/>
        </w:rPr>
        <w:t>According to t</w:t>
      </w:r>
      <w:del w:id="39" w:author="Danielson, Melissa (CDC/DDNID/NCBDDD/DHDD)" w:date="2022-06-30T16:50:00Z">
        <w:r w:rsidR="004A2263" w:rsidRPr="00CD3AC5" w:rsidDel="001711CA">
          <w:rPr>
            <w:rFonts w:ascii="Times New Roman" w:hAnsi="Times New Roman" w:cs="Times New Roman"/>
            <w:sz w:val="24"/>
            <w:szCs w:val="24"/>
          </w:rPr>
          <w:delText>o</w:delText>
        </w:r>
      </w:del>
      <w:r w:rsidR="004A2263" w:rsidRPr="00CD3AC5">
        <w:rPr>
          <w:rFonts w:ascii="Times New Roman" w:hAnsi="Times New Roman" w:cs="Times New Roman"/>
          <w:sz w:val="24"/>
          <w:szCs w:val="24"/>
        </w:rPr>
        <w:t>w</w:t>
      </w:r>
      <w:ins w:id="40" w:author="Danielson, Melissa (CDC/DDNID/NCBDDD/DHDD)" w:date="2022-06-30T16:50:00Z">
        <w:r w:rsidR="001711CA">
          <w:rPr>
            <w:rFonts w:ascii="Times New Roman" w:hAnsi="Times New Roman" w:cs="Times New Roman"/>
            <w:sz w:val="24"/>
            <w:szCs w:val="24"/>
          </w:rPr>
          <w:t>o</w:t>
        </w:r>
      </w:ins>
      <w:r w:rsidR="004A2263" w:rsidRPr="00CD3AC5">
        <w:rPr>
          <w:rFonts w:ascii="Times New Roman" w:hAnsi="Times New Roman" w:cs="Times New Roman"/>
          <w:sz w:val="24"/>
          <w:szCs w:val="24"/>
        </w:rPr>
        <w:t>-sample t-tests, a</w:t>
      </w:r>
      <w:r w:rsidR="00C074D6" w:rsidRPr="00CD3AC5">
        <w:rPr>
          <w:rFonts w:ascii="Times New Roman" w:hAnsi="Times New Roman" w:cs="Times New Roman"/>
          <w:sz w:val="24"/>
          <w:szCs w:val="24"/>
        </w:rPr>
        <w:t xml:space="preserve">ll </w:t>
      </w:r>
      <w:r w:rsidR="004A2263" w:rsidRPr="00CD3AC5">
        <w:rPr>
          <w:rFonts w:ascii="Times New Roman" w:hAnsi="Times New Roman" w:cs="Times New Roman"/>
          <w:sz w:val="24"/>
          <w:szCs w:val="24"/>
        </w:rPr>
        <w:t xml:space="preserve">year-policy </w:t>
      </w:r>
      <w:r w:rsidR="00C074D6" w:rsidRPr="00CD3AC5">
        <w:rPr>
          <w:rFonts w:ascii="Times New Roman" w:hAnsi="Times New Roman" w:cs="Times New Roman"/>
          <w:sz w:val="24"/>
          <w:szCs w:val="24"/>
        </w:rPr>
        <w:t xml:space="preserve">relationships are statistically </w:t>
      </w:r>
      <w:r w:rsidR="004A2263" w:rsidRPr="00CD3AC5">
        <w:rPr>
          <w:rFonts w:ascii="Times New Roman" w:hAnsi="Times New Roman" w:cs="Times New Roman"/>
          <w:sz w:val="24"/>
          <w:szCs w:val="24"/>
        </w:rPr>
        <w:t>significant for the first row and insignificant for the second and third rows.</w:t>
      </w:r>
    </w:p>
    <w:p w14:paraId="07519F93" w14:textId="2748C43D" w:rsidR="00435A6F" w:rsidRDefault="000459F8" w:rsidP="00435A6F">
      <w:pPr>
        <w:spacing w:after="0"/>
        <w:rPr>
          <w:rFonts w:ascii="Times New Roman" w:hAnsi="Times New Roman" w:cs="Times New Roman"/>
        </w:rPr>
      </w:pPr>
      <w:r>
        <w:rPr>
          <w:rFonts w:ascii="Times New Roman" w:hAnsi="Times New Roman" w:cs="Times New Roman"/>
          <w:noProof/>
        </w:rPr>
        <w:drawing>
          <wp:inline distT="0" distB="0" distL="0" distR="0" wp14:anchorId="2D9D25DD" wp14:editId="359CB460">
            <wp:extent cx="5943600" cy="5943600"/>
            <wp:effectExtent l="0" t="0" r="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2A71DFA" w14:textId="53927E88" w:rsidR="00461494" w:rsidRDefault="00461494">
      <w:pPr>
        <w:rPr>
          <w:rFonts w:ascii="Times New Roman" w:hAnsi="Times New Roman" w:cs="Times New Roman"/>
        </w:rPr>
      </w:pPr>
      <w:r>
        <w:rPr>
          <w:rFonts w:ascii="Times New Roman" w:hAnsi="Times New Roman" w:cs="Times New Roman"/>
        </w:rPr>
        <w:br w:type="page"/>
      </w:r>
    </w:p>
    <w:p w14:paraId="40DD1290" w14:textId="72B219BE" w:rsidR="006B38C2" w:rsidRPr="00CD3AC5" w:rsidRDefault="006B38C2" w:rsidP="0036359E">
      <w:pPr>
        <w:spacing w:after="0"/>
        <w:rPr>
          <w:rFonts w:ascii="Times New Roman" w:hAnsi="Times New Roman" w:cs="Times New Roman"/>
          <w:sz w:val="24"/>
          <w:szCs w:val="24"/>
        </w:rPr>
      </w:pPr>
      <w:r w:rsidRPr="00CD3AC5">
        <w:rPr>
          <w:rFonts w:ascii="Times New Roman" w:hAnsi="Times New Roman" w:cs="Times New Roman"/>
          <w:sz w:val="24"/>
          <w:szCs w:val="24"/>
        </w:rPr>
        <w:lastRenderedPageBreak/>
        <w:t xml:space="preserve">Supplementary Figure </w:t>
      </w:r>
      <w:r w:rsidR="00572580" w:rsidRPr="00CD3AC5">
        <w:rPr>
          <w:rFonts w:ascii="Times New Roman" w:hAnsi="Times New Roman" w:cs="Times New Roman"/>
          <w:sz w:val="24"/>
          <w:szCs w:val="24"/>
        </w:rPr>
        <w:t>S</w:t>
      </w:r>
      <w:r w:rsidR="00C256D2" w:rsidRPr="00CD3AC5">
        <w:rPr>
          <w:rFonts w:ascii="Times New Roman" w:hAnsi="Times New Roman" w:cs="Times New Roman"/>
          <w:sz w:val="24"/>
          <w:szCs w:val="24"/>
        </w:rPr>
        <w:t>3.</w:t>
      </w:r>
      <w:r w:rsidRPr="00CD3AC5">
        <w:rPr>
          <w:rFonts w:ascii="Times New Roman" w:hAnsi="Times New Roman" w:cs="Times New Roman"/>
          <w:sz w:val="24"/>
          <w:szCs w:val="24"/>
        </w:rPr>
        <w:t xml:space="preserve"> Distribution of child </w:t>
      </w:r>
      <w:r w:rsidR="008A7F63" w:rsidRPr="00CD3AC5">
        <w:rPr>
          <w:rFonts w:ascii="Times New Roman" w:hAnsi="Times New Roman" w:cs="Times New Roman"/>
          <w:sz w:val="24"/>
          <w:szCs w:val="24"/>
        </w:rPr>
        <w:t xml:space="preserve">Supplemented Security Income (SSI) </w:t>
      </w:r>
      <w:r w:rsidRPr="00CD3AC5">
        <w:rPr>
          <w:rFonts w:ascii="Times New Roman" w:hAnsi="Times New Roman" w:cs="Times New Roman"/>
          <w:sz w:val="24"/>
          <w:szCs w:val="24"/>
        </w:rPr>
        <w:t>participation rates using bootstraps</w:t>
      </w:r>
      <w:r w:rsidR="00EB6BC3" w:rsidRPr="00CD3AC5">
        <w:rPr>
          <w:rFonts w:ascii="Times New Roman" w:hAnsi="Times New Roman" w:cs="Times New Roman"/>
          <w:sz w:val="24"/>
          <w:szCs w:val="24"/>
        </w:rPr>
        <w:t xml:space="preserve"> generated</w:t>
      </w:r>
      <w:r w:rsidRPr="00CD3AC5">
        <w:rPr>
          <w:rFonts w:ascii="Times New Roman" w:hAnsi="Times New Roman" w:cs="Times New Roman"/>
          <w:sz w:val="24"/>
          <w:szCs w:val="24"/>
        </w:rPr>
        <w:t xml:space="preserve"> from </w:t>
      </w:r>
      <w:r w:rsidR="00EB6BC3" w:rsidRPr="00CD3AC5">
        <w:rPr>
          <w:rFonts w:ascii="Times New Roman" w:hAnsi="Times New Roman" w:cs="Times New Roman"/>
          <w:sz w:val="24"/>
          <w:szCs w:val="24"/>
        </w:rPr>
        <w:t xml:space="preserve">the </w:t>
      </w:r>
      <w:r w:rsidRPr="00CD3AC5">
        <w:rPr>
          <w:rFonts w:ascii="Times New Roman" w:hAnsi="Times New Roman" w:cs="Times New Roman"/>
          <w:sz w:val="24"/>
          <w:szCs w:val="24"/>
        </w:rPr>
        <w:t>distribution</w:t>
      </w:r>
      <w:r w:rsidR="00EB6BC3" w:rsidRPr="00CD3AC5">
        <w:rPr>
          <w:rFonts w:ascii="Times New Roman" w:hAnsi="Times New Roman" w:cs="Times New Roman"/>
          <w:sz w:val="24"/>
          <w:szCs w:val="24"/>
        </w:rPr>
        <w:t>-</w:t>
      </w:r>
      <w:r w:rsidRPr="00CD3AC5">
        <w:rPr>
          <w:rFonts w:ascii="Times New Roman" w:hAnsi="Times New Roman" w:cs="Times New Roman"/>
          <w:sz w:val="24"/>
          <w:szCs w:val="24"/>
        </w:rPr>
        <w:t xml:space="preserve">fitting </w:t>
      </w:r>
      <w:r w:rsidR="00EB6BC3" w:rsidRPr="00CD3AC5">
        <w:rPr>
          <w:rFonts w:ascii="Times New Roman" w:hAnsi="Times New Roman" w:cs="Times New Roman"/>
          <w:sz w:val="24"/>
          <w:szCs w:val="24"/>
        </w:rPr>
        <w:t xml:space="preserve">process </w:t>
      </w:r>
      <w:r w:rsidRPr="00CD3AC5">
        <w:rPr>
          <w:rFonts w:ascii="Times New Roman" w:hAnsi="Times New Roman" w:cs="Times New Roman"/>
          <w:sz w:val="24"/>
          <w:szCs w:val="24"/>
        </w:rPr>
        <w:t xml:space="preserve">of </w:t>
      </w:r>
      <w:r w:rsidR="00EB6BC3" w:rsidRPr="00CD3AC5">
        <w:rPr>
          <w:rFonts w:ascii="Times New Roman" w:hAnsi="Times New Roman" w:cs="Times New Roman"/>
          <w:sz w:val="24"/>
          <w:szCs w:val="24"/>
        </w:rPr>
        <w:t>the</w:t>
      </w:r>
      <w:r w:rsidRPr="00CD3AC5">
        <w:rPr>
          <w:rFonts w:ascii="Times New Roman" w:hAnsi="Times New Roman" w:cs="Times New Roman"/>
          <w:sz w:val="24"/>
          <w:szCs w:val="24"/>
        </w:rPr>
        <w:t xml:space="preserve"> public data </w:t>
      </w:r>
      <w:r w:rsidR="00EB6BC3" w:rsidRPr="00CD3AC5">
        <w:rPr>
          <w:rFonts w:ascii="Times New Roman" w:hAnsi="Times New Roman" w:cs="Times New Roman"/>
          <w:sz w:val="24"/>
          <w:szCs w:val="24"/>
        </w:rPr>
        <w:t>tables</w:t>
      </w:r>
      <w:r w:rsidRPr="00CD3AC5">
        <w:rPr>
          <w:rFonts w:ascii="Times New Roman" w:hAnsi="Times New Roman" w:cs="Times New Roman"/>
          <w:sz w:val="24"/>
          <w:szCs w:val="24"/>
        </w:rPr>
        <w:t xml:space="preserve"> colored by whether the state ha</w:t>
      </w:r>
      <w:r w:rsidR="008A7F63" w:rsidRPr="00CD3AC5">
        <w:rPr>
          <w:rFonts w:ascii="Times New Roman" w:hAnsi="Times New Roman" w:cs="Times New Roman"/>
          <w:sz w:val="24"/>
          <w:szCs w:val="24"/>
        </w:rPr>
        <w:t>d</w:t>
      </w:r>
      <w:r w:rsidRPr="00CD3AC5">
        <w:rPr>
          <w:rFonts w:ascii="Times New Roman" w:hAnsi="Times New Roman" w:cs="Times New Roman"/>
          <w:sz w:val="24"/>
          <w:szCs w:val="24"/>
        </w:rPr>
        <w:t xml:space="preserve"> greater than or equal to 60% of its population in urbanized areas for selected states.</w:t>
      </w:r>
    </w:p>
    <w:p w14:paraId="12218078" w14:textId="7972C8ED" w:rsidR="00356A8C" w:rsidRPr="00442F6C" w:rsidRDefault="00356A8C" w:rsidP="00381081">
      <w:pPr>
        <w:rPr>
          <w:rFonts w:ascii="Times New Roman" w:hAnsi="Times New Roman" w:cs="Times New Roman"/>
        </w:rPr>
      </w:pPr>
      <w:r>
        <w:rPr>
          <w:rFonts w:ascii="Times New Roman" w:hAnsi="Times New Roman" w:cs="Times New Roman"/>
          <w:noProof/>
        </w:rPr>
        <w:drawing>
          <wp:inline distT="0" distB="0" distL="0" distR="0" wp14:anchorId="439320FC" wp14:editId="52B5E133">
            <wp:extent cx="5943600" cy="5943600"/>
            <wp:effectExtent l="0" t="0" r="0" b="0"/>
            <wp:docPr id="1" name="Picture 1"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urfac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sectPr w:rsidR="00356A8C" w:rsidRPr="00442F6C" w:rsidSect="002B1DE3">
      <w:headerReference w:type="even" r:id="rId18"/>
      <w:headerReference w:type="default" r:id="rId19"/>
      <w:footerReference w:type="even" r:id="rId20"/>
      <w:footerReference w:type="default" r:id="rId21"/>
      <w:headerReference w:type="first" r:id="rId22"/>
      <w:footerReference w:type="first" r:id="rId23"/>
      <w:pgSz w:w="12240" w:h="15840"/>
      <w:pgMar w:top="1080" w:right="1080" w:bottom="1080" w:left="108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Danielson, Melissa (CDC/DDNID/NCBDDD/DHDD)" w:date="2022-06-30T15:12:00Z" w:initials="DM(">
    <w:p w14:paraId="602DE242" w14:textId="0D6B01FF" w:rsidR="001F32A0" w:rsidRDefault="001F32A0">
      <w:pPr>
        <w:pStyle w:val="CommentText"/>
      </w:pPr>
      <w:r>
        <w:rPr>
          <w:rStyle w:val="CommentReference"/>
        </w:rPr>
        <w:annotationRef/>
      </w:r>
      <w:r>
        <w:t>Is the range based on different eligibility thresholds across states? Or is this something else?</w:t>
      </w:r>
    </w:p>
  </w:comment>
  <w:comment w:id="19" w:author="Danielson, Melissa (CDC/DDNID/NCBDDD/DHDD)" w:date="2022-06-30T17:05:00Z" w:initials="DM(">
    <w:p w14:paraId="250E3B27" w14:textId="0AB483FF" w:rsidR="00B134AE" w:rsidRDefault="00B134AE">
      <w:pPr>
        <w:pStyle w:val="CommentText"/>
      </w:pPr>
      <w:r>
        <w:rPr>
          <w:rStyle w:val="CommentReference"/>
        </w:rPr>
        <w:annotationRef/>
      </w:r>
      <w:r w:rsidR="000562E8">
        <w:t>This is a big suggestion, but I’m wondering if you have considered presenting a set of NSCH-based estimates and a set of ACS-based estimates separately, rather than combining them into an overall estimate. I think by combining them, there’s the assumption that the disability indicators are equally valid proxies for the SSI disability criteria; given the uncertainty it might be more defensible to present the ACS estimates as a floor and the NSCH estimates as a ceiling, with the interpretation that the true value is likely somewhere in between.</w:t>
      </w:r>
      <w:r w:rsidR="002A3744">
        <w:t xml:space="preserve"> </w:t>
      </w:r>
      <w:r w:rsidR="00823971">
        <w:t>The way (at least I’m interpreting) it’s currently being calculated, the NSCH has more weight in the overall estimate because of the larger estimated denominators, and I’m not sure that is appropriate.</w:t>
      </w:r>
    </w:p>
  </w:comment>
  <w:comment w:id="20" w:author="Danielson, Melissa (CDC/DDNID/NCBDDD/DHDD)" w:date="2022-06-30T17:29:00Z" w:initials="DM(">
    <w:p w14:paraId="40C0E51D" w14:textId="786A6866" w:rsidR="00C53269" w:rsidRDefault="00C53269">
      <w:pPr>
        <w:pStyle w:val="CommentText"/>
      </w:pPr>
      <w:r>
        <w:rPr>
          <w:rStyle w:val="CommentReference"/>
        </w:rPr>
        <w:annotationRef/>
      </w:r>
      <w:r>
        <w:t>Was the</w:t>
      </w:r>
      <w:r w:rsidR="000562E8">
        <w:t xml:space="preserve"> more complex</w:t>
      </w:r>
      <w:r>
        <w:t xml:space="preserve"> special health care need</w:t>
      </w:r>
      <w:r w:rsidR="000562E8">
        <w:t>s</w:t>
      </w:r>
      <w:r>
        <w:t xml:space="preserve"> criteria discussed with the SSA contact to get their take on the validity of it as a proxy?</w:t>
      </w:r>
    </w:p>
  </w:comment>
  <w:comment w:id="21" w:author="Danielson, Melissa (CDC/DDNID/NCBDDD/DHDD)" w:date="2022-06-30T15:20:00Z" w:initials="DM(">
    <w:p w14:paraId="5E1E2A12" w14:textId="7FBC2DDE" w:rsidR="00CC14EE" w:rsidRDefault="00CC14EE" w:rsidP="00CC14EE">
      <w:pPr>
        <w:pStyle w:val="CommentText"/>
      </w:pPr>
      <w:r>
        <w:rPr>
          <w:rStyle w:val="CommentReference"/>
        </w:rPr>
        <w:annotationRef/>
      </w:r>
      <w:r>
        <w:t>We might want to reword these sentences to more reader-friendly language – maybe something like</w:t>
      </w:r>
    </w:p>
    <w:p w14:paraId="4640CBD5" w14:textId="77777777" w:rsidR="00CC14EE" w:rsidRDefault="00CC14EE" w:rsidP="00CC14EE">
      <w:pPr>
        <w:pStyle w:val="CommentText"/>
      </w:pPr>
    </w:p>
    <w:p w14:paraId="1CBDCE17" w14:textId="304BA3BD" w:rsidR="00CC14EE" w:rsidRDefault="00CC14EE" w:rsidP="00CC14EE">
      <w:pPr>
        <w:pStyle w:val="CommentText"/>
      </w:pPr>
      <w:r>
        <w:t>“…the percentage of children with a disability was calculated for each of four income categories (&lt;50% FPL, 50%-99% FPL, 100-149% FPL, and 150-199% FPL).”</w:t>
      </w:r>
    </w:p>
  </w:comment>
  <w:comment w:id="22" w:author="Danielson, Melissa (CDC/DDNID/NCBDDD/DHDD)" w:date="2022-06-30T17:52:00Z" w:initials="DM(">
    <w:p w14:paraId="765AEFFA" w14:textId="688B382F" w:rsidR="000562E8" w:rsidRDefault="000562E8">
      <w:pPr>
        <w:pStyle w:val="CommentText"/>
      </w:pPr>
      <w:r>
        <w:rPr>
          <w:rStyle w:val="CommentReference"/>
        </w:rPr>
        <w:annotationRef/>
      </w:r>
      <w:r>
        <w:t>Would recommend adding more of the detail for this indicator for readers who are familiar with the CSHCN indicator so that it’s clear that it’s not all CSHCN being included, only those with more complex needs</w:t>
      </w:r>
    </w:p>
  </w:comment>
  <w:comment w:id="26" w:author="Danielson, Melissa (CDC/DDNID/NCBDDD/DHDD)" w:date="2022-06-30T16:34:00Z" w:initials="DM(">
    <w:p w14:paraId="605CCC39" w14:textId="10C9E522" w:rsidR="002E51FB" w:rsidRDefault="002E51FB">
      <w:pPr>
        <w:pStyle w:val="CommentText"/>
      </w:pPr>
      <w:r>
        <w:rPr>
          <w:rStyle w:val="CommentReference"/>
        </w:rPr>
        <w:annotationRef/>
      </w:r>
      <w:r>
        <w:t>To make sure I’m interpreting the methods correctly, this is what is being presented in Table 1, yes?</w:t>
      </w:r>
    </w:p>
  </w:comment>
  <w:comment w:id="28" w:author="Danielson, Melissa (CDC/DDNID/NCBDDD/DHDD)" w:date="2022-06-30T16:51:00Z" w:initials="DM(">
    <w:p w14:paraId="60085A8C" w14:textId="59706A87" w:rsidR="001711CA" w:rsidRDefault="001711CA">
      <w:pPr>
        <w:pStyle w:val="CommentText"/>
      </w:pPr>
      <w:r>
        <w:rPr>
          <w:rStyle w:val="CommentReference"/>
        </w:rPr>
        <w:annotationRef/>
      </w:r>
      <w:r>
        <w:t>Were there any states that had changes in these policies over the study time period?</w:t>
      </w:r>
      <w:r w:rsidR="00823971">
        <w:t xml:space="preserve"> This might affect my recommendation about only presenting combined 2016-19 estimates</w:t>
      </w:r>
    </w:p>
  </w:comment>
  <w:comment w:id="29" w:author="Danielson, Melissa (CDC/DDNID/NCBDDD/DHDD)" w:date="2022-06-30T16:41:00Z" w:initials="DM(">
    <w:p w14:paraId="63DD423E" w14:textId="23976B61" w:rsidR="0039153C" w:rsidRDefault="0039153C">
      <w:pPr>
        <w:pStyle w:val="CommentText"/>
      </w:pPr>
      <w:r>
        <w:rPr>
          <w:rStyle w:val="CommentReference"/>
        </w:rPr>
        <w:annotationRef/>
      </w:r>
      <w:r>
        <w:t>Or is this what is in Table 1?</w:t>
      </w:r>
    </w:p>
  </w:comment>
  <w:comment w:id="31" w:author="Danielson, Melissa (CDC/DDNID/NCBDDD/DHDD)" w:date="2022-06-30T16:43:00Z" w:initials="DM(">
    <w:p w14:paraId="27608A5D" w14:textId="4B59072F" w:rsidR="0039153C" w:rsidRDefault="0039153C">
      <w:pPr>
        <w:pStyle w:val="CommentText"/>
      </w:pPr>
      <w:r>
        <w:rPr>
          <w:rStyle w:val="CommentReference"/>
        </w:rPr>
        <w:annotationRef/>
      </w:r>
      <w:r>
        <w:t>For this and the two sample t-tests, was the only criteria considered whether the p-value was &lt;0.05? Has the magnitude of the correlation or size of the difference considered or looked at?</w:t>
      </w:r>
    </w:p>
  </w:comment>
  <w:comment w:id="34" w:author="Danielson, Melissa (CDC/DDNID/NCBDDD/DHDD)" w:date="2022-06-30T16:27:00Z" w:initials="DM(">
    <w:p w14:paraId="72DBD986" w14:textId="15F531E2" w:rsidR="002E51FB" w:rsidRDefault="002E51FB">
      <w:pPr>
        <w:pStyle w:val="CommentText"/>
      </w:pPr>
      <w:r>
        <w:rPr>
          <w:rStyle w:val="CommentReference"/>
        </w:rPr>
        <w:annotationRef/>
      </w:r>
      <w:r>
        <w:t>Average per year?</w:t>
      </w:r>
    </w:p>
  </w:comment>
  <w:comment w:id="35" w:author="Danielson, Melissa (CDC/DDNID/NCBDDD/DHDD)" w:date="2022-06-30T16:54:00Z" w:initials="DM(">
    <w:p w14:paraId="36A82113" w14:textId="441CAE83" w:rsidR="001711CA" w:rsidRDefault="001711CA">
      <w:pPr>
        <w:pStyle w:val="CommentText"/>
      </w:pPr>
      <w:r>
        <w:rPr>
          <w:rStyle w:val="CommentReference"/>
        </w:rPr>
        <w:annotationRef/>
      </w:r>
      <w:r>
        <w:t>I think for the primary table, it might be better just to show the survey averages over the 4 years and the overall estimate</w:t>
      </w:r>
      <w:r w:rsidR="002A3744">
        <w:t xml:space="preserve"> (if that stays in)</w:t>
      </w:r>
      <w:r>
        <w:t xml:space="preserve"> given that there are some instances of big fluctuations from year to year (e.g. Delaware ACS, Georgia NSCH, Louisiana NSCH) that may be due to random sampling error. (could maybe include this full table in supplemental materials</w:t>
      </w:r>
      <w:r w:rsidR="002A3744">
        <w:t>)</w:t>
      </w:r>
      <w:r w:rsidR="00C53269">
        <w:t xml:space="preserve">. </w:t>
      </w:r>
      <w:r w:rsidR="00F07966">
        <w:t>I took a quick look at the NSCH data, and there appears to be a number of unstable estimates for the annual disability estimate (I looked at 2019 specifically and found 5 states with estimates that had a relative standard error larger than 30% - would assume a similar number of states in 2017 and 2018 as well (though probably not 2016 because of a larger overall sample size).</w:t>
      </w:r>
    </w:p>
  </w:comment>
  <w:comment w:id="36" w:author="Danielson, Melissa (CDC/DDNID/NCBDDD/DHDD)" w:date="2022-06-30T17:26:00Z" w:initials="DM(">
    <w:p w14:paraId="72E5FE10" w14:textId="0A841ACD" w:rsidR="002A3744" w:rsidRDefault="002A3744">
      <w:pPr>
        <w:pStyle w:val="CommentText"/>
      </w:pPr>
      <w:r>
        <w:rPr>
          <w:rStyle w:val="CommentReference"/>
        </w:rPr>
        <w:annotationRef/>
      </w:r>
      <w:r>
        <w:t>If this suggestion is taken, I’d also recommend including in this table something like what is presented in Figure 3 for the NSCH-based and ACS-based estimates to provide the reader with some idea of the variance</w:t>
      </w:r>
    </w:p>
  </w:comment>
  <w:comment w:id="37" w:author="Danielson, Melissa (CDC/DDNID/NCBDDD/DHDD)" w:date="2022-06-30T16:35:00Z" w:initials="DM(">
    <w:p w14:paraId="57C69D62" w14:textId="53F47BE2" w:rsidR="002E51FB" w:rsidRDefault="002E51FB">
      <w:pPr>
        <w:pStyle w:val="CommentText"/>
      </w:pPr>
      <w:r>
        <w:rPr>
          <w:rStyle w:val="CommentReference"/>
        </w:rPr>
        <w:annotationRef/>
      </w:r>
      <w:r>
        <w:t>Can you clarify what the denominator is for this estimate? Is it the average of the estimated eligible population derived from the NSCH and ACS?</w:t>
      </w:r>
    </w:p>
  </w:comment>
  <w:comment w:id="38" w:author="Danielson, Melissa (CDC/DDNID/NCBDDD/DHDD)" w:date="2022-07-01T12:11:00Z" w:initials="DM(">
    <w:p w14:paraId="31485DF1" w14:textId="7F70FD5A" w:rsidR="00931327" w:rsidRDefault="00931327">
      <w:pPr>
        <w:pStyle w:val="CommentText"/>
      </w:pPr>
      <w:r>
        <w:rPr>
          <w:rStyle w:val="CommentReference"/>
        </w:rPr>
        <w:annotationRef/>
      </w:r>
      <w:r>
        <w:t>Typo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02DE242" w15:done="0"/>
  <w15:commentEx w15:paraId="250E3B27" w15:done="0"/>
  <w15:commentEx w15:paraId="40C0E51D" w15:paraIdParent="250E3B27" w15:done="0"/>
  <w15:commentEx w15:paraId="1CBDCE17" w15:done="0"/>
  <w15:commentEx w15:paraId="765AEFFA" w15:done="0"/>
  <w15:commentEx w15:paraId="605CCC39" w15:done="0"/>
  <w15:commentEx w15:paraId="60085A8C" w15:done="0"/>
  <w15:commentEx w15:paraId="63DD423E" w15:done="0"/>
  <w15:commentEx w15:paraId="27608A5D" w15:done="0"/>
  <w15:commentEx w15:paraId="72DBD986" w15:done="0"/>
  <w15:commentEx w15:paraId="36A82113" w15:done="0"/>
  <w15:commentEx w15:paraId="72E5FE10" w15:paraIdParent="36A82113" w15:done="0"/>
  <w15:commentEx w15:paraId="57C69D62" w15:done="0"/>
  <w15:commentEx w15:paraId="31485DF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683BC1" w16cex:dateUtc="2022-06-30T19:12:00Z"/>
  <w16cex:commentExtensible w16cex:durableId="26685667" w16cex:dateUtc="2022-06-30T21:05:00Z"/>
  <w16cex:commentExtensible w16cex:durableId="26685C15" w16cex:dateUtc="2022-06-30T21:29:00Z"/>
  <w16cex:commentExtensible w16cex:durableId="26683DBD" w16cex:dateUtc="2022-06-30T19:20:00Z"/>
  <w16cex:commentExtensible w16cex:durableId="26686179" w16cex:dateUtc="2022-06-30T21:52:00Z"/>
  <w16cex:commentExtensible w16cex:durableId="26684F08" w16cex:dateUtc="2022-06-30T20:34:00Z"/>
  <w16cex:commentExtensible w16cex:durableId="26685303" w16cex:dateUtc="2022-06-30T20:51:00Z"/>
  <w16cex:commentExtensible w16cex:durableId="266850CC" w16cex:dateUtc="2022-06-30T20:41:00Z"/>
  <w16cex:commentExtensible w16cex:durableId="26685146" w16cex:dateUtc="2022-06-30T20:43:00Z"/>
  <w16cex:commentExtensible w16cex:durableId="26684D76" w16cex:dateUtc="2022-06-30T20:27:00Z"/>
  <w16cex:commentExtensible w16cex:durableId="266853C9" w16cex:dateUtc="2022-06-30T20:54:00Z"/>
  <w16cex:commentExtensible w16cex:durableId="26685B40" w16cex:dateUtc="2022-06-30T21:26:00Z"/>
  <w16cex:commentExtensible w16cex:durableId="26684F5F" w16cex:dateUtc="2022-06-30T20:35:00Z"/>
  <w16cex:commentExtensible w16cex:durableId="26696307" w16cex:dateUtc="2022-07-01T16: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02DE242" w16cid:durableId="26683BC1"/>
  <w16cid:commentId w16cid:paraId="250E3B27" w16cid:durableId="26685667"/>
  <w16cid:commentId w16cid:paraId="40C0E51D" w16cid:durableId="26685C15"/>
  <w16cid:commentId w16cid:paraId="1CBDCE17" w16cid:durableId="26683DBD"/>
  <w16cid:commentId w16cid:paraId="765AEFFA" w16cid:durableId="26686179"/>
  <w16cid:commentId w16cid:paraId="605CCC39" w16cid:durableId="26684F08"/>
  <w16cid:commentId w16cid:paraId="60085A8C" w16cid:durableId="26685303"/>
  <w16cid:commentId w16cid:paraId="63DD423E" w16cid:durableId="266850CC"/>
  <w16cid:commentId w16cid:paraId="27608A5D" w16cid:durableId="26685146"/>
  <w16cid:commentId w16cid:paraId="72DBD986" w16cid:durableId="26684D76"/>
  <w16cid:commentId w16cid:paraId="36A82113" w16cid:durableId="266853C9"/>
  <w16cid:commentId w16cid:paraId="72E5FE10" w16cid:durableId="26685B40"/>
  <w16cid:commentId w16cid:paraId="57C69D62" w16cid:durableId="26684F5F"/>
  <w16cid:commentId w16cid:paraId="31485DF1" w16cid:durableId="2669630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C76132" w14:textId="77777777" w:rsidR="009E386B" w:rsidRDefault="009E386B" w:rsidP="002B1DE3">
      <w:pPr>
        <w:spacing w:after="0" w:line="240" w:lineRule="auto"/>
      </w:pPr>
      <w:r>
        <w:separator/>
      </w:r>
    </w:p>
  </w:endnote>
  <w:endnote w:type="continuationSeparator" w:id="0">
    <w:p w14:paraId="08F63304" w14:textId="77777777" w:rsidR="009E386B" w:rsidRDefault="009E386B" w:rsidP="002B1D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5E604" w14:textId="77777777" w:rsidR="00E9479D" w:rsidRDefault="00E9479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FF1A9" w14:textId="77777777" w:rsidR="002B1DE3" w:rsidRPr="002B1DE3" w:rsidRDefault="002B1DE3" w:rsidP="002B1DE3">
    <w:pPr>
      <w:pStyle w:val="Footer"/>
      <w:tabs>
        <w:tab w:val="clear" w:pos="4680"/>
        <w:tab w:val="clear" w:pos="9360"/>
      </w:tabs>
      <w:jc w:val="center"/>
      <w:rPr>
        <w:rFonts w:ascii="Times New Roman" w:hAnsi="Times New Roman" w:cs="Times New Roman"/>
        <w:caps/>
        <w:noProof/>
        <w:sz w:val="24"/>
        <w:szCs w:val="24"/>
      </w:rPr>
    </w:pPr>
    <w:r w:rsidRPr="002B1DE3">
      <w:rPr>
        <w:rFonts w:ascii="Times New Roman" w:hAnsi="Times New Roman" w:cs="Times New Roman"/>
        <w:caps/>
        <w:sz w:val="24"/>
        <w:szCs w:val="24"/>
      </w:rPr>
      <w:fldChar w:fldCharType="begin"/>
    </w:r>
    <w:r w:rsidRPr="002B1DE3">
      <w:rPr>
        <w:rFonts w:ascii="Times New Roman" w:hAnsi="Times New Roman" w:cs="Times New Roman"/>
        <w:caps/>
        <w:sz w:val="24"/>
        <w:szCs w:val="24"/>
      </w:rPr>
      <w:instrText xml:space="preserve"> PAGE   \* MERGEFORMAT </w:instrText>
    </w:r>
    <w:r w:rsidRPr="002B1DE3">
      <w:rPr>
        <w:rFonts w:ascii="Times New Roman" w:hAnsi="Times New Roman" w:cs="Times New Roman"/>
        <w:caps/>
        <w:sz w:val="24"/>
        <w:szCs w:val="24"/>
      </w:rPr>
      <w:fldChar w:fldCharType="separate"/>
    </w:r>
    <w:r w:rsidRPr="002B1DE3">
      <w:rPr>
        <w:rFonts w:ascii="Times New Roman" w:hAnsi="Times New Roman" w:cs="Times New Roman"/>
        <w:caps/>
        <w:noProof/>
        <w:sz w:val="24"/>
        <w:szCs w:val="24"/>
      </w:rPr>
      <w:t>2</w:t>
    </w:r>
    <w:r w:rsidRPr="002B1DE3">
      <w:rPr>
        <w:rFonts w:ascii="Times New Roman" w:hAnsi="Times New Roman" w:cs="Times New Roman"/>
        <w:caps/>
        <w:noProof/>
        <w:sz w:val="24"/>
        <w:szCs w:val="24"/>
      </w:rPr>
      <w:fldChar w:fldCharType="end"/>
    </w:r>
  </w:p>
  <w:p w14:paraId="45516931" w14:textId="77777777" w:rsidR="002B1DE3" w:rsidRDefault="002B1DE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48C5EB" w14:textId="77777777" w:rsidR="00E9479D" w:rsidRDefault="00E947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2C5757" w14:textId="77777777" w:rsidR="009E386B" w:rsidRDefault="009E386B" w:rsidP="002B1DE3">
      <w:pPr>
        <w:spacing w:after="0" w:line="240" w:lineRule="auto"/>
      </w:pPr>
      <w:r>
        <w:separator/>
      </w:r>
    </w:p>
  </w:footnote>
  <w:footnote w:type="continuationSeparator" w:id="0">
    <w:p w14:paraId="084C2640" w14:textId="77777777" w:rsidR="009E386B" w:rsidRDefault="009E386B" w:rsidP="002B1D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698CB" w14:textId="77777777" w:rsidR="00E9479D" w:rsidRDefault="00E9479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E59E4" w14:textId="77777777" w:rsidR="00E9479D" w:rsidRDefault="00E9479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29155" w14:textId="77777777" w:rsidR="00E9479D" w:rsidRDefault="00E947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660423"/>
    <w:multiLevelType w:val="multilevel"/>
    <w:tmpl w:val="C2CCAB9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197E35E4"/>
    <w:multiLevelType w:val="multilevel"/>
    <w:tmpl w:val="5CA819C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 w15:restartNumberingAfterBreak="0">
    <w:nsid w:val="25672A6E"/>
    <w:multiLevelType w:val="hybridMultilevel"/>
    <w:tmpl w:val="D376D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D04A02"/>
    <w:multiLevelType w:val="multilevel"/>
    <w:tmpl w:val="F7E81F1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4B775FAF"/>
    <w:multiLevelType w:val="multilevel"/>
    <w:tmpl w:val="26CCEBC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57FA660C"/>
    <w:multiLevelType w:val="hybridMultilevel"/>
    <w:tmpl w:val="3E8AC7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600200BF"/>
    <w:multiLevelType w:val="hybridMultilevel"/>
    <w:tmpl w:val="5B9CFB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636A29DA"/>
    <w:multiLevelType w:val="multilevel"/>
    <w:tmpl w:val="8B98F26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996878817">
    <w:abstractNumId w:val="6"/>
  </w:num>
  <w:num w:numId="2" w16cid:durableId="1733578524">
    <w:abstractNumId w:val="5"/>
  </w:num>
  <w:num w:numId="3" w16cid:durableId="158498622">
    <w:abstractNumId w:val="0"/>
  </w:num>
  <w:num w:numId="4" w16cid:durableId="1298530840">
    <w:abstractNumId w:val="1"/>
  </w:num>
  <w:num w:numId="5" w16cid:durableId="749742428">
    <w:abstractNumId w:val="7"/>
  </w:num>
  <w:num w:numId="6" w16cid:durableId="810561020">
    <w:abstractNumId w:val="4"/>
  </w:num>
  <w:num w:numId="7" w16cid:durableId="389035780">
    <w:abstractNumId w:val="3"/>
  </w:num>
  <w:num w:numId="8" w16cid:durableId="211308390">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nielson, Melissa (CDC/DDNID/NCBDDD/DHDD)">
    <w15:presenceInfo w15:providerId="AD" w15:userId="S::ekd6@cdc.gov::4c8ae8e1-df50-40f2-96a9-649f57daf57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409"/>
    <w:rsid w:val="00003B49"/>
    <w:rsid w:val="00011077"/>
    <w:rsid w:val="00022248"/>
    <w:rsid w:val="00023631"/>
    <w:rsid w:val="000459F8"/>
    <w:rsid w:val="000562E8"/>
    <w:rsid w:val="0007518A"/>
    <w:rsid w:val="0007655A"/>
    <w:rsid w:val="00080701"/>
    <w:rsid w:val="000815A9"/>
    <w:rsid w:val="00082648"/>
    <w:rsid w:val="00086FC1"/>
    <w:rsid w:val="000B6E4F"/>
    <w:rsid w:val="000C78E1"/>
    <w:rsid w:val="000D0264"/>
    <w:rsid w:val="000F05B4"/>
    <w:rsid w:val="000F4621"/>
    <w:rsid w:val="000F4DA1"/>
    <w:rsid w:val="0010186A"/>
    <w:rsid w:val="00105B6F"/>
    <w:rsid w:val="001100A6"/>
    <w:rsid w:val="001158B1"/>
    <w:rsid w:val="001317A0"/>
    <w:rsid w:val="00132D85"/>
    <w:rsid w:val="001376CE"/>
    <w:rsid w:val="0014169B"/>
    <w:rsid w:val="00152335"/>
    <w:rsid w:val="001711CA"/>
    <w:rsid w:val="00171B82"/>
    <w:rsid w:val="0018072E"/>
    <w:rsid w:val="00183809"/>
    <w:rsid w:val="00196CD9"/>
    <w:rsid w:val="001A0AA7"/>
    <w:rsid w:val="001A1C45"/>
    <w:rsid w:val="001A1D54"/>
    <w:rsid w:val="001A4041"/>
    <w:rsid w:val="001B57DD"/>
    <w:rsid w:val="001B6E79"/>
    <w:rsid w:val="001E7BCA"/>
    <w:rsid w:val="001F033E"/>
    <w:rsid w:val="001F32A0"/>
    <w:rsid w:val="001F3ADC"/>
    <w:rsid w:val="001F57B7"/>
    <w:rsid w:val="001F5A43"/>
    <w:rsid w:val="00201DBC"/>
    <w:rsid w:val="00203A78"/>
    <w:rsid w:val="00204B3E"/>
    <w:rsid w:val="00211F92"/>
    <w:rsid w:val="002250D0"/>
    <w:rsid w:val="002322BE"/>
    <w:rsid w:val="00240E3F"/>
    <w:rsid w:val="00252C12"/>
    <w:rsid w:val="00261534"/>
    <w:rsid w:val="0026417B"/>
    <w:rsid w:val="002670D2"/>
    <w:rsid w:val="00271E0A"/>
    <w:rsid w:val="0027271F"/>
    <w:rsid w:val="00280794"/>
    <w:rsid w:val="00282BA0"/>
    <w:rsid w:val="002914DA"/>
    <w:rsid w:val="00292FEA"/>
    <w:rsid w:val="002A3744"/>
    <w:rsid w:val="002B0029"/>
    <w:rsid w:val="002B1DE3"/>
    <w:rsid w:val="002B2BF3"/>
    <w:rsid w:val="002B3FDA"/>
    <w:rsid w:val="002B5C95"/>
    <w:rsid w:val="002D6C6F"/>
    <w:rsid w:val="002E1691"/>
    <w:rsid w:val="002E51FB"/>
    <w:rsid w:val="002E6D7C"/>
    <w:rsid w:val="002F016A"/>
    <w:rsid w:val="00315151"/>
    <w:rsid w:val="00334B3F"/>
    <w:rsid w:val="00337AD0"/>
    <w:rsid w:val="00346EFA"/>
    <w:rsid w:val="0035232C"/>
    <w:rsid w:val="00352DF3"/>
    <w:rsid w:val="00356A8C"/>
    <w:rsid w:val="003614D4"/>
    <w:rsid w:val="0036359E"/>
    <w:rsid w:val="0037291D"/>
    <w:rsid w:val="00381081"/>
    <w:rsid w:val="0039153C"/>
    <w:rsid w:val="003A1B03"/>
    <w:rsid w:val="003B4E1E"/>
    <w:rsid w:val="003B60F2"/>
    <w:rsid w:val="003B7233"/>
    <w:rsid w:val="003C580D"/>
    <w:rsid w:val="003E309B"/>
    <w:rsid w:val="003E6579"/>
    <w:rsid w:val="00410D7E"/>
    <w:rsid w:val="00410EDB"/>
    <w:rsid w:val="00413C90"/>
    <w:rsid w:val="004254BA"/>
    <w:rsid w:val="00430463"/>
    <w:rsid w:val="00430822"/>
    <w:rsid w:val="00435A6F"/>
    <w:rsid w:val="00436771"/>
    <w:rsid w:val="00440AC0"/>
    <w:rsid w:val="00442F6C"/>
    <w:rsid w:val="004514C3"/>
    <w:rsid w:val="00453FDC"/>
    <w:rsid w:val="00456983"/>
    <w:rsid w:val="004577D8"/>
    <w:rsid w:val="00461494"/>
    <w:rsid w:val="00470AFB"/>
    <w:rsid w:val="00470D3C"/>
    <w:rsid w:val="0047543F"/>
    <w:rsid w:val="004778B8"/>
    <w:rsid w:val="00480CE3"/>
    <w:rsid w:val="00491626"/>
    <w:rsid w:val="00491998"/>
    <w:rsid w:val="004A2263"/>
    <w:rsid w:val="004A4FA3"/>
    <w:rsid w:val="004A6975"/>
    <w:rsid w:val="004B03DD"/>
    <w:rsid w:val="004C035F"/>
    <w:rsid w:val="004D7187"/>
    <w:rsid w:val="004E1D26"/>
    <w:rsid w:val="004E261F"/>
    <w:rsid w:val="004F029B"/>
    <w:rsid w:val="004F5D89"/>
    <w:rsid w:val="004F6857"/>
    <w:rsid w:val="00521F64"/>
    <w:rsid w:val="00524342"/>
    <w:rsid w:val="00527CAA"/>
    <w:rsid w:val="00532DD1"/>
    <w:rsid w:val="005401BA"/>
    <w:rsid w:val="00544A5D"/>
    <w:rsid w:val="005520B4"/>
    <w:rsid w:val="00572580"/>
    <w:rsid w:val="00575E2E"/>
    <w:rsid w:val="005928E8"/>
    <w:rsid w:val="00592A59"/>
    <w:rsid w:val="0059461D"/>
    <w:rsid w:val="005A4539"/>
    <w:rsid w:val="005B3AC6"/>
    <w:rsid w:val="005B6EFF"/>
    <w:rsid w:val="005D5150"/>
    <w:rsid w:val="005E5EA4"/>
    <w:rsid w:val="005F1516"/>
    <w:rsid w:val="00600DB2"/>
    <w:rsid w:val="00602C2A"/>
    <w:rsid w:val="006030F1"/>
    <w:rsid w:val="006076CC"/>
    <w:rsid w:val="00615380"/>
    <w:rsid w:val="00616174"/>
    <w:rsid w:val="00627C9D"/>
    <w:rsid w:val="006310F8"/>
    <w:rsid w:val="00663521"/>
    <w:rsid w:val="00665824"/>
    <w:rsid w:val="00675420"/>
    <w:rsid w:val="006774CE"/>
    <w:rsid w:val="00677A53"/>
    <w:rsid w:val="0068459E"/>
    <w:rsid w:val="006854BC"/>
    <w:rsid w:val="00687B7E"/>
    <w:rsid w:val="006938FB"/>
    <w:rsid w:val="006A089D"/>
    <w:rsid w:val="006B38C2"/>
    <w:rsid w:val="006C1FC4"/>
    <w:rsid w:val="006C6724"/>
    <w:rsid w:val="006D09C4"/>
    <w:rsid w:val="006F36F3"/>
    <w:rsid w:val="006F3F4C"/>
    <w:rsid w:val="00705318"/>
    <w:rsid w:val="00713EDC"/>
    <w:rsid w:val="0076237C"/>
    <w:rsid w:val="00773DFD"/>
    <w:rsid w:val="007811FD"/>
    <w:rsid w:val="007840B6"/>
    <w:rsid w:val="00784947"/>
    <w:rsid w:val="0079032C"/>
    <w:rsid w:val="00790CC5"/>
    <w:rsid w:val="00794C45"/>
    <w:rsid w:val="00796316"/>
    <w:rsid w:val="007A459B"/>
    <w:rsid w:val="007A6400"/>
    <w:rsid w:val="007B7F45"/>
    <w:rsid w:val="007C209A"/>
    <w:rsid w:val="007D49C6"/>
    <w:rsid w:val="007D5859"/>
    <w:rsid w:val="007F294C"/>
    <w:rsid w:val="007F2A96"/>
    <w:rsid w:val="008069C1"/>
    <w:rsid w:val="00806BB1"/>
    <w:rsid w:val="00807535"/>
    <w:rsid w:val="00814A92"/>
    <w:rsid w:val="00823971"/>
    <w:rsid w:val="008302E4"/>
    <w:rsid w:val="00832FFC"/>
    <w:rsid w:val="00833190"/>
    <w:rsid w:val="008351C8"/>
    <w:rsid w:val="00837DBA"/>
    <w:rsid w:val="00844718"/>
    <w:rsid w:val="008560DB"/>
    <w:rsid w:val="00865D0A"/>
    <w:rsid w:val="00872A66"/>
    <w:rsid w:val="008768F5"/>
    <w:rsid w:val="00877FDE"/>
    <w:rsid w:val="008949D0"/>
    <w:rsid w:val="008A7F63"/>
    <w:rsid w:val="008D0953"/>
    <w:rsid w:val="008D2AA8"/>
    <w:rsid w:val="008D4E18"/>
    <w:rsid w:val="008E019F"/>
    <w:rsid w:val="008E04B1"/>
    <w:rsid w:val="008E2D4A"/>
    <w:rsid w:val="009254F2"/>
    <w:rsid w:val="0093065A"/>
    <w:rsid w:val="00931327"/>
    <w:rsid w:val="009417F6"/>
    <w:rsid w:val="00942ECE"/>
    <w:rsid w:val="009521B3"/>
    <w:rsid w:val="0095476D"/>
    <w:rsid w:val="0096343A"/>
    <w:rsid w:val="00971AA9"/>
    <w:rsid w:val="00971B8B"/>
    <w:rsid w:val="009819F8"/>
    <w:rsid w:val="009875A5"/>
    <w:rsid w:val="0099098E"/>
    <w:rsid w:val="00990C05"/>
    <w:rsid w:val="009A16C5"/>
    <w:rsid w:val="009A21C4"/>
    <w:rsid w:val="009A66B2"/>
    <w:rsid w:val="009C129E"/>
    <w:rsid w:val="009E386B"/>
    <w:rsid w:val="009F04AD"/>
    <w:rsid w:val="009F37A5"/>
    <w:rsid w:val="009F6790"/>
    <w:rsid w:val="00A011B7"/>
    <w:rsid w:val="00A06588"/>
    <w:rsid w:val="00A149D4"/>
    <w:rsid w:val="00A2261C"/>
    <w:rsid w:val="00A233CC"/>
    <w:rsid w:val="00A26626"/>
    <w:rsid w:val="00A420A4"/>
    <w:rsid w:val="00A53C4A"/>
    <w:rsid w:val="00A74995"/>
    <w:rsid w:val="00A74DF4"/>
    <w:rsid w:val="00A84BBC"/>
    <w:rsid w:val="00A9013A"/>
    <w:rsid w:val="00A90AF1"/>
    <w:rsid w:val="00AA3AA0"/>
    <w:rsid w:val="00AC6891"/>
    <w:rsid w:val="00AD413F"/>
    <w:rsid w:val="00AE2449"/>
    <w:rsid w:val="00AE604D"/>
    <w:rsid w:val="00B00057"/>
    <w:rsid w:val="00B11D9E"/>
    <w:rsid w:val="00B134AE"/>
    <w:rsid w:val="00B21282"/>
    <w:rsid w:val="00B31E77"/>
    <w:rsid w:val="00B36158"/>
    <w:rsid w:val="00B513B3"/>
    <w:rsid w:val="00B67C06"/>
    <w:rsid w:val="00B87CA7"/>
    <w:rsid w:val="00B92EBD"/>
    <w:rsid w:val="00BB3488"/>
    <w:rsid w:val="00BC3DFE"/>
    <w:rsid w:val="00BC454E"/>
    <w:rsid w:val="00BC4A7F"/>
    <w:rsid w:val="00BC4E3D"/>
    <w:rsid w:val="00BD1C51"/>
    <w:rsid w:val="00BE48EB"/>
    <w:rsid w:val="00BE7275"/>
    <w:rsid w:val="00C07466"/>
    <w:rsid w:val="00C074D6"/>
    <w:rsid w:val="00C20E31"/>
    <w:rsid w:val="00C234B8"/>
    <w:rsid w:val="00C2537F"/>
    <w:rsid w:val="00C256D2"/>
    <w:rsid w:val="00C26189"/>
    <w:rsid w:val="00C27EDD"/>
    <w:rsid w:val="00C431D2"/>
    <w:rsid w:val="00C44499"/>
    <w:rsid w:val="00C53269"/>
    <w:rsid w:val="00C548D3"/>
    <w:rsid w:val="00C57928"/>
    <w:rsid w:val="00C65520"/>
    <w:rsid w:val="00C7398B"/>
    <w:rsid w:val="00C81069"/>
    <w:rsid w:val="00C85C86"/>
    <w:rsid w:val="00C9506D"/>
    <w:rsid w:val="00CA711B"/>
    <w:rsid w:val="00CB0B2B"/>
    <w:rsid w:val="00CB24A4"/>
    <w:rsid w:val="00CC03FC"/>
    <w:rsid w:val="00CC14EE"/>
    <w:rsid w:val="00CC3A21"/>
    <w:rsid w:val="00CD018A"/>
    <w:rsid w:val="00CD3AC5"/>
    <w:rsid w:val="00CE4E02"/>
    <w:rsid w:val="00CE6714"/>
    <w:rsid w:val="00D04409"/>
    <w:rsid w:val="00D1002D"/>
    <w:rsid w:val="00D10CCF"/>
    <w:rsid w:val="00D10EE5"/>
    <w:rsid w:val="00D133FB"/>
    <w:rsid w:val="00D1442D"/>
    <w:rsid w:val="00D1481C"/>
    <w:rsid w:val="00D149F5"/>
    <w:rsid w:val="00D55411"/>
    <w:rsid w:val="00D60A5E"/>
    <w:rsid w:val="00D61E1F"/>
    <w:rsid w:val="00D61FF2"/>
    <w:rsid w:val="00D6496C"/>
    <w:rsid w:val="00D65EDA"/>
    <w:rsid w:val="00D72F25"/>
    <w:rsid w:val="00D800D8"/>
    <w:rsid w:val="00D811CF"/>
    <w:rsid w:val="00D92AC0"/>
    <w:rsid w:val="00D95CAF"/>
    <w:rsid w:val="00DB5287"/>
    <w:rsid w:val="00DB6705"/>
    <w:rsid w:val="00DC3A99"/>
    <w:rsid w:val="00DC681F"/>
    <w:rsid w:val="00DD0B5D"/>
    <w:rsid w:val="00DD0CDD"/>
    <w:rsid w:val="00DE0521"/>
    <w:rsid w:val="00DE661B"/>
    <w:rsid w:val="00E00F0C"/>
    <w:rsid w:val="00E07003"/>
    <w:rsid w:val="00E2438D"/>
    <w:rsid w:val="00E251F8"/>
    <w:rsid w:val="00E27AB1"/>
    <w:rsid w:val="00E376CD"/>
    <w:rsid w:val="00E40226"/>
    <w:rsid w:val="00E4353A"/>
    <w:rsid w:val="00E4538B"/>
    <w:rsid w:val="00E510B1"/>
    <w:rsid w:val="00E615C4"/>
    <w:rsid w:val="00E63C0F"/>
    <w:rsid w:val="00E74A26"/>
    <w:rsid w:val="00E8395A"/>
    <w:rsid w:val="00E90949"/>
    <w:rsid w:val="00E9479D"/>
    <w:rsid w:val="00EA0583"/>
    <w:rsid w:val="00EA3403"/>
    <w:rsid w:val="00EA51B0"/>
    <w:rsid w:val="00EB2EF0"/>
    <w:rsid w:val="00EB3D6F"/>
    <w:rsid w:val="00EB60D8"/>
    <w:rsid w:val="00EB6BC3"/>
    <w:rsid w:val="00EC381E"/>
    <w:rsid w:val="00EC7315"/>
    <w:rsid w:val="00ED098A"/>
    <w:rsid w:val="00ED0EA2"/>
    <w:rsid w:val="00ED5983"/>
    <w:rsid w:val="00ED65C5"/>
    <w:rsid w:val="00EE0F47"/>
    <w:rsid w:val="00EE168E"/>
    <w:rsid w:val="00EE2D5B"/>
    <w:rsid w:val="00EE5002"/>
    <w:rsid w:val="00EF2CEC"/>
    <w:rsid w:val="00F00AC5"/>
    <w:rsid w:val="00F0357F"/>
    <w:rsid w:val="00F043AE"/>
    <w:rsid w:val="00F07966"/>
    <w:rsid w:val="00F07E95"/>
    <w:rsid w:val="00F2348B"/>
    <w:rsid w:val="00F4324A"/>
    <w:rsid w:val="00F43FC3"/>
    <w:rsid w:val="00F44AAC"/>
    <w:rsid w:val="00F50113"/>
    <w:rsid w:val="00F50DCB"/>
    <w:rsid w:val="00F53B05"/>
    <w:rsid w:val="00F61302"/>
    <w:rsid w:val="00F84864"/>
    <w:rsid w:val="00F93AD2"/>
    <w:rsid w:val="00FB0FC4"/>
    <w:rsid w:val="00FC08B2"/>
    <w:rsid w:val="00FC3509"/>
    <w:rsid w:val="00FD37EA"/>
    <w:rsid w:val="00FE0A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030311"/>
  <w15:chartTrackingRefBased/>
  <w15:docId w15:val="{33387B50-5B6C-4695-B673-5F974993F4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5B6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9098E"/>
    <w:rPr>
      <w:color w:val="0563C1" w:themeColor="hyperlink"/>
      <w:u w:val="single"/>
    </w:rPr>
  </w:style>
  <w:style w:type="character" w:styleId="UnresolvedMention">
    <w:name w:val="Unresolved Mention"/>
    <w:basedOn w:val="DefaultParagraphFont"/>
    <w:uiPriority w:val="99"/>
    <w:semiHidden/>
    <w:unhideWhenUsed/>
    <w:rsid w:val="0099098E"/>
    <w:rPr>
      <w:color w:val="605E5C"/>
      <w:shd w:val="clear" w:color="auto" w:fill="E1DFDD"/>
    </w:rPr>
  </w:style>
  <w:style w:type="table" w:styleId="TableGrid">
    <w:name w:val="Table Grid"/>
    <w:basedOn w:val="TableNormal"/>
    <w:uiPriority w:val="39"/>
    <w:rsid w:val="001838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548D3"/>
    <w:rPr>
      <w:color w:val="954F72" w:themeColor="followedHyperlink"/>
      <w:u w:val="single"/>
    </w:rPr>
  </w:style>
  <w:style w:type="character" w:styleId="PlaceholderText">
    <w:name w:val="Placeholder Text"/>
    <w:basedOn w:val="DefaultParagraphFont"/>
    <w:uiPriority w:val="99"/>
    <w:semiHidden/>
    <w:rsid w:val="004F029B"/>
    <w:rPr>
      <w:color w:val="808080"/>
    </w:rPr>
  </w:style>
  <w:style w:type="paragraph" w:styleId="Bibliography">
    <w:name w:val="Bibliography"/>
    <w:basedOn w:val="Normal"/>
    <w:next w:val="Normal"/>
    <w:uiPriority w:val="37"/>
    <w:unhideWhenUsed/>
    <w:rsid w:val="00773DFD"/>
    <w:pPr>
      <w:tabs>
        <w:tab w:val="left" w:pos="384"/>
      </w:tabs>
      <w:spacing w:after="240" w:line="240" w:lineRule="auto"/>
      <w:ind w:left="384" w:hanging="384"/>
    </w:pPr>
  </w:style>
  <w:style w:type="paragraph" w:styleId="ListParagraph">
    <w:name w:val="List Paragraph"/>
    <w:basedOn w:val="Normal"/>
    <w:uiPriority w:val="34"/>
    <w:qFormat/>
    <w:rsid w:val="00105B6F"/>
    <w:pPr>
      <w:ind w:left="720"/>
      <w:contextualSpacing/>
    </w:pPr>
  </w:style>
  <w:style w:type="character" w:styleId="LineNumber">
    <w:name w:val="line number"/>
    <w:basedOn w:val="DefaultParagraphFont"/>
    <w:uiPriority w:val="99"/>
    <w:semiHidden/>
    <w:unhideWhenUsed/>
    <w:rsid w:val="002B1DE3"/>
  </w:style>
  <w:style w:type="paragraph" w:styleId="Header">
    <w:name w:val="header"/>
    <w:basedOn w:val="Normal"/>
    <w:link w:val="HeaderChar"/>
    <w:uiPriority w:val="99"/>
    <w:unhideWhenUsed/>
    <w:rsid w:val="002B1D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1DE3"/>
  </w:style>
  <w:style w:type="paragraph" w:styleId="Footer">
    <w:name w:val="footer"/>
    <w:basedOn w:val="Normal"/>
    <w:link w:val="FooterChar"/>
    <w:uiPriority w:val="99"/>
    <w:unhideWhenUsed/>
    <w:rsid w:val="002B1D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1DE3"/>
  </w:style>
  <w:style w:type="character" w:styleId="CommentReference">
    <w:name w:val="annotation reference"/>
    <w:basedOn w:val="DefaultParagraphFont"/>
    <w:uiPriority w:val="99"/>
    <w:semiHidden/>
    <w:unhideWhenUsed/>
    <w:rsid w:val="001F32A0"/>
    <w:rPr>
      <w:sz w:val="16"/>
      <w:szCs w:val="16"/>
    </w:rPr>
  </w:style>
  <w:style w:type="paragraph" w:styleId="CommentText">
    <w:name w:val="annotation text"/>
    <w:basedOn w:val="Normal"/>
    <w:link w:val="CommentTextChar"/>
    <w:uiPriority w:val="99"/>
    <w:semiHidden/>
    <w:unhideWhenUsed/>
    <w:rsid w:val="001F32A0"/>
    <w:pPr>
      <w:spacing w:line="240" w:lineRule="auto"/>
    </w:pPr>
    <w:rPr>
      <w:sz w:val="20"/>
      <w:szCs w:val="20"/>
    </w:rPr>
  </w:style>
  <w:style w:type="character" w:customStyle="1" w:styleId="CommentTextChar">
    <w:name w:val="Comment Text Char"/>
    <w:basedOn w:val="DefaultParagraphFont"/>
    <w:link w:val="CommentText"/>
    <w:uiPriority w:val="99"/>
    <w:semiHidden/>
    <w:rsid w:val="001F32A0"/>
    <w:rPr>
      <w:sz w:val="20"/>
      <w:szCs w:val="20"/>
    </w:rPr>
  </w:style>
  <w:style w:type="paragraph" w:styleId="CommentSubject">
    <w:name w:val="annotation subject"/>
    <w:basedOn w:val="CommentText"/>
    <w:next w:val="CommentText"/>
    <w:link w:val="CommentSubjectChar"/>
    <w:uiPriority w:val="99"/>
    <w:semiHidden/>
    <w:unhideWhenUsed/>
    <w:rsid w:val="001F32A0"/>
    <w:rPr>
      <w:b/>
      <w:bCs/>
    </w:rPr>
  </w:style>
  <w:style w:type="character" w:customStyle="1" w:styleId="CommentSubjectChar">
    <w:name w:val="Comment Subject Char"/>
    <w:basedOn w:val="CommentTextChar"/>
    <w:link w:val="CommentSubject"/>
    <w:uiPriority w:val="99"/>
    <w:semiHidden/>
    <w:rsid w:val="001F32A0"/>
    <w:rPr>
      <w:b/>
      <w:bCs/>
      <w:sz w:val="20"/>
      <w:szCs w:val="20"/>
    </w:rPr>
  </w:style>
  <w:style w:type="paragraph" w:styleId="Revision">
    <w:name w:val="Revision"/>
    <w:hidden/>
    <w:uiPriority w:val="99"/>
    <w:semiHidden/>
    <w:rsid w:val="0079631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5623902">
      <w:bodyDiv w:val="1"/>
      <w:marLeft w:val="0"/>
      <w:marRight w:val="0"/>
      <w:marTop w:val="0"/>
      <w:marBottom w:val="0"/>
      <w:divBdr>
        <w:top w:val="none" w:sz="0" w:space="0" w:color="auto"/>
        <w:left w:val="none" w:sz="0" w:space="0" w:color="auto"/>
        <w:bottom w:val="none" w:sz="0" w:space="0" w:color="auto"/>
        <w:right w:val="none" w:sz="0" w:space="0" w:color="auto"/>
      </w:divBdr>
    </w:div>
    <w:div w:id="1129860655">
      <w:bodyDiv w:val="1"/>
      <w:marLeft w:val="0"/>
      <w:marRight w:val="0"/>
      <w:marTop w:val="0"/>
      <w:marBottom w:val="0"/>
      <w:divBdr>
        <w:top w:val="none" w:sz="0" w:space="0" w:color="auto"/>
        <w:left w:val="none" w:sz="0" w:space="0" w:color="auto"/>
        <w:bottom w:val="none" w:sz="0" w:space="0" w:color="auto"/>
        <w:right w:val="none" w:sz="0" w:space="0" w:color="auto"/>
      </w:divBdr>
    </w:div>
    <w:div w:id="1222713437">
      <w:bodyDiv w:val="1"/>
      <w:marLeft w:val="0"/>
      <w:marRight w:val="0"/>
      <w:marTop w:val="0"/>
      <w:marBottom w:val="0"/>
      <w:divBdr>
        <w:top w:val="none" w:sz="0" w:space="0" w:color="auto"/>
        <w:left w:val="none" w:sz="0" w:space="0" w:color="auto"/>
        <w:bottom w:val="none" w:sz="0" w:space="0" w:color="auto"/>
        <w:right w:val="none" w:sz="0" w:space="0" w:color="auto"/>
      </w:divBdr>
    </w:div>
    <w:div w:id="1553690660">
      <w:bodyDiv w:val="1"/>
      <w:marLeft w:val="0"/>
      <w:marRight w:val="0"/>
      <w:marTop w:val="0"/>
      <w:marBottom w:val="0"/>
      <w:divBdr>
        <w:top w:val="none" w:sz="0" w:space="0" w:color="auto"/>
        <w:left w:val="none" w:sz="0" w:space="0" w:color="auto"/>
        <w:bottom w:val="none" w:sz="0" w:space="0" w:color="auto"/>
        <w:right w:val="none" w:sz="0" w:space="0" w:color="auto"/>
      </w:divBdr>
    </w:div>
    <w:div w:id="1856071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header" Target="header1.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3.xml"/><Relationship Id="rId10" Type="http://schemas.microsoft.com/office/2016/09/relationships/commentsIds" Target="commentsIds.xml"/><Relationship Id="rId19" Type="http://schemas.openxmlformats.org/officeDocument/2006/relationships/header" Target="head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F71841-97D9-443B-8D64-CB8F22143A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26</Pages>
  <Words>16563</Words>
  <Characters>94411</Characters>
  <Application>Microsoft Office Word</Application>
  <DocSecurity>0</DocSecurity>
  <Lines>786</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ElHabr</dc:creator>
  <cp:keywords/>
  <dc:description/>
  <cp:lastModifiedBy>Andrew ElHabr</cp:lastModifiedBy>
  <cp:revision>2</cp:revision>
  <dcterms:created xsi:type="dcterms:W3CDTF">2022-07-13T15:27:00Z</dcterms:created>
  <dcterms:modified xsi:type="dcterms:W3CDTF">2022-07-13T15:27:00Z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zotero-version="6.0.9"&gt;&lt;session id="F68oCHaP"/&gt;&lt;style id="http://www.zotero.org/styles/american-medical-association" hasBibliography="1" bibliographyStyleHasBeenSet="1"/&gt;&lt;prefs&gt;&lt;pref name="fieldType" value="Field"/&gt;&lt;/prefs&gt;&lt;/data&gt;</vt:lpwstr>
  </property>
  <property fmtid="{D5CDD505-2E9C-101B-9397-08002B2CF9AE}" pid="3" name="MSIP_Label_7b94a7b8-f06c-4dfe-bdcc-9b548fd58c31_Enabled">
    <vt:lpwstr>true</vt:lpwstr>
  </property>
  <property fmtid="{D5CDD505-2E9C-101B-9397-08002B2CF9AE}" pid="4" name="MSIP_Label_7b94a7b8-f06c-4dfe-bdcc-9b548fd58c31_SetDate">
    <vt:lpwstr>2022-06-30T19:02:41Z</vt:lpwstr>
  </property>
  <property fmtid="{D5CDD505-2E9C-101B-9397-08002B2CF9AE}" pid="5" name="MSIP_Label_7b94a7b8-f06c-4dfe-bdcc-9b548fd58c31_Method">
    <vt:lpwstr>Privileged</vt:lpwstr>
  </property>
  <property fmtid="{D5CDD505-2E9C-101B-9397-08002B2CF9AE}" pid="6" name="MSIP_Label_7b94a7b8-f06c-4dfe-bdcc-9b548fd58c31_Name">
    <vt:lpwstr>7b94a7b8-f06c-4dfe-bdcc-9b548fd58c31</vt:lpwstr>
  </property>
  <property fmtid="{D5CDD505-2E9C-101B-9397-08002B2CF9AE}" pid="7" name="MSIP_Label_7b94a7b8-f06c-4dfe-bdcc-9b548fd58c31_SiteId">
    <vt:lpwstr>9ce70869-60db-44fd-abe8-d2767077fc8f</vt:lpwstr>
  </property>
  <property fmtid="{D5CDD505-2E9C-101B-9397-08002B2CF9AE}" pid="8" name="MSIP_Label_7b94a7b8-f06c-4dfe-bdcc-9b548fd58c31_ActionId">
    <vt:lpwstr>28e602e6-e811-489b-a8c1-847164b608d5</vt:lpwstr>
  </property>
  <property fmtid="{D5CDD505-2E9C-101B-9397-08002B2CF9AE}" pid="9" name="MSIP_Label_7b94a7b8-f06c-4dfe-bdcc-9b548fd58c31_ContentBits">
    <vt:lpwstr>0</vt:lpwstr>
  </property>
</Properties>
</file>